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83626">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摘</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p>
    <w:p w14:paraId="49E9D635">
      <w:pPr>
        <w:pStyle w:val="4"/>
        <w:autoSpaceDE/>
        <w:autoSpaceDN/>
        <w:adjustRightInd/>
        <w:snapToGrid/>
        <w:spacing w:line="460" w:lineRule="exact"/>
        <w:ind w:firstLine="560" w:firstLineChars="200"/>
        <w:rPr>
          <w:rFonts w:hint="default" w:ascii="Times New Roman" w:hAnsi="Times New Roman" w:eastAsia="楷体" w:cs="Times New Roman"/>
          <w:sz w:val="28"/>
          <w:szCs w:val="28"/>
          <w:highlight w:val="none"/>
          <w:lang w:val="en-US"/>
        </w:rPr>
      </w:pPr>
    </w:p>
    <w:p w14:paraId="04040490">
      <w:pPr>
        <w:tabs>
          <w:tab w:val="left" w:pos="8241"/>
        </w:tabs>
        <w:ind w:firstLine="560" w:firstLineChars="200"/>
        <w:jc w:val="left"/>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lang w:val="en-US"/>
        </w:rPr>
        <w:t>本发明公开了一种隧道视觉引导设施的控制方法及系统，涉及</w:t>
      </w:r>
      <w:r>
        <w:rPr>
          <w:rFonts w:hint="eastAsia" w:eastAsia="楷体" w:cs="Times New Roman"/>
          <w:sz w:val="28"/>
          <w:szCs w:val="28"/>
          <w:highlight w:val="none"/>
          <w:lang w:val="en-US" w:eastAsia="zh-CN"/>
        </w:rPr>
        <w:t>智能</w:t>
      </w:r>
      <w:r>
        <w:rPr>
          <w:rFonts w:hint="default" w:ascii="Times New Roman" w:hAnsi="Times New Roman" w:eastAsia="楷体" w:cs="Times New Roman"/>
          <w:sz w:val="28"/>
          <w:szCs w:val="28"/>
          <w:highlight w:val="none"/>
          <w:lang w:val="en-US"/>
        </w:rPr>
        <w:t>交通控制技术领域。所述方法包括：获取隧道设计时速与人眼视觉暂留时间，计算满足视觉动态连续性要求的相邻有效发光组件的最大间距；基于最大间距确定发光组件的实际布设间距；获取隧道区域预设时间内的平均车流速度，结合视觉暂留时间计算满足连续性要求的目标间距；根据实际布设间距和目标间距确定有效发光组件的实际间距，并控制其开启。本发明还公开了包含发光组件、监测设备及控制设备的系统。本发明能够根据车速动态调整发光组件的开启间距，在保障不同车速工况下视觉连续性的同时实现自适应控制。</w:t>
      </w:r>
      <w:r>
        <w:rPr>
          <w:rFonts w:hint="default" w:ascii="Times New Roman" w:hAnsi="Times New Roman" w:eastAsia="楷体" w:cs="Times New Roman"/>
          <w:sz w:val="28"/>
          <w:szCs w:val="28"/>
          <w:highlight w:val="none"/>
        </w:rPr>
        <w:tab/>
      </w:r>
    </w:p>
    <w:p w14:paraId="241A56D6">
      <w:pPr>
        <w:tabs>
          <w:tab w:val="left" w:pos="8241"/>
        </w:tabs>
        <w:jc w:val="left"/>
        <w:rPr>
          <w:rFonts w:hint="default" w:ascii="Times New Roman" w:hAnsi="Times New Roman" w:eastAsia="楷体" w:cs="Times New Roman"/>
          <w:sz w:val="28"/>
          <w:szCs w:val="28"/>
          <w:highlight w:val="none"/>
        </w:rPr>
      </w:pPr>
    </w:p>
    <w:p w14:paraId="5ECC9B6D">
      <w:pPr>
        <w:tabs>
          <w:tab w:val="left" w:pos="8241"/>
        </w:tabs>
        <w:jc w:val="left"/>
        <w:rPr>
          <w:rFonts w:hint="default" w:ascii="Times New Roman" w:hAnsi="Times New Roman" w:eastAsia="楷体" w:cs="Times New Roman"/>
          <w:sz w:val="28"/>
          <w:szCs w:val="28"/>
          <w:highlight w:val="none"/>
        </w:rPr>
        <w:sectPr>
          <w:headerReference r:id="rId3" w:type="default"/>
          <w:footerReference r:id="rId4" w:type="default"/>
          <w:footerReference r:id="rId5" w:type="even"/>
          <w:pgSz w:w="11906" w:h="16838"/>
          <w:pgMar w:top="1418" w:right="1134" w:bottom="851" w:left="1418" w:header="851" w:footer="964" w:gutter="0"/>
          <w:lnNumType w:countBy="5"/>
          <w:cols w:space="720" w:num="1"/>
          <w:docGrid w:linePitch="312" w:charSpace="0"/>
        </w:sectPr>
      </w:pPr>
    </w:p>
    <w:p w14:paraId="707D083A">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摘  要  附  图</w:t>
      </w:r>
    </w:p>
    <w:p w14:paraId="09C760EA">
      <w:pPr>
        <w:pStyle w:val="4"/>
        <w:rPr>
          <w:rFonts w:hint="default" w:ascii="Times New Roman" w:hAnsi="Times New Roman" w:eastAsia="楷体" w:cs="Times New Roman"/>
          <w:sz w:val="28"/>
          <w:szCs w:val="28"/>
          <w:highlight w:val="none"/>
        </w:rPr>
      </w:pPr>
    </w:p>
    <w:p w14:paraId="5E00444F">
      <w:pPr>
        <w:pStyle w:val="4"/>
        <w:rPr>
          <w:rFonts w:hint="default" w:ascii="Times New Roman" w:hAnsi="Times New Roman" w:eastAsia="楷体" w:cs="Times New Roman"/>
          <w:highlight w:val="none"/>
        </w:rPr>
      </w:pPr>
    </w:p>
    <w:p w14:paraId="4388CECB">
      <w:pPr>
        <w:adjustRightInd w:val="0"/>
        <w:snapToGrid w:val="0"/>
        <w:spacing w:line="460" w:lineRule="atLeast"/>
        <w:jc w:val="center"/>
        <w:rPr>
          <w:rFonts w:hint="default" w:ascii="Times New Roman" w:hAnsi="Times New Roman" w:eastAsia="楷体" w:cs="Times New Roman"/>
          <w:b/>
          <w:sz w:val="28"/>
          <w:szCs w:val="28"/>
          <w:highlight w:val="none"/>
          <w:u w:val="single"/>
        </w:rPr>
        <w:sectPr>
          <w:headerReference r:id="rId6" w:type="default"/>
          <w:footerReference r:id="rId7" w:type="default"/>
          <w:pgSz w:w="11906" w:h="16838"/>
          <w:pgMar w:top="1418" w:right="1134" w:bottom="851" w:left="1418" w:header="851" w:footer="964" w:gutter="0"/>
          <w:pgNumType w:start="1"/>
          <w:cols w:space="720" w:num="1"/>
          <w:docGrid w:linePitch="312" w:charSpace="0"/>
        </w:sectPr>
      </w:pPr>
      <w:r>
        <w:drawing>
          <wp:inline distT="0" distB="0" distL="114300" distR="114300">
            <wp:extent cx="4221480" cy="4389120"/>
            <wp:effectExtent l="0" t="0" r="2032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4221480" cy="4389120"/>
                    </a:xfrm>
                    <a:prstGeom prst="rect">
                      <a:avLst/>
                    </a:prstGeom>
                    <a:noFill/>
                    <a:ln>
                      <a:noFill/>
                    </a:ln>
                  </pic:spPr>
                </pic:pic>
              </a:graphicData>
            </a:graphic>
          </wp:inline>
        </w:drawing>
      </w:r>
    </w:p>
    <w:p w14:paraId="4986AC6D">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权</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利</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求</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bookmarkStart w:id="0" w:name="OLE_LINK132"/>
      <w:bookmarkStart w:id="1" w:name="OLE_LINK3"/>
      <w:bookmarkStart w:id="2" w:name="OLE_LINK146"/>
      <w:bookmarkStart w:id="3" w:name="OLE_LINK66"/>
      <w:r>
        <w:rPr>
          <w:rFonts w:hint="default" w:ascii="Times New Roman" w:hAnsi="Times New Roman" w:eastAsia="楷体" w:cs="Times New Roman"/>
          <w:b/>
          <w:sz w:val="28"/>
          <w:szCs w:val="28"/>
          <w:highlight w:val="none"/>
        </w:rPr>
        <w:t xml:space="preserve"> </w:t>
      </w:r>
      <w:bookmarkEnd w:id="0"/>
      <w:bookmarkEnd w:id="1"/>
      <w:bookmarkEnd w:id="2"/>
      <w:bookmarkEnd w:id="3"/>
    </w:p>
    <w:p w14:paraId="6DB914F4">
      <w:pPr>
        <w:autoSpaceDE w:val="0"/>
        <w:autoSpaceDN w:val="0"/>
        <w:adjustRightInd w:val="0"/>
        <w:snapToGrid w:val="0"/>
        <w:spacing w:line="500" w:lineRule="exact"/>
        <w:rPr>
          <w:rFonts w:hint="default" w:ascii="Times New Roman" w:hAnsi="Times New Roman" w:eastAsia="楷体" w:cs="Times New Roman"/>
          <w:sz w:val="28"/>
          <w:szCs w:val="28"/>
          <w:highlight w:val="none"/>
        </w:rPr>
      </w:pPr>
    </w:p>
    <w:p w14:paraId="4B04BB16">
      <w:pPr>
        <w:pStyle w:val="4"/>
        <w:numPr>
          <w:ilvl w:val="0"/>
          <w:numId w:val="1"/>
        </w:numPr>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一种隧道视觉引导设施的控制方法，其特征在于，所述隧道内沿纵向间隔布设有多个发光组件，所述方法包括以下步骤：</w:t>
      </w:r>
    </w:p>
    <w:p w14:paraId="0ECB2B1C">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获取隧道的设计最高时速与人眼视觉暂留时间，并基于所述设计时速与所述人眼视觉暂留时间，计算出在所述设计时速下，满足人眼视觉动态连续性要求的相邻两个有效发光组件的最大间距；其中，有效发光组件为处于开启状态的发光组件；</w:t>
      </w:r>
    </w:p>
    <w:p w14:paraId="60372BA3">
      <w:pPr>
        <w:pStyle w:val="4"/>
        <w:widowControl w:val="0"/>
        <w:numPr>
          <w:ilvl w:val="0"/>
          <w:numId w:val="0"/>
        </w:numPr>
        <w:spacing w:line="500" w:lineRule="exact"/>
        <w:ind w:firstLine="56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S2，基于所述最大间距确定相邻两个所述发光组件的实际布设间距；</w:t>
      </w:r>
    </w:p>
    <w:p w14:paraId="5360FFBB">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S3，获取隧道内在预设时间内的平均车流速度；基于所述平均车流速度与所述人眼视觉暂留时间，计算出在所述平均车流速度下，满足人眼视觉连续性要求的相邻两个所述有效发光组件的目标间距；</w:t>
      </w:r>
    </w:p>
    <w:p w14:paraId="08C8560F">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S4，根据所述实际布设间距和所述目标间距确定有效发光组件的实际间距，并控制所述发光组件按照所述实际间距开启。</w:t>
      </w:r>
    </w:p>
    <w:p w14:paraId="3182B927">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p>
    <w:p w14:paraId="018E57A6">
      <w:pPr>
        <w:pStyle w:val="4"/>
        <w:widowControl w:val="0"/>
        <w:numPr>
          <w:ilvl w:val="0"/>
          <w:numId w:val="1"/>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如权利要求1所述的隧道视觉引导设施的控制方法，其特征在于，所述步骤S1包括以下步骤：</w:t>
      </w:r>
    </w:p>
    <w:p w14:paraId="099FFEA2">
      <w:pPr>
        <w:pStyle w:val="4"/>
        <w:widowControl w:val="0"/>
        <w:numPr>
          <w:ilvl w:val="-1"/>
          <w:numId w:val="0"/>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基于所述设计时速与所述人眼视觉暂留时间，计算出车辆在所述人眼视觉暂留时间内的行驶距离，计算公式为：</w:t>
      </w:r>
    </w:p>
    <w:p w14:paraId="163A6B11">
      <w:pPr>
        <w:pStyle w:val="4"/>
        <w:widowControl w:val="0"/>
        <w:numPr>
          <w:ilvl w:val="0"/>
          <w:numId w:val="0"/>
        </w:numPr>
        <w:spacing w:line="500" w:lineRule="exact"/>
        <w:jc w:val="center"/>
        <w:rPr>
          <w:rFonts w:hint="default" w:ascii="DejaVu Math TeX Gyre" w:hAnsi="DejaVu Math TeX Gyre" w:eastAsia="楷体" w:cs="Times New Roman"/>
          <w:kern w:val="2"/>
          <w:sz w:val="28"/>
          <w:szCs w:val="28"/>
          <w:highlight w:val="none"/>
          <w:lang w:val="en-US" w:eastAsia="zh-CN" w:bidi="ar-SA"/>
        </w:rPr>
      </w:pPr>
      <w:r>
        <w:rPr>
          <w:rFonts w:hint="default" w:ascii="DejaVu Math TeX Gyre" w:hAnsi="DejaVu Math TeX Gyre" w:eastAsia="楷体" w:cs="Times New Roman"/>
          <w:kern w:val="2"/>
          <w:sz w:val="28"/>
          <w:szCs w:val="28"/>
          <w:highlight w:val="none"/>
          <w:lang w:val="en-US" w:eastAsia="zh-CN" w:bidi="ar-SA"/>
        </w:rPr>
        <w:t>Lτ=v</w:t>
      </w:r>
      <w:r>
        <w:rPr>
          <w:rFonts w:hint="default" w:ascii="DejaVu Math TeX Gyre" w:hAnsi="DejaVu Math TeX Gyre" w:eastAsia="楷体" w:cs="Times New Roman"/>
          <w:kern w:val="2"/>
          <w:sz w:val="18"/>
          <w:szCs w:val="18"/>
          <w:highlight w:val="none"/>
          <w:lang w:val="en-US" w:eastAsia="zh-CN" w:bidi="ar-SA"/>
        </w:rPr>
        <w:t>∙</w:t>
      </w:r>
      <w:r>
        <w:rPr>
          <w:rFonts w:hint="default" w:ascii="DejaVu Math TeX Gyre" w:hAnsi="DejaVu Math TeX Gyre" w:eastAsia="楷体" w:cs="Times New Roman"/>
          <w:kern w:val="2"/>
          <w:sz w:val="28"/>
          <w:szCs w:val="28"/>
          <w:highlight w:val="none"/>
          <w:lang w:val="en-US" w:eastAsia="zh-CN" w:bidi="ar-SA"/>
        </w:rPr>
        <w:t>τ</w:t>
      </w:r>
    </w:p>
    <w:p w14:paraId="0108BB58">
      <w:pPr>
        <w:pStyle w:val="4"/>
        <w:widowControl w:val="0"/>
        <w:numPr>
          <w:ilvl w:val="-1"/>
          <w:numId w:val="0"/>
        </w:numPr>
        <w:spacing w:line="500" w:lineRule="exact"/>
        <w:ind w:firstLine="560" w:firstLineChars="200"/>
        <w:jc w:val="both"/>
        <w:rPr>
          <w:rFonts w:hint="eastAsia" w:ascii="DejaVu Math TeX Gyre" w:hAnsi="DejaVu Math TeX Gyre" w:eastAsia="楷体" w:cs="Times New Roman"/>
          <w:kern w:val="2"/>
          <w:sz w:val="28"/>
          <w:szCs w:val="28"/>
          <w:highlight w:val="none"/>
          <w:lang w:val="en-US" w:eastAsia="zh-CN" w:bidi="ar-SA"/>
        </w:rPr>
      </w:pPr>
      <w:r>
        <w:rPr>
          <w:rFonts w:hint="eastAsia" w:ascii="DejaVu Math TeX Gyre" w:hAnsi="DejaVu Math TeX Gyre" w:eastAsia="楷体" w:cs="Times New Roman"/>
          <w:kern w:val="2"/>
          <w:sz w:val="28"/>
          <w:szCs w:val="28"/>
          <w:highlight w:val="none"/>
          <w:lang w:val="en-US" w:eastAsia="zh-CN" w:bidi="ar-SA"/>
        </w:rPr>
        <w:t>式中，</w:t>
      </w:r>
      <w:r>
        <w:rPr>
          <w:rFonts w:hint="default" w:ascii="DejaVu Math TeX Gyre" w:hAnsi="DejaVu Math TeX Gyre" w:eastAsia="楷体" w:cs="Times New Roman"/>
          <w:kern w:val="2"/>
          <w:sz w:val="28"/>
          <w:szCs w:val="28"/>
          <w:highlight w:val="none"/>
          <w:lang w:val="en-US" w:eastAsia="zh-CN" w:bidi="ar-SA"/>
        </w:rPr>
        <w:t>Lτ</w:t>
      </w:r>
      <w:r>
        <w:rPr>
          <w:rFonts w:hint="eastAsia" w:ascii="DejaVu Math TeX Gyre" w:hAnsi="DejaVu Math TeX Gyre" w:eastAsia="楷体" w:cs="Times New Roman"/>
          <w:kern w:val="2"/>
          <w:sz w:val="28"/>
          <w:szCs w:val="28"/>
          <w:highlight w:val="none"/>
          <w:lang w:val="en-US" w:eastAsia="zh-CN" w:bidi="ar-SA"/>
        </w:rPr>
        <w:t>为车辆在所述人眼视觉暂留时间内的行驶距离；</w:t>
      </w:r>
      <w:r>
        <w:rPr>
          <w:rFonts w:hint="default" w:ascii="DejaVu Math TeX Gyre" w:hAnsi="DejaVu Math TeX Gyre" w:eastAsia="楷体" w:cs="Times New Roman"/>
          <w:kern w:val="2"/>
          <w:sz w:val="28"/>
          <w:szCs w:val="28"/>
          <w:highlight w:val="none"/>
          <w:lang w:val="en-US" w:eastAsia="zh-CN" w:bidi="ar-SA"/>
        </w:rPr>
        <w:t>v</w:t>
      </w:r>
      <w:r>
        <w:rPr>
          <w:rFonts w:hint="eastAsia" w:ascii="DejaVu Math TeX Gyre" w:hAnsi="DejaVu Math TeX Gyre" w:eastAsia="楷体" w:cs="Times New Roman"/>
          <w:kern w:val="2"/>
          <w:sz w:val="28"/>
          <w:szCs w:val="28"/>
          <w:highlight w:val="none"/>
          <w:lang w:val="en-US" w:eastAsia="zh-CN" w:bidi="ar-SA"/>
        </w:rPr>
        <w:t>为隧道的设计时速；</w:t>
      </w:r>
      <w:r>
        <w:rPr>
          <w:rFonts w:hint="default" w:ascii="DejaVu Math TeX Gyre" w:hAnsi="DejaVu Math TeX Gyre" w:eastAsia="楷体" w:cs="Times New Roman"/>
          <w:kern w:val="2"/>
          <w:sz w:val="28"/>
          <w:szCs w:val="28"/>
          <w:highlight w:val="none"/>
          <w:lang w:val="en-US" w:eastAsia="zh-CN" w:bidi="ar-SA"/>
        </w:rPr>
        <w:t>τ</w:t>
      </w:r>
      <w:r>
        <w:rPr>
          <w:rFonts w:hint="eastAsia" w:ascii="DejaVu Math TeX Gyre" w:hAnsi="DejaVu Math TeX Gyre" w:eastAsia="楷体" w:cs="Times New Roman"/>
          <w:kern w:val="2"/>
          <w:sz w:val="28"/>
          <w:szCs w:val="28"/>
          <w:highlight w:val="none"/>
          <w:lang w:val="en-US" w:eastAsia="zh-CN" w:bidi="ar-SA"/>
        </w:rPr>
        <w:t>为预设的人眼视觉暂留时间；</w:t>
      </w:r>
    </w:p>
    <w:p w14:paraId="6417EFF7">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default" w:eastAsia="楷体" w:cs="Times New Roman"/>
          <w:sz w:val="28"/>
          <w:szCs w:val="28"/>
          <w:highlight w:val="none"/>
          <w:lang w:val="en-US" w:eastAsia="zh-CN"/>
        </w:rPr>
        <w:t>将所述行驶距离确定为所述最大间距</w:t>
      </w:r>
      <w:r>
        <w:rPr>
          <w:rFonts w:hint="eastAsia" w:eastAsia="楷体" w:cs="Times New Roman"/>
          <w:sz w:val="28"/>
          <w:szCs w:val="28"/>
          <w:highlight w:val="none"/>
          <w:lang w:val="en-US" w:eastAsia="zh-CN"/>
        </w:rPr>
        <w:t>。</w:t>
      </w:r>
    </w:p>
    <w:p w14:paraId="40388E9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p>
    <w:p w14:paraId="01A9F2C7">
      <w:pPr>
        <w:pStyle w:val="4"/>
        <w:widowControl w:val="0"/>
        <w:numPr>
          <w:ilvl w:val="0"/>
          <w:numId w:val="1"/>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如权利要求1所述的隧道视觉引导设施的控制方法，其特征在于，所述步骤S2具体包括：</w:t>
      </w:r>
    </w:p>
    <w:p w14:paraId="7AE52ABF">
      <w:pPr>
        <w:pStyle w:val="4"/>
        <w:widowControl w:val="0"/>
        <w:numPr>
          <w:ilvl w:val="-1"/>
          <w:numId w:val="0"/>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获取隧道内预设的最低</w:t>
      </w:r>
      <w:r>
        <w:rPr>
          <w:rFonts w:hint="eastAsia" w:eastAsia="楷体" w:cs="Times New Roman"/>
          <w:sz w:val="28"/>
          <w:szCs w:val="28"/>
          <w:highlight w:val="none"/>
          <w:lang w:val="en-US" w:eastAsia="zh-CN"/>
        </w:rPr>
        <w:t>车流</w:t>
      </w:r>
      <w:r>
        <w:rPr>
          <w:rFonts w:hint="default" w:eastAsia="楷体" w:cs="Times New Roman"/>
          <w:sz w:val="28"/>
          <w:szCs w:val="28"/>
          <w:highlight w:val="none"/>
          <w:lang w:val="en-US" w:eastAsia="zh-CN"/>
        </w:rPr>
        <w:t>速度阈值；基于所述最低</w:t>
      </w:r>
      <w:r>
        <w:rPr>
          <w:rFonts w:hint="eastAsia" w:eastAsia="楷体" w:cs="Times New Roman"/>
          <w:sz w:val="28"/>
          <w:szCs w:val="28"/>
          <w:highlight w:val="none"/>
          <w:lang w:val="en-US" w:eastAsia="zh-CN"/>
        </w:rPr>
        <w:t>车流</w:t>
      </w:r>
      <w:r>
        <w:rPr>
          <w:rFonts w:hint="default" w:eastAsia="楷体" w:cs="Times New Roman"/>
          <w:sz w:val="28"/>
          <w:szCs w:val="28"/>
          <w:highlight w:val="none"/>
          <w:lang w:val="en-US" w:eastAsia="zh-CN"/>
        </w:rPr>
        <w:t>速度阈值与所述设计时速的比值，确定</w:t>
      </w:r>
      <w:r>
        <w:rPr>
          <w:rFonts w:hint="default" w:eastAsia="楷体" w:cs="Times New Roman"/>
          <w:sz w:val="28"/>
          <w:szCs w:val="28"/>
          <w:highlight w:val="yellow"/>
          <w:lang w:val="en-US" w:eastAsia="zh-CN"/>
          <w:rPrChange w:id="0" w:author="qzuser" w:date="2026-06-18T10:39:32Z">
            <w:rPr>
              <w:rFonts w:hint="default" w:eastAsia="楷体" w:cs="Times New Roman"/>
              <w:sz w:val="28"/>
              <w:szCs w:val="28"/>
              <w:highlight w:val="none"/>
              <w:lang w:val="en-US" w:eastAsia="zh-CN"/>
            </w:rPr>
          </w:rPrChange>
        </w:rPr>
        <w:t>布设系数</w:t>
      </w:r>
      <w:r>
        <w:rPr>
          <w:rFonts w:hint="default" w:eastAsia="楷体" w:cs="Times New Roman"/>
          <w:sz w:val="28"/>
          <w:szCs w:val="28"/>
          <w:highlight w:val="none"/>
          <w:lang w:val="en-US" w:eastAsia="zh-CN"/>
        </w:rPr>
        <w:t>，所述布设系数用于确保在低速工况下，所述实际布设间距仍</w:t>
      </w:r>
      <w:r>
        <w:rPr>
          <w:rFonts w:hint="eastAsia" w:eastAsia="楷体" w:cs="Times New Roman"/>
          <w:sz w:val="28"/>
          <w:szCs w:val="28"/>
          <w:highlight w:val="none"/>
          <w:lang w:val="en-US" w:eastAsia="zh-CN"/>
        </w:rPr>
        <w:t>小于</w:t>
      </w:r>
      <w:ins w:id="1" w:author="qzuser" w:date="2026-06-18T10:39:52Z">
        <w:r>
          <w:rPr>
            <w:rFonts w:hint="eastAsia" w:eastAsia="楷体" w:cs="Times New Roman"/>
            <w:sz w:val="28"/>
            <w:szCs w:val="28"/>
            <w:highlight w:val="none"/>
            <w:lang w:val="en-US" w:eastAsia="zh-CN"/>
          </w:rPr>
          <w:t>或</w:t>
        </w:r>
      </w:ins>
      <w:r>
        <w:rPr>
          <w:rFonts w:hint="eastAsia" w:eastAsia="楷体" w:cs="Times New Roman"/>
          <w:sz w:val="28"/>
          <w:szCs w:val="28"/>
          <w:highlight w:val="none"/>
          <w:lang w:val="en-US" w:eastAsia="zh-CN"/>
        </w:rPr>
        <w:t>等于</w:t>
      </w:r>
      <w:r>
        <w:rPr>
          <w:rFonts w:hint="default" w:eastAsia="楷体" w:cs="Times New Roman"/>
          <w:sz w:val="28"/>
          <w:szCs w:val="28"/>
          <w:highlight w:val="none"/>
          <w:lang w:val="en-US" w:eastAsia="zh-CN"/>
        </w:rPr>
        <w:t>满足人眼视觉动态连续性要求</w:t>
      </w:r>
      <w:r>
        <w:rPr>
          <w:rFonts w:hint="eastAsia" w:eastAsia="楷体" w:cs="Times New Roman"/>
          <w:sz w:val="28"/>
          <w:szCs w:val="28"/>
          <w:highlight w:val="none"/>
          <w:lang w:val="en-US" w:eastAsia="zh-CN"/>
        </w:rPr>
        <w:t>的相邻两个所述有效发光组件的目标间距</w:t>
      </w:r>
      <w:r>
        <w:rPr>
          <w:rFonts w:hint="default" w:eastAsia="楷体" w:cs="Times New Roman"/>
          <w:sz w:val="28"/>
          <w:szCs w:val="28"/>
          <w:highlight w:val="none"/>
          <w:lang w:val="en-US" w:eastAsia="zh-CN"/>
        </w:rPr>
        <w:t>；</w:t>
      </w:r>
    </w:p>
    <w:p w14:paraId="2846DF67">
      <w:pPr>
        <w:pStyle w:val="4"/>
        <w:widowControl w:val="0"/>
        <w:numPr>
          <w:ilvl w:val="-1"/>
          <w:numId w:val="0"/>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将所述最大间距与所述布设系数相乘，得到所述发光组件的实际布设间距。</w:t>
      </w:r>
    </w:p>
    <w:p w14:paraId="7337893B">
      <w:pPr>
        <w:pStyle w:val="4"/>
        <w:widowControl w:val="0"/>
        <w:numPr>
          <w:ilvl w:val="-1"/>
          <w:numId w:val="0"/>
        </w:numPr>
        <w:spacing w:line="500" w:lineRule="exact"/>
        <w:ind w:firstLine="560" w:firstLineChars="200"/>
        <w:jc w:val="both"/>
        <w:rPr>
          <w:rFonts w:hint="default" w:eastAsia="楷体" w:cs="Times New Roman"/>
          <w:sz w:val="28"/>
          <w:szCs w:val="28"/>
          <w:highlight w:val="none"/>
          <w:lang w:val="en-US" w:eastAsia="zh-CN"/>
        </w:rPr>
      </w:pPr>
    </w:p>
    <w:p w14:paraId="7FB1EBA5">
      <w:pPr>
        <w:pStyle w:val="4"/>
        <w:widowControl w:val="0"/>
        <w:numPr>
          <w:ilvl w:val="0"/>
          <w:numId w:val="1"/>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w:t>
      </w:r>
      <w:r>
        <w:rPr>
          <w:rFonts w:hint="eastAsia" w:eastAsia="楷体" w:cs="Times New Roman"/>
          <w:sz w:val="28"/>
          <w:szCs w:val="28"/>
          <w:highlight w:val="none"/>
          <w:lang w:val="en-US" w:eastAsia="zh-CN"/>
        </w:rPr>
        <w:t>步骤S3中，</w:t>
      </w:r>
      <w:r>
        <w:rPr>
          <w:rFonts w:hint="default" w:eastAsia="楷体" w:cs="Times New Roman"/>
          <w:sz w:val="28"/>
          <w:szCs w:val="28"/>
          <w:highlight w:val="none"/>
          <w:lang w:val="en-US" w:eastAsia="zh-CN"/>
        </w:rPr>
        <w:t>所述隧道区域包括隧道内部区域，以及自隧道洞口向外延伸的预设长度路段；</w:t>
      </w:r>
    </w:p>
    <w:p w14:paraId="41490D5E">
      <w:pPr>
        <w:pStyle w:val="4"/>
        <w:widowControl w:val="0"/>
        <w:numPr>
          <w:ilvl w:val="-1"/>
          <w:numId w:val="0"/>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所述获取隧道区域的预设时间内的平均车流速度，具体包括：在所述预设时间内，持续采集经过所述隧道区域的各车辆的瞬时速度；计算所述预设时间内采集到的所有所述瞬时速度的</w:t>
      </w:r>
      <w:r>
        <w:rPr>
          <w:rFonts w:hint="eastAsia" w:eastAsia="楷体" w:cs="Times New Roman"/>
          <w:sz w:val="28"/>
          <w:szCs w:val="28"/>
          <w:highlight w:val="none"/>
          <w:lang w:val="en-US" w:eastAsia="zh-CN"/>
        </w:rPr>
        <w:t>算术</w:t>
      </w:r>
      <w:r>
        <w:rPr>
          <w:rFonts w:hint="default" w:eastAsia="楷体" w:cs="Times New Roman"/>
          <w:sz w:val="28"/>
          <w:szCs w:val="28"/>
          <w:highlight w:val="none"/>
          <w:lang w:val="en-US" w:eastAsia="zh-CN"/>
        </w:rPr>
        <w:t>平均值，并将所述</w:t>
      </w:r>
      <w:r>
        <w:rPr>
          <w:rFonts w:hint="eastAsia" w:eastAsia="楷体" w:cs="Times New Roman"/>
          <w:sz w:val="28"/>
          <w:szCs w:val="28"/>
          <w:highlight w:val="none"/>
          <w:lang w:val="en-US" w:eastAsia="zh-CN"/>
        </w:rPr>
        <w:t>算术</w:t>
      </w:r>
      <w:r>
        <w:rPr>
          <w:rFonts w:hint="default" w:eastAsia="楷体" w:cs="Times New Roman"/>
          <w:sz w:val="28"/>
          <w:szCs w:val="28"/>
          <w:highlight w:val="none"/>
          <w:lang w:val="en-US" w:eastAsia="zh-CN"/>
        </w:rPr>
        <w:t>平均值确定为所述平均车流速度。</w:t>
      </w:r>
    </w:p>
    <w:p w14:paraId="2B200F88">
      <w:pPr>
        <w:pStyle w:val="4"/>
        <w:widowControl w:val="0"/>
        <w:numPr>
          <w:ilvl w:val="-1"/>
          <w:numId w:val="0"/>
        </w:numPr>
        <w:spacing w:line="500" w:lineRule="exact"/>
        <w:ind w:firstLine="560" w:firstLineChars="200"/>
        <w:jc w:val="both"/>
        <w:rPr>
          <w:rFonts w:hint="default" w:eastAsia="楷体" w:cs="Times New Roman"/>
          <w:sz w:val="28"/>
          <w:szCs w:val="28"/>
          <w:highlight w:val="none"/>
          <w:lang w:val="en-US" w:eastAsia="zh-CN"/>
        </w:rPr>
      </w:pPr>
    </w:p>
    <w:p w14:paraId="69ACF356">
      <w:pPr>
        <w:pStyle w:val="4"/>
        <w:widowControl w:val="0"/>
        <w:numPr>
          <w:ilvl w:val="0"/>
          <w:numId w:val="1"/>
        </w:numPr>
        <w:spacing w:line="500" w:lineRule="exact"/>
        <w:ind w:firstLine="560" w:firstLineChars="200"/>
        <w:jc w:val="both"/>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如权利要求1所述的隧道视觉引导设施的控制方法，其特征在于，所述隧道内沿纵向还布设有多个与所述发光组件相配合的反光组件；所述方法还包括所述发光组件目标发光强度的确定步骤，具体包括：</w:t>
      </w:r>
    </w:p>
    <w:p w14:paraId="4089E33E">
      <w:pPr>
        <w:pStyle w:val="4"/>
        <w:widowControl w:val="0"/>
        <w:numPr>
          <w:ilvl w:val="-1"/>
          <w:numId w:val="0"/>
        </w:numPr>
        <w:spacing w:line="500" w:lineRule="exact"/>
        <w:ind w:firstLine="560" w:firstLineChars="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获取满足人眼视觉引导需求预设的反光组件的目标反射亮度、逆反射系数以及材料反射率；基于所述目标反射亮度、所述逆反射系数以及所述材料反射率，计算出所述发光组件发出的光线照射至目标反光组件时所需达到的照度；</w:t>
      </w:r>
    </w:p>
    <w:p w14:paraId="1672265A">
      <w:pPr>
        <w:pStyle w:val="4"/>
        <w:widowControl w:val="0"/>
        <w:numPr>
          <w:ilvl w:val="-1"/>
          <w:numId w:val="0"/>
        </w:numPr>
        <w:spacing w:line="500" w:lineRule="exact"/>
        <w:ind w:firstLine="560" w:firstLineChars="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获取所述发光组件与所述目标所述反光组件的指定计算点之间的直线距离，以及所述发光组件发出的光线照射至所述指定计算点的入射角，基于所述直线距离、所述入射角以及所述照度，计算出所述发光组件的目标发光强度；</w:t>
      </w:r>
    </w:p>
    <w:p w14:paraId="5EAA814D">
      <w:pPr>
        <w:spacing w:line="500" w:lineRule="exact"/>
        <w:ind w:firstLine="482"/>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所述步骤S4中，在控制所述有效发光组件按照所述实际间距开启时，控制所述有效发光组件以所述目标发光强度进行发光。</w:t>
      </w:r>
    </w:p>
    <w:p w14:paraId="3C2FBB2C">
      <w:pPr>
        <w:spacing w:line="500" w:lineRule="exact"/>
        <w:ind w:firstLine="482"/>
        <w:jc w:val="left"/>
        <w:rPr>
          <w:rFonts w:hint="eastAsia" w:eastAsia="楷体" w:cs="Times New Roman"/>
          <w:sz w:val="28"/>
          <w:szCs w:val="28"/>
          <w:highlight w:val="none"/>
          <w:lang w:val="en-US" w:eastAsia="zh-CN"/>
        </w:rPr>
      </w:pPr>
    </w:p>
    <w:p w14:paraId="5837E788">
      <w:pPr>
        <w:numPr>
          <w:ilvl w:val="0"/>
          <w:numId w:val="2"/>
        </w:numPr>
        <w:spacing w:line="500" w:lineRule="exact"/>
        <w:ind w:firstLine="482"/>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如权利要求1所述的隧道视觉引导设施的控制方法，其特征在于，所述方法还包括发光组件监测步骤，具体包括：</w:t>
      </w:r>
    </w:p>
    <w:p w14:paraId="222D17AE">
      <w:pPr>
        <w:numPr>
          <w:ilvl w:val="-1"/>
          <w:numId w:val="0"/>
        </w:numPr>
        <w:spacing w:line="500" w:lineRule="exact"/>
        <w:ind w:firstLine="560" w:firstLineChars="20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实时监测各所述发光组件的运行状态；根据所述运行状态判断各所述发光组件是否发生故障；</w:t>
      </w:r>
    </w:p>
    <w:p w14:paraId="195E8E5D">
      <w:pPr>
        <w:numPr>
          <w:ilvl w:val="-1"/>
          <w:numId w:val="0"/>
        </w:numPr>
        <w:spacing w:line="500" w:lineRule="exact"/>
        <w:ind w:firstLine="560" w:firstLineChars="20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当判断发生故障时，将发生故障的所述发光组件标记为故障发光组件；</w:t>
      </w:r>
    </w:p>
    <w:p w14:paraId="48D5926E">
      <w:pPr>
        <w:numPr>
          <w:ilvl w:val="-1"/>
          <w:numId w:val="0"/>
        </w:numPr>
        <w:spacing w:line="500" w:lineRule="exact"/>
        <w:ind w:firstLine="560" w:firstLineChars="20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当待开启的所述发光组件为所述故障发光组件时，控制与所述故障发光组件相邻的至少一个发光组件代偿开启。</w:t>
      </w:r>
    </w:p>
    <w:p w14:paraId="47B36BE0">
      <w:pPr>
        <w:numPr>
          <w:ilvl w:val="-1"/>
          <w:numId w:val="0"/>
        </w:numPr>
        <w:spacing w:line="500" w:lineRule="exact"/>
        <w:ind w:firstLine="560" w:firstLineChars="200"/>
        <w:jc w:val="left"/>
        <w:rPr>
          <w:rFonts w:hint="default" w:eastAsia="楷体" w:cs="Times New Roman"/>
          <w:sz w:val="28"/>
          <w:szCs w:val="28"/>
          <w:highlight w:val="none"/>
          <w:lang w:val="en-US" w:eastAsia="zh-CN"/>
        </w:rPr>
      </w:pPr>
    </w:p>
    <w:p w14:paraId="34E9FEB4">
      <w:pPr>
        <w:numPr>
          <w:ilvl w:val="0"/>
          <w:numId w:val="2"/>
        </w:numPr>
        <w:spacing w:line="500" w:lineRule="exact"/>
        <w:ind w:firstLine="482" w:firstLineChars="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如权利要求1所述的隧道视觉引导设施的控制方法，其特征在于，所述方法还包括亮度补偿步骤，以减弱由于隧道内外环境亮度差骤变引发的黑洞效应与白洞效应，具体包括</w:t>
      </w:r>
      <w:r>
        <w:rPr>
          <w:rFonts w:hint="eastAsia" w:eastAsia="楷体" w:cs="Times New Roman"/>
          <w:sz w:val="28"/>
          <w:szCs w:val="28"/>
          <w:highlight w:val="none"/>
          <w:lang w:val="en-US" w:eastAsia="zh-CN"/>
        </w:rPr>
        <w:t>：</w:t>
      </w:r>
    </w:p>
    <w:p w14:paraId="7AB83F0A">
      <w:pPr>
        <w:numPr>
          <w:ilvl w:val="-1"/>
          <w:numId w:val="0"/>
        </w:numPr>
        <w:spacing w:line="500" w:lineRule="exact"/>
        <w:ind w:firstLine="560" w:firstLineChars="20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实时获取所述隧道洞口区域的环境亮度与对应的洞外环境亮度，并计算环境亮度差值</w:t>
      </w:r>
      <w:r>
        <w:rPr>
          <w:rFonts w:hint="eastAsia" w:eastAsia="楷体" w:cs="Times New Roman"/>
          <w:sz w:val="28"/>
          <w:szCs w:val="28"/>
          <w:highlight w:val="none"/>
          <w:lang w:val="en-US" w:eastAsia="zh-CN"/>
        </w:rPr>
        <w:t>；</w:t>
      </w:r>
      <w:r>
        <w:rPr>
          <w:rFonts w:hint="default" w:eastAsia="楷体" w:cs="Times New Roman"/>
          <w:sz w:val="28"/>
          <w:szCs w:val="28"/>
          <w:highlight w:val="none"/>
          <w:lang w:val="en-US" w:eastAsia="zh-CN"/>
        </w:rPr>
        <w:t>其中，所述隧道洞口区域为自隧道洞口向内延伸的预设长度路段</w:t>
      </w:r>
      <w:r>
        <w:rPr>
          <w:rFonts w:hint="eastAsia" w:eastAsia="楷体" w:cs="Times New Roman"/>
          <w:sz w:val="28"/>
          <w:szCs w:val="28"/>
          <w:highlight w:val="none"/>
          <w:lang w:val="en-US" w:eastAsia="zh-CN"/>
        </w:rPr>
        <w:t>；</w:t>
      </w:r>
    </w:p>
    <w:p w14:paraId="6910EF58">
      <w:pPr>
        <w:numPr>
          <w:ilvl w:val="-1"/>
          <w:numId w:val="0"/>
        </w:numPr>
        <w:spacing w:line="500" w:lineRule="exact"/>
        <w:ind w:firstLine="560" w:firstLineChars="200"/>
        <w:jc w:val="left"/>
        <w:rPr>
          <w:rFonts w:hint="eastAsia" w:eastAsia="楷体" w:cs="Times New Roman"/>
          <w:sz w:val="28"/>
          <w:szCs w:val="28"/>
          <w:highlight w:val="none"/>
          <w:lang w:val="en-US" w:eastAsia="zh-CN"/>
        </w:rPr>
      </w:pPr>
      <w:r>
        <w:rPr>
          <w:rFonts w:hint="default" w:eastAsia="楷体" w:cs="Times New Roman"/>
          <w:sz w:val="28"/>
          <w:szCs w:val="28"/>
          <w:highlight w:val="none"/>
          <w:lang w:val="en-US" w:eastAsia="zh-CN"/>
        </w:rPr>
        <w:t>当所述环境亮度差值大于预设</w:t>
      </w:r>
      <w:r>
        <w:rPr>
          <w:rFonts w:hint="eastAsia" w:eastAsia="楷体" w:cs="Times New Roman"/>
          <w:sz w:val="28"/>
          <w:szCs w:val="28"/>
          <w:highlight w:val="none"/>
          <w:lang w:val="en-US" w:eastAsia="zh-CN"/>
        </w:rPr>
        <w:t>的亮度差</w:t>
      </w:r>
      <w:r>
        <w:rPr>
          <w:rFonts w:hint="default" w:eastAsia="楷体" w:cs="Times New Roman"/>
          <w:sz w:val="28"/>
          <w:szCs w:val="28"/>
          <w:highlight w:val="none"/>
          <w:lang w:val="en-US" w:eastAsia="zh-CN"/>
        </w:rPr>
        <w:t>阈值时，缩小针对所述隧道洞口区域确定的所述实际间距，和/或提高所述隧道洞口区域内所述发光组件的发光强度</w:t>
      </w:r>
      <w:r>
        <w:rPr>
          <w:rFonts w:hint="eastAsia" w:eastAsia="楷体" w:cs="Times New Roman"/>
          <w:sz w:val="28"/>
          <w:szCs w:val="28"/>
          <w:highlight w:val="none"/>
          <w:lang w:val="en-US" w:eastAsia="zh-CN"/>
        </w:rPr>
        <w:t>。</w:t>
      </w:r>
    </w:p>
    <w:p w14:paraId="5467EAFF">
      <w:pPr>
        <w:numPr>
          <w:ilvl w:val="-1"/>
          <w:numId w:val="0"/>
        </w:numPr>
        <w:spacing w:line="500" w:lineRule="exact"/>
        <w:ind w:firstLine="560" w:firstLineChars="200"/>
        <w:jc w:val="left"/>
        <w:rPr>
          <w:rFonts w:hint="eastAsia" w:eastAsia="楷体" w:cs="Times New Roman"/>
          <w:sz w:val="28"/>
          <w:szCs w:val="28"/>
          <w:highlight w:val="none"/>
          <w:lang w:val="en-US" w:eastAsia="zh-CN"/>
        </w:rPr>
      </w:pPr>
    </w:p>
    <w:p w14:paraId="139728C4">
      <w:pPr>
        <w:numPr>
          <w:ilvl w:val="0"/>
          <w:numId w:val="2"/>
        </w:numPr>
        <w:spacing w:line="500" w:lineRule="exact"/>
        <w:ind w:firstLine="482" w:firstLineChars="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如权利要求1所述的隧道视觉引导设施的控制方法，其特征在于，所述方法还包括环境优先干预步骤，具体包括：</w:t>
      </w:r>
    </w:p>
    <w:p w14:paraId="5164A209">
      <w:pPr>
        <w:numPr>
          <w:ilvl w:val="-1"/>
          <w:numId w:val="0"/>
        </w:numPr>
        <w:spacing w:line="500" w:lineRule="exact"/>
        <w:ind w:firstLine="560" w:firstLineChars="200"/>
        <w:jc w:val="left"/>
        <w:rPr>
          <w:rFonts w:hint="eastAsia" w:eastAsia="楷体" w:cs="Times New Roman"/>
          <w:sz w:val="28"/>
          <w:szCs w:val="28"/>
          <w:highlight w:val="none"/>
          <w:lang w:val="en-US" w:eastAsia="zh-CN"/>
        </w:rPr>
      </w:pPr>
      <w:r>
        <w:rPr>
          <w:rFonts w:hint="default" w:eastAsia="楷体" w:cs="Times New Roman"/>
          <w:sz w:val="28"/>
          <w:szCs w:val="28"/>
          <w:highlight w:val="none"/>
          <w:lang w:val="en-US" w:eastAsia="zh-CN"/>
        </w:rPr>
        <w:t>实时获取所述隧道区域的环境能见度参数；当所述环境能见度参数低于预设的能见度阈值时，控制各所述发光组件按照所述实际布设间距开启</w:t>
      </w:r>
      <w:r>
        <w:rPr>
          <w:rFonts w:hint="eastAsia" w:eastAsia="楷体" w:cs="Times New Roman"/>
          <w:sz w:val="28"/>
          <w:szCs w:val="28"/>
          <w:highlight w:val="none"/>
          <w:lang w:val="en-US" w:eastAsia="zh-CN"/>
        </w:rPr>
        <w:t>，</w:t>
      </w:r>
      <w:r>
        <w:rPr>
          <w:rFonts w:hint="default" w:eastAsia="楷体" w:cs="Times New Roman"/>
          <w:sz w:val="28"/>
          <w:szCs w:val="28"/>
          <w:highlight w:val="none"/>
          <w:lang w:val="en-US" w:eastAsia="zh-CN"/>
        </w:rPr>
        <w:t>和/或提高所述发光组件的发光强度</w:t>
      </w:r>
      <w:r>
        <w:rPr>
          <w:rFonts w:hint="eastAsia" w:eastAsia="楷体" w:cs="Times New Roman"/>
          <w:sz w:val="28"/>
          <w:szCs w:val="28"/>
          <w:highlight w:val="none"/>
          <w:lang w:val="en-US" w:eastAsia="zh-CN"/>
        </w:rPr>
        <w:t>。</w:t>
      </w:r>
    </w:p>
    <w:p w14:paraId="4F08EAD0">
      <w:pPr>
        <w:numPr>
          <w:ilvl w:val="-1"/>
          <w:numId w:val="0"/>
        </w:numPr>
        <w:spacing w:line="500" w:lineRule="exact"/>
        <w:ind w:firstLine="560" w:firstLineChars="200"/>
        <w:jc w:val="left"/>
        <w:rPr>
          <w:rFonts w:hint="eastAsia" w:eastAsia="楷体" w:cs="Times New Roman"/>
          <w:sz w:val="28"/>
          <w:szCs w:val="28"/>
          <w:highlight w:val="none"/>
          <w:lang w:val="en-US" w:eastAsia="zh-CN"/>
        </w:rPr>
      </w:pPr>
    </w:p>
    <w:p w14:paraId="116B4621">
      <w:pPr>
        <w:numPr>
          <w:ilvl w:val="0"/>
          <w:numId w:val="2"/>
        </w:numPr>
        <w:spacing w:line="500" w:lineRule="exact"/>
        <w:ind w:firstLine="482" w:firstLineChars="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如权利要求1所述的隧道视觉引导设施的控制方法，其特征在于，所述隧道视觉引导设施还包括为所述发光组件供电</w:t>
      </w:r>
      <w:r>
        <w:rPr>
          <w:rFonts w:hint="eastAsia" w:eastAsia="楷体" w:cs="Times New Roman"/>
          <w:sz w:val="28"/>
          <w:szCs w:val="28"/>
          <w:highlight w:val="none"/>
          <w:lang w:val="en-US" w:eastAsia="zh-CN"/>
        </w:rPr>
        <w:t>的供电设施，所述供电设施包括</w:t>
      </w:r>
      <w:r>
        <w:rPr>
          <w:rFonts w:hint="default" w:eastAsia="楷体" w:cs="Times New Roman"/>
          <w:sz w:val="28"/>
          <w:szCs w:val="28"/>
          <w:highlight w:val="none"/>
          <w:lang w:val="en-US" w:eastAsia="zh-CN"/>
        </w:rPr>
        <w:t>光伏储能系统</w:t>
      </w:r>
      <w:r>
        <w:rPr>
          <w:rFonts w:hint="eastAsia" w:eastAsia="楷体" w:cs="Times New Roman"/>
          <w:sz w:val="28"/>
          <w:szCs w:val="28"/>
          <w:highlight w:val="none"/>
          <w:lang w:val="en-US" w:eastAsia="zh-CN"/>
        </w:rPr>
        <w:t>和市政电网</w:t>
      </w:r>
      <w:r>
        <w:rPr>
          <w:rFonts w:hint="default" w:eastAsia="楷体" w:cs="Times New Roman"/>
          <w:sz w:val="28"/>
          <w:szCs w:val="28"/>
          <w:highlight w:val="none"/>
          <w:lang w:val="en-US" w:eastAsia="zh-CN"/>
        </w:rPr>
        <w:t>；所述方法还包括供电控制步骤，具体包括：</w:t>
      </w:r>
    </w:p>
    <w:p w14:paraId="2C001222">
      <w:pPr>
        <w:numPr>
          <w:ilvl w:val="-1"/>
          <w:numId w:val="0"/>
        </w:numPr>
        <w:spacing w:line="500" w:lineRule="exact"/>
        <w:ind w:firstLine="560" w:firstLineChars="200"/>
        <w:jc w:val="left"/>
        <w:rPr>
          <w:rFonts w:hint="default" w:eastAsia="楷体" w:cs="Times New Roman"/>
          <w:sz w:val="28"/>
          <w:szCs w:val="28"/>
          <w:highlight w:val="none"/>
          <w:lang w:val="en-US" w:eastAsia="zh-CN"/>
        </w:rPr>
      </w:pPr>
      <w:r>
        <w:rPr>
          <w:rFonts w:hint="default" w:eastAsia="楷体" w:cs="Times New Roman"/>
          <w:sz w:val="28"/>
          <w:szCs w:val="28"/>
          <w:highlight w:val="none"/>
          <w:lang w:val="en-US" w:eastAsia="zh-CN"/>
        </w:rPr>
        <w:t>实时获取所述光伏储能系统的当前剩余电量；当所述当前剩余电量低于预设的安全电量阈值时，控制所述发光组件的供电</w:t>
      </w:r>
      <w:r>
        <w:rPr>
          <w:rFonts w:hint="eastAsia" w:eastAsia="楷体" w:cs="Times New Roman"/>
          <w:sz w:val="28"/>
          <w:szCs w:val="28"/>
          <w:highlight w:val="none"/>
          <w:lang w:val="en-US" w:eastAsia="zh-CN"/>
        </w:rPr>
        <w:t>设施</w:t>
      </w:r>
      <w:r>
        <w:rPr>
          <w:rFonts w:hint="default" w:eastAsia="楷体" w:cs="Times New Roman"/>
          <w:sz w:val="28"/>
          <w:szCs w:val="28"/>
          <w:highlight w:val="none"/>
          <w:lang w:val="en-US" w:eastAsia="zh-CN"/>
        </w:rPr>
        <w:t>从所述光伏储能系统切换至</w:t>
      </w:r>
      <w:r>
        <w:rPr>
          <w:rFonts w:hint="eastAsia" w:eastAsia="楷体" w:cs="Times New Roman"/>
          <w:sz w:val="28"/>
          <w:szCs w:val="28"/>
          <w:highlight w:val="none"/>
          <w:lang w:val="en-US" w:eastAsia="zh-CN"/>
        </w:rPr>
        <w:t>所述</w:t>
      </w:r>
      <w:r>
        <w:rPr>
          <w:rFonts w:hint="default" w:eastAsia="楷体" w:cs="Times New Roman"/>
          <w:sz w:val="28"/>
          <w:szCs w:val="28"/>
          <w:highlight w:val="none"/>
          <w:lang w:val="en-US" w:eastAsia="zh-CN"/>
        </w:rPr>
        <w:t>市政电网。</w:t>
      </w:r>
    </w:p>
    <w:p w14:paraId="240CCEEF">
      <w:pPr>
        <w:numPr>
          <w:ilvl w:val="-1"/>
          <w:numId w:val="0"/>
        </w:numPr>
        <w:spacing w:line="500" w:lineRule="exact"/>
        <w:ind w:firstLine="560" w:firstLineChars="200"/>
        <w:jc w:val="left"/>
        <w:rPr>
          <w:rFonts w:hint="default" w:eastAsia="楷体" w:cs="Times New Roman"/>
          <w:sz w:val="28"/>
          <w:szCs w:val="28"/>
          <w:highlight w:val="none"/>
          <w:lang w:val="en-US" w:eastAsia="zh-CN"/>
        </w:rPr>
      </w:pPr>
    </w:p>
    <w:p w14:paraId="464C5C7C">
      <w:pPr>
        <w:numPr>
          <w:ilvl w:val="0"/>
          <w:numId w:val="2"/>
        </w:numPr>
        <w:spacing w:line="500" w:lineRule="exact"/>
        <w:ind w:firstLine="482"/>
        <w:jc w:val="left"/>
        <w:rPr>
          <w:rFonts w:hint="eastAsia" w:hAnsi="DejaVu Math TeX Gyre" w:eastAsia="楷体" w:cs="Times New Roman"/>
          <w:i w:val="0"/>
          <w:kern w:val="2"/>
          <w:sz w:val="28"/>
          <w:szCs w:val="28"/>
          <w:highlight w:val="none"/>
          <w:lang w:val="en-US" w:eastAsia="zh-CN" w:bidi="ar-SA"/>
        </w:rPr>
      </w:pPr>
      <w:r>
        <w:rPr>
          <w:rFonts w:hint="default" w:eastAsia="楷体" w:cs="Times New Roman"/>
          <w:sz w:val="28"/>
          <w:szCs w:val="28"/>
          <w:highlight w:val="none"/>
          <w:lang w:val="en-US" w:eastAsia="zh-CN"/>
        </w:rPr>
        <w:t>一种隧道视觉引导设施的控制系统，其特征在于，包括：多个发光组件，沿隧道内纵向布设；监测设备，用于实时获取隧道区域的车流速度；控制设备，与多个所述发光组件以及所述监测设备通信连接；所述控制设备包括处理器和存储器，所述存储器内存储有计算机程序，所述处理器</w:t>
      </w:r>
      <w:r>
        <w:rPr>
          <w:rFonts w:hint="eastAsia" w:eastAsia="楷体" w:cs="Times New Roman"/>
          <w:sz w:val="28"/>
          <w:szCs w:val="28"/>
          <w:highlight w:val="none"/>
          <w:lang w:val="en-US" w:eastAsia="zh-CN"/>
        </w:rPr>
        <w:t>通过</w:t>
      </w:r>
      <w:r>
        <w:rPr>
          <w:rFonts w:hint="default" w:eastAsia="楷体" w:cs="Times New Roman"/>
          <w:sz w:val="28"/>
          <w:szCs w:val="28"/>
          <w:highlight w:val="none"/>
          <w:lang w:val="en-US" w:eastAsia="zh-CN"/>
        </w:rPr>
        <w:t>执行所述计算机程序，实现如权利要求1至9中任一项所述的隧道视觉引导设施的控制方法。</w:t>
      </w:r>
    </w:p>
    <w:p w14:paraId="38A171E3">
      <w:pPr>
        <w:keepNext w:val="0"/>
        <w:keepLines w:val="0"/>
        <w:pageBreakBefore w:val="0"/>
        <w:widowControl/>
        <w:numPr>
          <w:ilvl w:val="-1"/>
          <w:numId w:val="0"/>
        </w:numPr>
        <w:kinsoku/>
        <w:wordWrap/>
        <w:overflowPunct/>
        <w:topLinePunct w:val="0"/>
        <w:autoSpaceDE/>
        <w:autoSpaceDN/>
        <w:bidi w:val="0"/>
        <w:adjustRightInd/>
        <w:snapToGrid/>
        <w:spacing w:line="240" w:lineRule="auto"/>
        <w:ind w:firstLine="0" w:firstLineChars="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br w:type="page"/>
      </w:r>
    </w:p>
    <w:p w14:paraId="282C06F4">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bCs/>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p>
    <w:p w14:paraId="15DA1B40">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none"/>
        </w:rPr>
      </w:pPr>
    </w:p>
    <w:p w14:paraId="23AF5B4A">
      <w:pPr>
        <w:autoSpaceDE w:val="0"/>
        <w:autoSpaceDN w:val="0"/>
        <w:adjustRightInd w:val="0"/>
        <w:snapToGrid w:val="0"/>
        <w:spacing w:line="500" w:lineRule="exact"/>
        <w:ind w:firstLine="0" w:firstLineChars="0"/>
        <w:jc w:val="center"/>
        <w:rPr>
          <w:rFonts w:hint="eastAsia" w:ascii="Times New Roman" w:hAnsi="Times New Roman" w:eastAsia="楷体" w:cs="Times New Roman"/>
          <w:b/>
          <w:bCs/>
          <w:sz w:val="28"/>
          <w:szCs w:val="28"/>
          <w:highlight w:val="none"/>
          <w:lang w:val="zh-CN"/>
        </w:rPr>
      </w:pPr>
      <w:r>
        <w:rPr>
          <w:rFonts w:hint="eastAsia" w:eastAsia="楷体" w:cs="Times New Roman"/>
          <w:b/>
          <w:bCs/>
          <w:sz w:val="28"/>
          <w:szCs w:val="28"/>
          <w:highlight w:val="none"/>
          <w:lang w:eastAsia="zh-CN"/>
        </w:rPr>
        <w:t>一种</w:t>
      </w:r>
      <w:r>
        <w:rPr>
          <w:rFonts w:hint="eastAsia" w:hAnsi="Times New Roman" w:eastAsia="楷体" w:cs="Times New Roman"/>
          <w:b/>
          <w:bCs/>
          <w:i w:val="0"/>
          <w:kern w:val="2"/>
          <w:sz w:val="28"/>
          <w:szCs w:val="28"/>
          <w:highlight w:val="none"/>
          <w:lang w:val="en-US" w:eastAsia="zh-CN" w:bidi="ar-SA"/>
        </w:rPr>
        <w:t>隧道视觉引导设施的控制方法及系统</w:t>
      </w:r>
    </w:p>
    <w:p w14:paraId="57C0D426">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技术领域</w:t>
      </w:r>
      <w:bookmarkStart w:id="4" w:name="OLE_LINK5"/>
    </w:p>
    <w:bookmarkEnd w:id="4"/>
    <w:p w14:paraId="49CE77C1">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本发明涉及智能交通控制技术领域，具体而言，涉及一种隧道视觉引导设施的控制方法及系统。</w:t>
      </w:r>
    </w:p>
    <w:p w14:paraId="6A3C507A">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p>
    <w:p w14:paraId="515130C1">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背景技术</w:t>
      </w:r>
    </w:p>
    <w:p w14:paraId="2A23B8F6">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随着公路隧道的不断建设与交通流量的持续攀升，隧道内的行车安全问题日益受到重视。在隧道这种长距离、半封闭的管状空间内，由于缺乏自然光照且内部视觉参照物单一，合理的视觉引导设施对于维持驾驶员稳定的视觉感知、保障车辆安全通行具有至关重要的作用。</w:t>
      </w:r>
    </w:p>
    <w:p w14:paraId="3CEFB3B2">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目前，常规的隧道视觉引导方案通常依赖于静态的设计标准与经验规范。在实际工程落地时，施工方一般会根据隧道的物理基础结构，在隧道侧壁以固定的物理间隔常态化敷设发光标志或引导灯具，并为其配置统一的常亮模式或固定频率的闪烁模式，以期达到基础的道路照明和</w:t>
      </w:r>
      <w:r>
        <w:rPr>
          <w:rFonts w:hint="eastAsia" w:eastAsia="楷体" w:cs="Times New Roman"/>
          <w:color w:val="auto"/>
          <w:sz w:val="28"/>
          <w:szCs w:val="28"/>
          <w:highlight w:val="none"/>
          <w:shd w:val="clear" w:color="auto" w:fill="auto"/>
          <w:lang w:val="en-US" w:eastAsia="zh-CN"/>
        </w:rPr>
        <w:t>视觉引导</w:t>
      </w:r>
      <w:r>
        <w:rPr>
          <w:rFonts w:hint="default" w:ascii="Times New Roman" w:hAnsi="Times New Roman" w:eastAsia="楷体" w:cs="Times New Roman"/>
          <w:color w:val="auto"/>
          <w:sz w:val="28"/>
          <w:szCs w:val="28"/>
          <w:highlight w:val="none"/>
          <w:shd w:val="clear" w:color="auto" w:fill="auto"/>
          <w:lang w:val="en-US" w:eastAsia="zh-CN"/>
        </w:rPr>
        <w:t>效果。</w:t>
      </w:r>
    </w:p>
    <w:p w14:paraId="366BDC34">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然而，这种传统的常规方案在实际应用中存在明显的局限性。固定的硬件布设排布与静态的发光配置脱离了真实的动态交通流态，未能结合车辆在不同行驶速度下的位移差异进行灵活切换。尤其是在交通拥堵导致车速大幅降低，或车辆以非标准速度行驶时，原本按固定间隔开启的引导光点</w:t>
      </w:r>
      <w:r>
        <w:rPr>
          <w:rFonts w:hint="eastAsia" w:eastAsia="楷体" w:cs="Times New Roman"/>
          <w:color w:val="auto"/>
          <w:sz w:val="28"/>
          <w:szCs w:val="28"/>
          <w:highlight w:val="none"/>
          <w:shd w:val="clear" w:color="auto" w:fill="auto"/>
          <w:lang w:val="en-US" w:eastAsia="zh-CN"/>
        </w:rPr>
        <w:t>容</w:t>
      </w:r>
      <w:r>
        <w:rPr>
          <w:rFonts w:hint="default" w:ascii="Times New Roman" w:hAnsi="Times New Roman" w:eastAsia="楷体" w:cs="Times New Roman"/>
          <w:color w:val="auto"/>
          <w:sz w:val="28"/>
          <w:szCs w:val="28"/>
          <w:highlight w:val="none"/>
          <w:shd w:val="clear" w:color="auto" w:fill="auto"/>
          <w:lang w:val="en-US" w:eastAsia="zh-CN"/>
        </w:rPr>
        <w:t>易导致驾驶员视野中出现视觉连贯性断层或频闪眩晕现象，完全无法在复杂的动态交通工况下维持稳定、连续的视觉引导。</w:t>
      </w:r>
    </w:p>
    <w:p w14:paraId="3FC4CD6D">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鉴于此，有必要提出一种隧道视觉引导设施的控制方法及系统以解决或至少缓解上述缺陷。</w:t>
      </w:r>
    </w:p>
    <w:p w14:paraId="46AFC2A9">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p>
    <w:p w14:paraId="17A358C5">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eastAsia" w:ascii="Times New Roman" w:hAnsi="Times New Roman" w:eastAsia="楷体" w:cs="Times New Roman"/>
          <w:b/>
          <w:bCs/>
          <w:sz w:val="28"/>
          <w:szCs w:val="28"/>
          <w:highlight w:val="none"/>
          <w:lang w:eastAsia="zh-CN"/>
        </w:rPr>
        <w:t>发明</w:t>
      </w:r>
      <w:r>
        <w:rPr>
          <w:rFonts w:hint="default" w:ascii="Times New Roman" w:hAnsi="Times New Roman" w:eastAsia="楷体" w:cs="Times New Roman"/>
          <w:b/>
          <w:bCs/>
          <w:sz w:val="28"/>
          <w:szCs w:val="28"/>
          <w:highlight w:val="none"/>
          <w:lang w:val="zh-CN"/>
        </w:rPr>
        <w:t>内容</w:t>
      </w:r>
    </w:p>
    <w:p w14:paraId="6573F7D3">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本发明的目的在于提供</w:t>
      </w:r>
      <w:r>
        <w:rPr>
          <w:rFonts w:hint="eastAsia" w:eastAsia="楷体" w:cs="Times New Roman"/>
          <w:sz w:val="28"/>
          <w:szCs w:val="28"/>
          <w:highlight w:val="none"/>
          <w:lang w:eastAsia="zh-CN"/>
        </w:rPr>
        <w:t>一种隧道视觉引导设施的控制方法及系统</w:t>
      </w:r>
      <w:r>
        <w:rPr>
          <w:rFonts w:hint="default" w:ascii="Times New Roman" w:hAnsi="Times New Roman" w:eastAsia="楷体" w:cs="Times New Roman"/>
          <w:sz w:val="28"/>
          <w:szCs w:val="28"/>
          <w:highlight w:val="none"/>
        </w:rPr>
        <w:t>，以解决现有技术中固定的标志排布结构与常规的统一发光配置依赖于静态的控制逻辑，未能结合车辆在不同行驶速度与交通路况下的动态差异进行灵活的模式切换，这不仅在车速改变时</w:t>
      </w:r>
      <w:r>
        <w:rPr>
          <w:rFonts w:hint="eastAsia" w:eastAsia="楷体" w:cs="Times New Roman"/>
          <w:sz w:val="28"/>
          <w:szCs w:val="28"/>
          <w:highlight w:val="none"/>
          <w:lang w:eastAsia="zh-CN"/>
        </w:rPr>
        <w:t>容易</w:t>
      </w:r>
      <w:r>
        <w:rPr>
          <w:rFonts w:hint="default" w:ascii="Times New Roman" w:hAnsi="Times New Roman" w:eastAsia="楷体" w:cs="Times New Roman"/>
          <w:sz w:val="28"/>
          <w:szCs w:val="28"/>
          <w:highlight w:val="none"/>
        </w:rPr>
        <w:t>导致驾驶员视野中出现频闪现象、难以维持人眼视觉感知的连贯性</w:t>
      </w:r>
      <w:r>
        <w:rPr>
          <w:rFonts w:hint="eastAsia" w:eastAsia="楷体" w:cs="Times New Roman"/>
          <w:sz w:val="28"/>
          <w:szCs w:val="28"/>
          <w:highlight w:val="none"/>
          <w:lang w:val="en-US" w:eastAsia="zh-CN"/>
        </w:rPr>
        <w:t>的</w:t>
      </w:r>
      <w:r>
        <w:rPr>
          <w:rFonts w:hint="default" w:ascii="Times New Roman" w:hAnsi="Times New Roman" w:eastAsia="楷体" w:cs="Times New Roman"/>
          <w:sz w:val="28"/>
          <w:szCs w:val="28"/>
          <w:highlight w:val="none"/>
        </w:rPr>
        <w:t>问题。</w:t>
      </w:r>
    </w:p>
    <w:p w14:paraId="302666EF">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为实现上述目的，本发明提供如下技术方案：</w:t>
      </w:r>
    </w:p>
    <w:p w14:paraId="36117AFC">
      <w:pPr>
        <w:pStyle w:val="4"/>
        <w:numPr>
          <w:ilvl w:val="-1"/>
          <w:numId w:val="0"/>
        </w:numPr>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一种隧道视觉引导设施的控制方法，包括以下步骤：</w:t>
      </w:r>
    </w:p>
    <w:p w14:paraId="7293C9CA">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S1，获取满足人眼静态视觉连续性的相邻反光组件的最大静态间距，</w:t>
      </w:r>
      <w:r>
        <w:rPr>
          <w:rFonts w:hint="eastAsia" w:eastAsia="楷体" w:cs="Times New Roman"/>
          <w:b w:val="0"/>
          <w:bCs w:val="0"/>
          <w:sz w:val="28"/>
          <w:szCs w:val="28"/>
          <w:highlight w:val="none"/>
          <w:lang w:val="en-US" w:eastAsia="zh-CN"/>
        </w:rPr>
        <w:t>结合预设的工程布设放大系数，确定所述反光组件的实际相邻间距；</w:t>
      </w:r>
      <w:r>
        <w:rPr>
          <w:rFonts w:hint="eastAsia" w:eastAsia="楷体" w:cs="Times New Roman"/>
          <w:sz w:val="28"/>
          <w:szCs w:val="28"/>
          <w:highlight w:val="none"/>
          <w:lang w:val="en-US" w:eastAsia="zh-CN"/>
        </w:rPr>
        <w:t>其中，各所述反光组件处均对应布设有发光组件；</w:t>
      </w:r>
    </w:p>
    <w:p w14:paraId="12649C9D">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2，获取隧道的设计时速与预设的人眼视觉暂留时间，并基于所述设计时速与所述人眼视觉暂留时间，计算出满足人眼视觉动态连续的所述反光组件的最大动态间距；将所述最大动态间距向下取整至所述实际相邻间距的最大整数倍，以作为实际最大动态间距；</w:t>
      </w:r>
    </w:p>
    <w:p w14:paraId="7CBC79BD">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实时获取隧道内的车辆行驶状态参数；若所述车辆行驶状态参数满足预设的畅通阈值，则判定处于畅通状态；若所述车辆行驶状态参数满足预设的拥堵阈值，则判定处于拥堵状态；若所述车辆行驶状态参数未满足所述畅通阈值且未满足所述拥堵阈值，则判定处于缓行状态；</w:t>
      </w:r>
    </w:p>
    <w:p w14:paraId="5D2F5A21">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4，若判定处于所述畅通状态，则控制所述发光组件切换至按照所述实际最大动态间距开启；若判定处于所述缓行状态，则控制所述发光组件切换至按照所述实际相邻间距开启；若判定处于所述拥堵状态，则控制所述发光组件切换为按照预设的驻车节能间距开启。</w:t>
      </w:r>
    </w:p>
    <w:p w14:paraId="34E173D7">
      <w:pPr>
        <w:pStyle w:val="4"/>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进一步地，</w:t>
      </w:r>
      <w:r>
        <w:rPr>
          <w:rFonts w:hint="default" w:eastAsia="楷体" w:cs="Times New Roman"/>
          <w:sz w:val="28"/>
          <w:szCs w:val="28"/>
          <w:highlight w:val="none"/>
          <w:lang w:val="en-US" w:eastAsia="zh-CN"/>
        </w:rPr>
        <w:t>步骤S1包括</w:t>
      </w:r>
      <w:r>
        <w:rPr>
          <w:rFonts w:hint="eastAsia" w:eastAsia="楷体" w:cs="Times New Roman"/>
          <w:sz w:val="28"/>
          <w:szCs w:val="28"/>
          <w:highlight w:val="none"/>
          <w:lang w:val="en-US" w:eastAsia="zh-CN"/>
        </w:rPr>
        <w:t>以下步骤</w:t>
      </w:r>
      <w:r>
        <w:rPr>
          <w:rFonts w:hint="default" w:eastAsia="楷体" w:cs="Times New Roman"/>
          <w:sz w:val="28"/>
          <w:szCs w:val="28"/>
          <w:highlight w:val="none"/>
          <w:lang w:val="en-US" w:eastAsia="zh-CN"/>
        </w:rPr>
        <w:t>：</w:t>
      </w:r>
    </w:p>
    <w:p w14:paraId="2D0A8DD3">
      <w:pPr>
        <w:pStyle w:val="4"/>
        <w:widowControl w:val="0"/>
        <w:numPr>
          <w:ilvl w:val="0"/>
          <w:numId w:val="0"/>
        </w:numPr>
        <w:spacing w:line="500" w:lineRule="exact"/>
        <w:ind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S11，</w:t>
      </w:r>
      <w:r>
        <w:rPr>
          <w:rFonts w:hint="default" w:eastAsia="楷体" w:cs="Times New Roman"/>
          <w:sz w:val="28"/>
          <w:szCs w:val="28"/>
          <w:highlight w:val="none"/>
          <w:lang w:val="en-US" w:eastAsia="zh-CN"/>
        </w:rPr>
        <w:t>获取预设</w:t>
      </w:r>
      <w:r>
        <w:rPr>
          <w:rFonts w:hint="eastAsia" w:eastAsia="楷体" w:cs="Times New Roman"/>
          <w:sz w:val="28"/>
          <w:szCs w:val="28"/>
          <w:highlight w:val="none"/>
          <w:lang w:val="en-US" w:eastAsia="zh-CN"/>
        </w:rPr>
        <w:t>的期望</w:t>
      </w:r>
      <w:r>
        <w:rPr>
          <w:rFonts w:hint="default" w:eastAsia="楷体" w:cs="Times New Roman"/>
          <w:sz w:val="28"/>
          <w:szCs w:val="28"/>
          <w:highlight w:val="none"/>
          <w:lang w:val="en-US" w:eastAsia="zh-CN"/>
        </w:rPr>
        <w:t>可视距离、隧道中心线拱顶与路面的净距</w:t>
      </w:r>
      <w:r>
        <w:rPr>
          <w:rFonts w:hint="eastAsia" w:hAnsi="Cambria Math"/>
          <w:i w:val="0"/>
          <w:sz w:val="24"/>
          <w:szCs w:val="32"/>
          <w:lang w:eastAsia="zh-CN"/>
        </w:rPr>
        <w:t>，</w:t>
      </w:r>
      <w:r>
        <w:rPr>
          <w:rFonts w:hint="default" w:eastAsia="楷体" w:cs="Times New Roman"/>
          <w:sz w:val="28"/>
          <w:szCs w:val="28"/>
          <w:highlight w:val="none"/>
          <w:lang w:val="en-US" w:eastAsia="zh-CN"/>
        </w:rPr>
        <w:t>以及驾驶员视线高度</w:t>
      </w:r>
      <w:r>
        <w:rPr>
          <w:szCs w:val="24"/>
        </w:rPr>
        <w:t> </w:t>
      </w:r>
      <w:r>
        <w:rPr>
          <w:rFonts w:hint="default" w:eastAsia="楷体" w:cs="Times New Roman"/>
          <w:sz w:val="28"/>
          <w:szCs w:val="28"/>
          <w:highlight w:val="none"/>
          <w:lang w:val="en-US" w:eastAsia="zh-CN"/>
        </w:rPr>
        <w:t>；基于所述</w:t>
      </w:r>
      <w:r>
        <w:rPr>
          <w:rFonts w:hint="eastAsia" w:eastAsia="楷体" w:cs="Times New Roman"/>
          <w:sz w:val="28"/>
          <w:szCs w:val="28"/>
          <w:highlight w:val="none"/>
          <w:lang w:val="en-US" w:eastAsia="zh-CN"/>
        </w:rPr>
        <w:t>期望</w:t>
      </w:r>
      <w:r>
        <w:rPr>
          <w:rFonts w:hint="default" w:eastAsia="楷体" w:cs="Times New Roman"/>
          <w:sz w:val="28"/>
          <w:szCs w:val="28"/>
          <w:highlight w:val="none"/>
          <w:lang w:val="en-US" w:eastAsia="zh-CN"/>
        </w:rPr>
        <w:t>可视距离、所述净距以及所述驾驶员视线高度，计算出驾驶员眼睛至所述反光</w:t>
      </w:r>
      <w:r>
        <w:rPr>
          <w:rFonts w:hint="eastAsia" w:eastAsia="楷体" w:cs="Times New Roman"/>
          <w:sz w:val="28"/>
          <w:szCs w:val="28"/>
          <w:highlight w:val="none"/>
          <w:lang w:val="en-US" w:eastAsia="zh-CN"/>
        </w:rPr>
        <w:t>组件</w:t>
      </w:r>
      <w:r>
        <w:rPr>
          <w:rFonts w:hint="default" w:eastAsia="楷体" w:cs="Times New Roman"/>
          <w:sz w:val="28"/>
          <w:szCs w:val="28"/>
          <w:highlight w:val="none"/>
          <w:lang w:val="en-US" w:eastAsia="zh-CN"/>
        </w:rPr>
        <w:t>的直</w:t>
      </w:r>
      <w:r>
        <w:rPr>
          <w:rFonts w:hint="default" w:eastAsia="楷体" w:cs="Times New Roman"/>
          <w:i w:val="0"/>
          <w:iCs w:val="0"/>
          <w:sz w:val="28"/>
          <w:szCs w:val="28"/>
          <w:highlight w:val="none"/>
          <w:lang w:val="en-US" w:eastAsia="zh-CN"/>
        </w:rPr>
        <w:t>线距离</w:t>
      </w:r>
      <m:oMath>
        <m:r>
          <m:rPr>
            <m:sty m:val="p"/>
          </m:rPr>
          <w:rPr>
            <w:rFonts w:hint="default" w:eastAsia="楷体" w:cs="Times New Roman"/>
            <w:sz w:val="28"/>
            <w:szCs w:val="28"/>
            <w:highlight w:val="none"/>
            <w:lang w:val="en-US" w:eastAsia="zh-CN"/>
          </w:rPr>
          <m:t>，计算公式为：</m:t>
        </m:r>
      </m:oMath>
    </w:p>
    <w:p w14:paraId="41F851B4">
      <w:pPr>
        <w:pStyle w:val="4"/>
        <w:widowControl w:val="0"/>
        <w:numPr>
          <w:ilvl w:val="0"/>
          <w:numId w:val="0"/>
        </w:numPr>
        <w:spacing w:line="500" w:lineRule="exact"/>
        <w:jc w:val="center"/>
        <w:rPr>
          <w:rFonts w:hint="default" w:hAnsi="DejaVu Math TeX Gyre" w:eastAsia="楷体" w:cs="Times New Roman"/>
          <w:i w:val="0"/>
          <w:sz w:val="28"/>
          <w:szCs w:val="28"/>
          <w:highlight w:val="none"/>
          <w:lang w:val="en-US" w:eastAsia="zh-CN"/>
        </w:rPr>
      </w:pPr>
      <m:oMathPara>
        <m:oMath>
          <m:r>
            <m:rPr>
              <m:sty m:val="p"/>
            </m:rPr>
            <w:rPr>
              <w:rFonts w:hint="default" w:eastAsia="楷体" w:cs="Times New Roman"/>
              <w:sz w:val="28"/>
              <w:szCs w:val="28"/>
              <w:highlight w:val="none"/>
              <w:lang w:val="en-US" w:eastAsia="zh-CN"/>
            </w:rPr>
            <m:t>L</m:t>
          </m:r>
          <m:r>
            <m:rPr>
              <m:sty m:val="p"/>
            </m:rPr>
            <w:rPr>
              <w:rFonts w:hint="default" w:ascii="DejaVu Math TeX Gyre" w:hAnsi="DejaVu Math TeX Gyre" w:eastAsia="楷体" w:cs="Times New Roman"/>
              <w:kern w:val="2"/>
              <w:sz w:val="28"/>
              <w:szCs w:val="28"/>
              <w:highlight w:val="none"/>
              <w:lang w:val="en-US" w:eastAsia="zh-CN" w:bidi="ar-SA"/>
            </w:rPr>
            <m:t>=</m:t>
          </m:r>
          <m:rad>
            <m:radPr>
              <m:degHide m:val="1"/>
              <m:ctrlPr>
                <w:rPr>
                  <w:rFonts w:hint="default" w:ascii="DejaVu Math TeX Gyre" w:hAnsi="DejaVu Math TeX Gyre" w:eastAsia="楷体" w:cs="Times New Roman"/>
                  <w:sz w:val="28"/>
                  <w:szCs w:val="28"/>
                  <w:highlight w:val="none"/>
                  <w:lang w:val="en-US" w:eastAsia="zh-CN"/>
                </w:rPr>
              </m:ctrlPr>
            </m:radPr>
            <m:deg>
              <m:ctrlPr>
                <w:rPr>
                  <w:rFonts w:hint="default" w:ascii="DejaVu Math TeX Gyre" w:hAnsi="DejaVu Math TeX Gyre" w:eastAsia="楷体" w:cs="Times New Roman"/>
                  <w:sz w:val="28"/>
                  <w:szCs w:val="28"/>
                  <w:highlight w:val="none"/>
                  <w:lang w:val="en-US" w:eastAsia="zh-CN"/>
                </w:rPr>
              </m:ctrlPr>
            </m:deg>
            <m:e>
              <m:sSup>
                <m:sSupPr>
                  <m:ctrlPr>
                    <w:rPr>
                      <w:rFonts w:hint="default" w:ascii="DejaVu Math TeX Gyre" w:hAnsi="DejaVu Math TeX Gyre" w:eastAsia="楷体" w:cs="Times New Roman"/>
                      <w:sz w:val="28"/>
                      <w:szCs w:val="28"/>
                      <w:highlight w:val="none"/>
                      <w:lang w:val="en-US" w:eastAsia="zh-CN"/>
                    </w:rPr>
                  </m:ctrlPr>
                </m:sSupPr>
                <m:e>
                  <m:r>
                    <m:rPr>
                      <m:sty m:val="p"/>
                    </m:rPr>
                    <w:rPr>
                      <w:rFonts w:hint="default" w:eastAsia="楷体" w:cs="Times New Roman"/>
                      <w:sz w:val="28"/>
                      <w:szCs w:val="28"/>
                      <w:highlight w:val="none"/>
                      <w:lang w:val="en-US" w:eastAsia="zh-CN"/>
                    </w:rPr>
                    <m:t>S</m:t>
                  </m:r>
                  <m:ctrlPr>
                    <w:rPr>
                      <w:rFonts w:hint="default" w:ascii="DejaVu Math TeX Gyre" w:hAnsi="DejaVu Math TeX Gyre" w:eastAsia="楷体" w:cs="Times New Roman"/>
                      <w:sz w:val="28"/>
                      <w:szCs w:val="28"/>
                      <w:highlight w:val="none"/>
                      <w:lang w:val="en-US" w:eastAsia="zh-CN"/>
                    </w:rPr>
                  </m:ctrlPr>
                </m:e>
                <m:sup>
                  <m:r>
                    <m:rPr>
                      <m:sty m:val="p"/>
                    </m:rPr>
                    <w:rPr>
                      <w:rFonts w:hint="default" w:eastAsia="楷体" w:cs="Times New Roman"/>
                      <w:sz w:val="28"/>
                      <w:szCs w:val="28"/>
                      <w:highlight w:val="none"/>
                      <w:lang w:val="en-US" w:eastAsia="zh-CN"/>
                    </w:rPr>
                    <m:t>2</m:t>
                  </m:r>
                  <m:ctrlPr>
                    <w:rPr>
                      <w:rFonts w:hint="default" w:ascii="DejaVu Math TeX Gyre" w:hAnsi="DejaVu Math TeX Gyre" w:eastAsia="楷体" w:cs="Times New Roman"/>
                      <w:sz w:val="28"/>
                      <w:szCs w:val="28"/>
                      <w:highlight w:val="none"/>
                      <w:lang w:val="en-US" w:eastAsia="zh-CN"/>
                    </w:rPr>
                  </m:ctrlPr>
                </m:sup>
              </m:sSup>
              <m:r>
                <m:rPr>
                  <m:sty m:val="p"/>
                </m:rPr>
                <w:rPr>
                  <w:rFonts w:hint="default" w:eastAsia="楷体" w:cs="Times New Roman"/>
                  <w:sz w:val="28"/>
                  <w:szCs w:val="28"/>
                  <w:highlight w:val="none"/>
                  <w:lang w:val="en-US" w:eastAsia="zh-CN"/>
                </w:rPr>
                <m:t>+</m:t>
              </m:r>
              <m:sSup>
                <m:sSupPr>
                  <m:ctrlPr>
                    <w:rPr>
                      <w:rFonts w:hint="default" w:ascii="DejaVu Math TeX Gyre" w:hAnsi="DejaVu Math TeX Gyre" w:eastAsia="楷体" w:cs="Times New Roman"/>
                      <w:sz w:val="28"/>
                      <w:szCs w:val="28"/>
                      <w:highlight w:val="none"/>
                      <w:lang w:val="en-US" w:eastAsia="zh-CN"/>
                    </w:rPr>
                  </m:ctrlPr>
                </m:sSupPr>
                <m:e>
                  <m:r>
                    <m:rPr>
                      <m:sty m:val="p"/>
                    </m:rPr>
                    <w:rPr>
                      <w:rFonts w:hint="default" w:eastAsia="楷体" w:cs="Times New Roman"/>
                      <w:sz w:val="28"/>
                      <w:szCs w:val="28"/>
                      <w:highlight w:val="none"/>
                      <w:lang w:val="en-US" w:eastAsia="zh-CN"/>
                    </w:rPr>
                    <m:t>(H−h)</m:t>
                  </m:r>
                  <m:ctrlPr>
                    <w:rPr>
                      <w:rFonts w:hint="default" w:ascii="DejaVu Math TeX Gyre" w:hAnsi="DejaVu Math TeX Gyre" w:eastAsia="楷体" w:cs="Times New Roman"/>
                      <w:sz w:val="28"/>
                      <w:szCs w:val="28"/>
                      <w:highlight w:val="none"/>
                      <w:lang w:val="en-US" w:eastAsia="zh-CN"/>
                    </w:rPr>
                  </m:ctrlPr>
                </m:e>
                <m:sup>
                  <m:r>
                    <m:rPr>
                      <m:sty m:val="p"/>
                    </m:rPr>
                    <w:rPr>
                      <w:rFonts w:hint="default" w:eastAsia="楷体" w:cs="Times New Roman"/>
                      <w:sz w:val="28"/>
                      <w:szCs w:val="28"/>
                      <w:highlight w:val="none"/>
                      <w:lang w:val="en-US" w:eastAsia="zh-CN"/>
                    </w:rPr>
                    <m:t>2</m:t>
                  </m:r>
                  <m:ctrlPr>
                    <w:rPr>
                      <w:rFonts w:hint="default" w:ascii="DejaVu Math TeX Gyre" w:hAnsi="DejaVu Math TeX Gyre" w:eastAsia="楷体" w:cs="Times New Roman"/>
                      <w:sz w:val="28"/>
                      <w:szCs w:val="28"/>
                      <w:highlight w:val="none"/>
                      <w:lang w:val="en-US" w:eastAsia="zh-CN"/>
                    </w:rPr>
                  </m:ctrlPr>
                </m:sup>
              </m:sSup>
              <m:ctrlPr>
                <w:rPr>
                  <w:rFonts w:hint="default" w:ascii="DejaVu Math TeX Gyre" w:hAnsi="DejaVu Math TeX Gyre" w:eastAsia="楷体" w:cs="Times New Roman"/>
                  <w:sz w:val="28"/>
                  <w:szCs w:val="28"/>
                  <w:highlight w:val="none"/>
                  <w:lang w:val="en-US" w:eastAsia="zh-CN"/>
                </w:rPr>
              </m:ctrlPr>
            </m:e>
          </m:rad>
        </m:oMath>
      </m:oMathPara>
    </w:p>
    <w:p w14:paraId="69A5EFEB">
      <w:pPr>
        <w:pStyle w:val="4"/>
        <w:widowControl w:val="0"/>
        <w:numPr>
          <w:ilvl w:val="0"/>
          <w:numId w:val="0"/>
        </w:numPr>
        <w:spacing w:line="500" w:lineRule="exact"/>
        <w:jc w:val="left"/>
        <w:rPr>
          <w:rFonts w:hint="default" w:hAnsi="DejaVu Math TeX Gyre" w:eastAsia="楷体" w:cs="Times New Roman"/>
          <w:i w:val="0"/>
          <w:sz w:val="28"/>
          <w:szCs w:val="28"/>
          <w:highlight w:val="none"/>
          <w:lang w:val="en-US" w:eastAsia="zh-CN"/>
        </w:rPr>
      </w:pPr>
      <w:r>
        <w:rPr>
          <w:rFonts w:hint="eastAsia" w:hAnsi="DejaVu Math TeX Gyre" w:eastAsia="楷体" w:cs="Times New Roman"/>
          <w:i w:val="0"/>
          <w:sz w:val="28"/>
          <w:szCs w:val="28"/>
          <w:highlight w:val="none"/>
          <w:lang w:val="en-US" w:eastAsia="zh-CN"/>
        </w:rPr>
        <w:t xml:space="preserve">    式中，L为驾驶员眼睛至所述反光组件的直线距离；S为预设的期望可视距离；H为隧道中心线拱顶与路面的净距；h为驾驶员视线高度；</w:t>
      </w:r>
    </w:p>
    <w:p w14:paraId="1FF5CF8A">
      <w:pPr>
        <w:pStyle w:val="4"/>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S12，获取人眼最小分辨角以及预设的反光组件安全系数；基于所述直线距离、所述人眼最小分辨角以及所述反光组件安全系数，计算出所述最大静态间距，计算公式为：</w:t>
      </w:r>
    </w:p>
    <w:p w14:paraId="0481884D">
      <w:pPr>
        <w:ind w:firstLine="480"/>
        <w:jc w:val="center"/>
        <w:rPr>
          <w:rFonts w:hint="default" w:hAnsi="DejaVu Math TeX Gyre" w:eastAsia="楷体" w:cs="Times New Roman"/>
          <w:i w:val="0"/>
          <w:kern w:val="2"/>
          <w:sz w:val="28"/>
          <w:szCs w:val="28"/>
          <w:highlight w:val="none"/>
          <w:lang w:val="en-US" w:eastAsia="zh-CN" w:bidi="ar-SA"/>
        </w:rPr>
      </w:pPr>
      <m:oMathPara>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max</m:t>
              </m:r>
              <m:r>
                <m:rPr>
                  <m:sty m:val="p"/>
                </m:rPr>
                <w:rPr>
                  <w:rFonts w:hint="default" w:ascii="Times New Roman" w:hAnsi="Times New Roman" w:eastAsia="楷体" w:cs="Times New Roman"/>
                  <w:kern w:val="2"/>
                  <w:sz w:val="28"/>
                  <w:szCs w:val="28"/>
                  <w:highlight w:val="none"/>
                  <w:lang w:val="en-US" w:eastAsia="zh-CN" w:bidi="ar-SA"/>
                </w:rPr>
                <m:t>−sta</m:t>
              </m:r>
              <m:ctrlPr>
                <w:rPr>
                  <w:rFonts w:hint="default" w:ascii="DejaVu Math TeX Gyre" w:hAnsi="DejaVu Math TeX Gyre" w:eastAsia="楷体" w:cs="Times New Roman"/>
                  <w:kern w:val="2"/>
                  <w:sz w:val="28"/>
                  <w:szCs w:val="28"/>
                  <w:highlight w:val="none"/>
                  <w:lang w:val="en-US" w:eastAsia="zh-CN" w:bidi="ar-SA"/>
                </w:rPr>
              </m:ctrlPr>
            </m:sub>
          </m:sSub>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eastAsia" w:ascii="DejaVu Math TeX Gyre" w:hAnsi="DejaVu Math TeX Gyre" w:eastAsia="楷体" w:cs="Times New Roman"/>
              <w:kern w:val="2"/>
              <w:sz w:val="28"/>
              <w:szCs w:val="28"/>
              <w:highlight w:val="none"/>
              <w:lang w:val="en-US" w:eastAsia="zh-CN" w:bidi="ar-SA"/>
            </w:rPr>
            <m:t>k</m:t>
          </m:r>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default" w:eastAsia="楷体" w:cs="Times New Roman"/>
              <w:sz w:val="28"/>
              <w:szCs w:val="28"/>
              <w:highlight w:val="none"/>
              <w:lang w:val="en-US" w:eastAsia="zh-CN"/>
            </w:rPr>
            <m:t>L</m:t>
          </m:r>
          <m:r>
            <m:rPr>
              <m:sty m:val="p"/>
            </m:rPr>
            <w:rPr>
              <w:rFonts w:hint="default" w:ascii="Times New Roman" w:hAnsi="Times New Roman" w:eastAsia="楷体" w:cs="Times New Roman"/>
              <w:kern w:val="2"/>
              <w:sz w:val="28"/>
              <w:szCs w:val="28"/>
              <w:highlight w:val="none"/>
              <w:lang w:val="en-US" w:eastAsia="zh-CN" w:bidi="ar-SA"/>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δ</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m:t>
              </m:r>
              <m:r>
                <m:rPr>
                  <m:sty m:val="p"/>
                </m:rPr>
                <w:rPr>
                  <w:rFonts w:hint="default" w:ascii="Times New Roman" w:hAnsi="Times New Roman" w:eastAsia="楷体" w:cs="Times New Roman"/>
                  <w:kern w:val="2"/>
                  <w:sz w:val="28"/>
                  <w:szCs w:val="28"/>
                  <w:highlight w:val="none"/>
                  <w:lang w:val="en-US" w:eastAsia="zh-CN" w:bidi="ar-SA"/>
                </w:rPr>
                <m:t>in</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51B10827">
      <w:pPr>
        <w:spacing w:line="500" w:lineRule="exact"/>
        <w:ind w:firstLine="482"/>
        <w:jc w:val="left"/>
        <w:rPr>
          <w:rFonts w:hint="eastAsia" w:hAnsi="Times New Roman" w:eastAsia="楷体" w:cs="Times New Roman"/>
          <w:i w:val="0"/>
          <w:kern w:val="2"/>
          <w:sz w:val="28"/>
          <w:szCs w:val="28"/>
          <w:highlight w:val="none"/>
          <w:lang w:val="en-US" w:eastAsia="zh-CN" w:bidi="ar-SA"/>
        </w:rPr>
      </w:pPr>
      <w:r>
        <w:rPr>
          <w:rFonts w:hint="eastAsia" w:hAnsi="Times New Roman" w:eastAsia="楷体" w:cs="Times New Roman"/>
          <w:i w:val="0"/>
          <w:kern w:val="2"/>
          <w:sz w:val="28"/>
          <w:szCs w:val="28"/>
          <w:highlight w:val="none"/>
          <w:lang w:val="en-US" w:eastAsia="zh-CN" w:bidi="ar-SA"/>
        </w:rPr>
        <w:t>式中，</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max</m:t>
            </m:r>
            <m:r>
              <m:rPr>
                <m:sty m:val="p"/>
              </m:rPr>
              <w:rPr>
                <w:rFonts w:hint="default" w:ascii="Times New Roman" w:hAnsi="Times New Roman" w:eastAsia="楷体" w:cs="Times New Roman"/>
                <w:kern w:val="2"/>
                <w:sz w:val="28"/>
                <w:szCs w:val="28"/>
                <w:highlight w:val="none"/>
                <w:lang w:val="en-US" w:eastAsia="zh-CN" w:bidi="ar-SA"/>
              </w:rPr>
              <m:t>−sta</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Times New Roman" w:eastAsia="楷体" w:cs="Times New Roman"/>
          <w:i w:val="0"/>
          <w:kern w:val="2"/>
          <w:sz w:val="28"/>
          <w:szCs w:val="28"/>
          <w:highlight w:val="none"/>
          <w:lang w:val="en-US" w:eastAsia="zh-CN" w:bidi="ar-SA"/>
        </w:rPr>
        <w:t>为最大静态间距；</w:t>
      </w:r>
      <m:oMath>
        <m:r>
          <m:rPr>
            <m:sty m:val="p"/>
          </m:rPr>
          <w:rPr>
            <w:rFonts w:hint="eastAsia" w:ascii="DejaVu Math TeX Gyre" w:hAnsi="DejaVu Math TeX Gyre" w:eastAsia="楷体" w:cs="Times New Roman"/>
            <w:kern w:val="2"/>
            <w:sz w:val="28"/>
            <w:szCs w:val="28"/>
            <w:highlight w:val="none"/>
            <w:lang w:val="en-US" w:eastAsia="zh-CN" w:bidi="ar-SA"/>
          </w:rPr>
          <m:t>k</m:t>
        </m:r>
      </m:oMath>
      <w:r>
        <w:rPr>
          <w:rFonts w:hint="eastAsia" w:hAnsi="Times New Roman" w:eastAsia="楷体" w:cs="Times New Roman"/>
          <w:i w:val="0"/>
          <w:kern w:val="2"/>
          <w:sz w:val="28"/>
          <w:szCs w:val="28"/>
          <w:highlight w:val="none"/>
          <w:lang w:val="en-US" w:eastAsia="zh-CN" w:bidi="ar-SA"/>
        </w:rPr>
        <w:t>为预设的反光组件安全系数；L为所述直线距离；</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δ</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m:t>
            </m:r>
            <m:r>
              <m:rPr>
                <m:sty m:val="p"/>
              </m:rPr>
              <w:rPr>
                <w:rFonts w:hint="default" w:ascii="Times New Roman" w:hAnsi="Times New Roman" w:eastAsia="楷体" w:cs="Times New Roman"/>
                <w:kern w:val="2"/>
                <w:sz w:val="28"/>
                <w:szCs w:val="28"/>
                <w:highlight w:val="none"/>
                <w:lang w:val="en-US" w:eastAsia="zh-CN" w:bidi="ar-SA"/>
              </w:rPr>
              <m:t>in</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Times New Roman" w:eastAsia="楷体" w:cs="Times New Roman"/>
          <w:i w:val="0"/>
          <w:kern w:val="2"/>
          <w:sz w:val="28"/>
          <w:szCs w:val="28"/>
          <w:highlight w:val="none"/>
          <w:lang w:val="en-US" w:eastAsia="zh-CN" w:bidi="ar-SA"/>
        </w:rPr>
        <w:t>为人眼最小分辨角</w:t>
      </w:r>
      <w:r>
        <w:rPr>
          <w:rFonts w:hint="eastAsia" w:eastAsia="楷体" w:cs="Times New Roman"/>
          <w:i w:val="0"/>
          <w:kern w:val="2"/>
          <w:sz w:val="28"/>
          <w:szCs w:val="28"/>
          <w:highlight w:val="none"/>
          <w:lang w:val="en-US" w:eastAsia="zh-CN" w:bidi="ar-SA"/>
        </w:rPr>
        <w:t>；</w:t>
      </w:r>
    </w:p>
    <w:p w14:paraId="442A21DD">
      <w:pPr>
        <w:spacing w:line="500" w:lineRule="exact"/>
        <w:ind w:firstLine="482"/>
        <w:jc w:val="left"/>
        <w:rPr>
          <w:rFonts w:hint="default" w:hAnsi="DejaVu Math TeX Gyre" w:eastAsia="楷体" w:cs="Times New Roman"/>
          <w:i w:val="0"/>
          <w:kern w:val="2"/>
          <w:sz w:val="28"/>
          <w:szCs w:val="28"/>
          <w:highlight w:val="none"/>
          <w:lang w:val="en-US" w:eastAsia="zh-CN" w:bidi="ar-SA"/>
        </w:rPr>
      </w:pPr>
      <w:r>
        <w:rPr>
          <w:rFonts w:hint="default" w:ascii="Times New Roman" w:hAnsi="Times New Roman" w:eastAsia="楷体" w:cs="Times New Roman"/>
          <w:kern w:val="2"/>
          <w:sz w:val="28"/>
          <w:szCs w:val="28"/>
          <w:highlight w:val="none"/>
          <w:lang w:val="en-US" w:eastAsia="zh-CN" w:bidi="ar-SA"/>
        </w:rPr>
        <w:t>将所述最大静态间距与预设的工程布设放大系数</w:t>
      </w:r>
      <m:oMath>
        <m:r>
          <m:rPr>
            <m:sty m:val="p"/>
          </m:rPr>
          <w:rPr>
            <w:rFonts w:hint="eastAsia" w:ascii="Times New Roman" w:hAnsi="Times New Roman" w:eastAsia="楷体" w:cs="Times New Roman"/>
            <w:kern w:val="2"/>
            <w:sz w:val="28"/>
            <w:szCs w:val="28"/>
            <w:highlight w:val="none"/>
            <w:lang w:val="en-US" w:eastAsia="zh-CN" w:bidi="ar-SA"/>
          </w:rPr>
          <m:t>μ</m:t>
        </m:r>
      </m:oMath>
      <w:r>
        <w:rPr>
          <w:rFonts w:hint="default" w:ascii="Times New Roman" w:hAnsi="Times New Roman" w:eastAsia="楷体" w:cs="Times New Roman"/>
          <w:kern w:val="2"/>
          <w:sz w:val="28"/>
          <w:szCs w:val="28"/>
          <w:highlight w:val="none"/>
          <w:lang w:val="en-US" w:eastAsia="zh-CN" w:bidi="ar-SA"/>
        </w:rPr>
        <w:t>相乘，得到所述反光组件的实际相邻间距。</w:t>
      </w:r>
    </w:p>
    <w:p w14:paraId="1AEE94EF">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kern w:val="2"/>
          <w:sz w:val="28"/>
          <w:szCs w:val="28"/>
          <w:highlight w:val="none"/>
          <w:lang w:val="en-US" w:eastAsia="zh-CN" w:bidi="ar-SA"/>
        </w:rPr>
      </w:pPr>
      <w:r>
        <w:rPr>
          <w:rFonts w:hint="eastAsia" w:eastAsia="楷体" w:cs="Times New Roman"/>
          <w:kern w:val="2"/>
          <w:sz w:val="28"/>
          <w:szCs w:val="28"/>
          <w:highlight w:val="none"/>
          <w:lang w:val="en-US" w:eastAsia="zh-CN" w:bidi="ar-SA"/>
        </w:rPr>
        <w:t>进一步地，</w:t>
      </w:r>
      <w:r>
        <w:rPr>
          <w:rFonts w:hint="default" w:ascii="Times New Roman" w:hAnsi="Times New Roman" w:eastAsia="楷体" w:cs="Times New Roman"/>
          <w:kern w:val="2"/>
          <w:sz w:val="28"/>
          <w:szCs w:val="28"/>
          <w:highlight w:val="none"/>
          <w:lang w:val="en-US" w:eastAsia="zh-CN" w:bidi="ar-SA"/>
        </w:rPr>
        <w:t>步骤S2包括以下步骤：</w:t>
      </w:r>
    </w:p>
    <w:p w14:paraId="478F0BD2">
      <w:pPr>
        <w:pStyle w:val="4"/>
        <w:widowControl w:val="0"/>
        <w:numPr>
          <w:ilvl w:val="0"/>
          <w:numId w:val="0"/>
        </w:numPr>
        <w:spacing w:line="500" w:lineRule="exact"/>
        <w:ind w:firstLine="560" w:firstLineChars="200"/>
        <w:jc w:val="both"/>
        <w:rPr>
          <w:rFonts w:hint="eastAsia" w:eastAsia="楷体" w:cs="Times New Roman"/>
          <w:kern w:val="2"/>
          <w:sz w:val="28"/>
          <w:szCs w:val="28"/>
          <w:highlight w:val="none"/>
          <w:lang w:val="en-US" w:eastAsia="zh-CN" w:bidi="ar-SA"/>
        </w:rPr>
      </w:pPr>
      <w:r>
        <w:rPr>
          <w:rFonts w:hint="eastAsia" w:eastAsia="楷体" w:cs="Times New Roman"/>
          <w:kern w:val="2"/>
          <w:sz w:val="28"/>
          <w:szCs w:val="28"/>
          <w:highlight w:val="none"/>
          <w:lang w:val="en-US" w:eastAsia="zh-CN" w:bidi="ar-SA"/>
        </w:rPr>
        <w:t>S21，获取隧道的设计时速与预设的人眼视觉暂留时间；基于所述设计时速与所述人眼视觉暂留时间，计算出车辆在所述人眼视觉暂留时间内的行驶距离，计算公式为：</w:t>
      </w:r>
    </w:p>
    <w:p w14:paraId="0C0EBD1D">
      <w:pPr>
        <w:pStyle w:val="4"/>
        <w:widowControl w:val="0"/>
        <w:numPr>
          <w:ilvl w:val="0"/>
          <w:numId w:val="0"/>
        </w:numPr>
        <w:spacing w:line="500" w:lineRule="exact"/>
        <w:jc w:val="center"/>
        <w:rPr>
          <w:rFonts w:hint="default" w:ascii="DejaVu Math TeX Gyre" w:hAnsi="DejaVu Math TeX Gyre" w:eastAsia="楷体" w:cs="Times New Roman"/>
          <w:kern w:val="2"/>
          <w:sz w:val="28"/>
          <w:szCs w:val="28"/>
          <w:highlight w:val="none"/>
          <w:lang w:val="en-US" w:eastAsia="zh-CN" w:bidi="ar-SA"/>
        </w:rPr>
      </w:pPr>
      <w:r>
        <w:rPr>
          <w:rFonts w:hint="default" w:ascii="DejaVu Math TeX Gyre" w:hAnsi="DejaVu Math TeX Gyre" w:eastAsia="楷体" w:cs="Times New Roman"/>
          <w:kern w:val="2"/>
          <w:sz w:val="28"/>
          <w:szCs w:val="28"/>
          <w:highlight w:val="none"/>
          <w:lang w:val="en-US" w:eastAsia="zh-CN" w:bidi="ar-SA"/>
        </w:rPr>
        <w:t>Lτ=v∙τ</w:t>
      </w:r>
    </w:p>
    <w:p w14:paraId="73F85C9B">
      <w:pPr>
        <w:pStyle w:val="4"/>
        <w:widowControl w:val="0"/>
        <w:numPr>
          <w:ilvl w:val="0"/>
          <w:numId w:val="0"/>
        </w:numPr>
        <w:spacing w:line="500" w:lineRule="exact"/>
        <w:jc w:val="left"/>
        <w:rPr>
          <w:rFonts w:hint="default" w:ascii="DejaVu Math TeX Gyre" w:hAnsi="DejaVu Math TeX Gyre" w:eastAsia="楷体" w:cs="Times New Roman"/>
          <w:kern w:val="2"/>
          <w:sz w:val="28"/>
          <w:szCs w:val="28"/>
          <w:highlight w:val="none"/>
          <w:lang w:val="en-US" w:eastAsia="zh-CN" w:bidi="ar-SA"/>
        </w:rPr>
      </w:pPr>
      <w:r>
        <w:rPr>
          <w:rFonts w:hint="eastAsia" w:ascii="DejaVu Math TeX Gyre" w:hAnsi="DejaVu Math TeX Gyre" w:eastAsia="楷体" w:cs="Times New Roman"/>
          <w:kern w:val="2"/>
          <w:sz w:val="28"/>
          <w:szCs w:val="28"/>
          <w:highlight w:val="none"/>
          <w:lang w:val="en-US" w:eastAsia="zh-CN" w:bidi="ar-SA"/>
        </w:rPr>
        <w:t xml:space="preserve">    式中，</w:t>
      </w:r>
      <w:r>
        <w:rPr>
          <w:rFonts w:hint="default" w:ascii="DejaVu Math TeX Gyre" w:hAnsi="DejaVu Math TeX Gyre" w:eastAsia="楷体" w:cs="Times New Roman"/>
          <w:kern w:val="2"/>
          <w:sz w:val="28"/>
          <w:szCs w:val="28"/>
          <w:highlight w:val="none"/>
          <w:lang w:val="en-US" w:eastAsia="zh-CN" w:bidi="ar-SA"/>
        </w:rPr>
        <w:t>Lτ</w:t>
      </w:r>
      <w:r>
        <w:rPr>
          <w:rFonts w:hint="eastAsia" w:ascii="DejaVu Math TeX Gyre" w:hAnsi="DejaVu Math TeX Gyre" w:eastAsia="楷体" w:cs="Times New Roman"/>
          <w:kern w:val="2"/>
          <w:sz w:val="28"/>
          <w:szCs w:val="28"/>
          <w:highlight w:val="none"/>
          <w:lang w:val="en-US" w:eastAsia="zh-CN" w:bidi="ar-SA"/>
        </w:rPr>
        <w:t>为车辆在所述人眼视觉暂留时间内的行驶距离；</w:t>
      </w:r>
      <w:r>
        <w:rPr>
          <w:rFonts w:hint="default" w:ascii="DejaVu Math TeX Gyre" w:hAnsi="DejaVu Math TeX Gyre" w:eastAsia="楷体" w:cs="Times New Roman"/>
          <w:kern w:val="2"/>
          <w:sz w:val="28"/>
          <w:szCs w:val="28"/>
          <w:highlight w:val="none"/>
          <w:lang w:val="en-US" w:eastAsia="zh-CN" w:bidi="ar-SA"/>
        </w:rPr>
        <w:t>v</w:t>
      </w:r>
      <w:r>
        <w:rPr>
          <w:rFonts w:hint="eastAsia" w:ascii="DejaVu Math TeX Gyre" w:hAnsi="DejaVu Math TeX Gyre" w:eastAsia="楷体" w:cs="Times New Roman"/>
          <w:kern w:val="2"/>
          <w:sz w:val="28"/>
          <w:szCs w:val="28"/>
          <w:highlight w:val="none"/>
          <w:lang w:val="en-US" w:eastAsia="zh-CN" w:bidi="ar-SA"/>
        </w:rPr>
        <w:t>为隧道的设计时速；</w:t>
      </w:r>
      <w:r>
        <w:rPr>
          <w:rFonts w:hint="default" w:ascii="DejaVu Math TeX Gyre" w:hAnsi="DejaVu Math TeX Gyre" w:eastAsia="楷体" w:cs="Times New Roman"/>
          <w:kern w:val="2"/>
          <w:sz w:val="28"/>
          <w:szCs w:val="28"/>
          <w:highlight w:val="none"/>
          <w:lang w:val="en-US" w:eastAsia="zh-CN" w:bidi="ar-SA"/>
        </w:rPr>
        <w:t>τ</w:t>
      </w:r>
      <w:r>
        <w:rPr>
          <w:rFonts w:hint="eastAsia" w:ascii="DejaVu Math TeX Gyre" w:hAnsi="DejaVu Math TeX Gyre" w:eastAsia="楷体" w:cs="Times New Roman"/>
          <w:kern w:val="2"/>
          <w:sz w:val="28"/>
          <w:szCs w:val="28"/>
          <w:highlight w:val="none"/>
          <w:lang w:val="en-US" w:eastAsia="zh-CN" w:bidi="ar-SA"/>
        </w:rPr>
        <w:t>为预设的人眼视觉暂留时间；</w:t>
      </w:r>
    </w:p>
    <w:p w14:paraId="301A5216">
      <w:pPr>
        <w:pStyle w:val="4"/>
        <w:widowControl w:val="0"/>
        <w:numPr>
          <w:ilvl w:val="0"/>
          <w:numId w:val="0"/>
        </w:numPr>
        <w:spacing w:line="500" w:lineRule="exact"/>
        <w:ind w:firstLine="56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S22，将所述行驶距离作为所述最大动态间距，即：</w:t>
      </w:r>
    </w:p>
    <w:p w14:paraId="46C71C8F">
      <w:pPr>
        <w:ind w:firstLine="480"/>
        <w:jc w:val="center"/>
        <w:rPr>
          <w:rFonts w:hint="default" w:hAnsi="DejaVu Math TeX Gyre" w:eastAsia="楷体" w:cs="Times New Roman"/>
          <w:i w:val="0"/>
          <w:kern w:val="2"/>
          <w:sz w:val="28"/>
          <w:szCs w:val="28"/>
          <w:highlight w:val="none"/>
          <w:lang w:val="en-US" w:eastAsia="zh-CN" w:bidi="ar-SA"/>
        </w:rPr>
      </w:pPr>
      <m:oMathPara>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DejaVu Math TeX Gyre" w:hAnsi="DejaVu Math TeX Gyre" w:eastAsia="楷体" w:cs="Times New Roman"/>
                  <w:kern w:val="2"/>
                  <w:sz w:val="28"/>
                  <w:szCs w:val="28"/>
                  <w:highlight w:val="none"/>
                  <w:lang w:val="en-US" w:eastAsia="zh-CN" w:bidi="ar-SA"/>
                </w:rPr>
                <m:t>max</m:t>
              </m:r>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eastAsia" w:ascii="DejaVu Math TeX Gyre" w:hAnsi="DejaVu Math TeX Gyre" w:eastAsia="楷体" w:cs="Times New Roman"/>
                  <w:kern w:val="2"/>
                  <w:sz w:val="28"/>
                  <w:szCs w:val="28"/>
                  <w:highlight w:val="none"/>
                  <w:lang w:val="en-US" w:eastAsia="zh-CN" w:bidi="ar-SA"/>
                </w:rPr>
                <m:t>dyn</m:t>
              </m:r>
              <m:ctrlPr>
                <w:rPr>
                  <w:rFonts w:hint="default" w:ascii="DejaVu Math TeX Gyre" w:hAnsi="DejaVu Math TeX Gyre" w:eastAsia="楷体" w:cs="Times New Roman"/>
                  <w:kern w:val="2"/>
                  <w:sz w:val="28"/>
                  <w:szCs w:val="28"/>
                  <w:highlight w:val="none"/>
                  <w:lang w:val="en-US" w:eastAsia="zh-CN" w:bidi="ar-SA"/>
                </w:rPr>
              </m:ctrlPr>
            </m:sub>
          </m:sSub>
          <m:r>
            <m:rPr>
              <m:sty m:val="p"/>
            </m:rPr>
            <w:rPr>
              <w:rFonts w:hint="default" w:ascii="DejaVu Math TeX Gyre" w:hAnsi="DejaVu Math TeX Gyre" w:eastAsia="楷体" w:cs="Times New Roman"/>
              <w:kern w:val="2"/>
              <w:sz w:val="28"/>
              <w:szCs w:val="28"/>
              <w:highlight w:val="none"/>
              <w:lang w:val="en-US" w:eastAsia="zh-CN" w:bidi="ar-SA"/>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33CA2D48">
      <w:pPr>
        <w:spacing w:line="500" w:lineRule="exact"/>
        <w:ind w:firstLine="482"/>
        <w:jc w:val="left"/>
        <w:rPr>
          <w:rFonts w:hint="default" w:ascii="DejaVu Math TeX Gyre" w:hAnsi="DejaVu Math TeX Gyre" w:eastAsia="楷体" w:cs="Times New Roman"/>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式中，</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DejaVu Math TeX Gyre" w:hAnsi="DejaVu Math TeX Gyre" w:eastAsia="楷体" w:cs="Times New Roman"/>
                <w:kern w:val="2"/>
                <w:sz w:val="28"/>
                <w:szCs w:val="28"/>
                <w:highlight w:val="none"/>
                <w:lang w:val="en-US" w:eastAsia="zh-CN" w:bidi="ar-SA"/>
              </w:rPr>
              <m:t>max</m:t>
            </m:r>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eastAsia" w:ascii="DejaVu Math TeX Gyre" w:hAnsi="DejaVu Math TeX Gyre" w:eastAsia="楷体" w:cs="Times New Roman"/>
                <w:kern w:val="2"/>
                <w:sz w:val="28"/>
                <w:szCs w:val="28"/>
                <w:highlight w:val="none"/>
                <w:lang w:val="en-US" w:eastAsia="zh-CN" w:bidi="ar-SA"/>
              </w:rPr>
              <m:t>dyn</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DejaVu Math TeX Gyre" w:eastAsia="楷体" w:cs="Times New Roman"/>
          <w:i w:val="0"/>
          <w:kern w:val="2"/>
          <w:sz w:val="28"/>
          <w:szCs w:val="28"/>
          <w:highlight w:val="none"/>
          <w:lang w:val="en-US" w:eastAsia="zh-CN" w:bidi="ar-SA"/>
        </w:rPr>
        <w:t>为最大动态间距；</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DejaVu Math TeX Gyre" w:eastAsia="楷体" w:cs="Times New Roman"/>
          <w:i w:val="0"/>
          <w:kern w:val="2"/>
          <w:sz w:val="28"/>
          <w:szCs w:val="28"/>
          <w:highlight w:val="none"/>
          <w:lang w:val="en-US" w:eastAsia="zh-CN" w:bidi="ar-SA"/>
        </w:rPr>
        <w:t>为所述行驶距离。</w:t>
      </w:r>
    </w:p>
    <w:p w14:paraId="51C9D3E5">
      <w:pPr>
        <w:pStyle w:val="4"/>
        <w:widowControl w:val="0"/>
        <w:numPr>
          <w:ilvl w:val="-1"/>
          <w:numId w:val="0"/>
        </w:numPr>
        <w:spacing w:line="500" w:lineRule="exact"/>
        <w:ind w:left="0" w:leftChars="0"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进一步地，所述车辆行驶状态参数包括车辆运行速度以及状态持续时间；</w:t>
      </w:r>
    </w:p>
    <w:p w14:paraId="4BE06533">
      <w:pPr>
        <w:pStyle w:val="4"/>
        <w:widowControl w:val="0"/>
        <w:numPr>
          <w:ilvl w:val="-1"/>
          <w:numId w:val="0"/>
        </w:numPr>
        <w:spacing w:line="500" w:lineRule="exact"/>
        <w:ind w:left="0" w:leftChars="0"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所述车辆行驶状态参数满足预设的畅通阈值，具体为：所述车辆运行速度大于或等于预设的畅通速度阈值，且对应的状态持续时间大于或等于预设的时间阈值；</w:t>
      </w:r>
    </w:p>
    <w:p w14:paraId="01CC72AE">
      <w:pPr>
        <w:pStyle w:val="4"/>
        <w:widowControl w:val="0"/>
        <w:numPr>
          <w:ilvl w:val="-1"/>
          <w:numId w:val="0"/>
        </w:numPr>
        <w:spacing w:line="500" w:lineRule="exact"/>
        <w:ind w:left="0" w:leftChars="0"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所述车辆行驶状态参数满足所述拥堵阈值，具体为：所述车辆运行速度小于或等于预设的拥堵速度阈值，且对应的状态持续时间大于或等于所述时间阈值；</w:t>
      </w:r>
    </w:p>
    <w:p w14:paraId="47F2DBDF">
      <w:pPr>
        <w:pStyle w:val="4"/>
        <w:widowControl w:val="0"/>
        <w:numPr>
          <w:ilvl w:val="-1"/>
          <w:numId w:val="0"/>
        </w:numPr>
        <w:spacing w:line="500" w:lineRule="exact"/>
        <w:ind w:left="0" w:leftChars="0"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所述预设的驻车节能间距为所述实际相邻间距的整数倍，且所述预设的驻车节能间距大于或等于所述实际最大动态间距。</w:t>
      </w:r>
    </w:p>
    <w:p w14:paraId="6114C8BE">
      <w:pPr>
        <w:pStyle w:val="4"/>
        <w:widowControl w:val="0"/>
        <w:numPr>
          <w:ilvl w:val="-1"/>
          <w:numId w:val="0"/>
        </w:numPr>
        <w:spacing w:line="500" w:lineRule="exact"/>
        <w:ind w:left="0" w:leftChars="0" w:firstLine="560" w:firstLineChars="200"/>
        <w:jc w:val="left"/>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进一步地，在所述</w:t>
      </w:r>
      <w:r>
        <w:rPr>
          <w:rFonts w:hint="default" w:eastAsia="楷体" w:cs="Times New Roman"/>
          <w:sz w:val="28"/>
          <w:szCs w:val="28"/>
          <w:highlight w:val="none"/>
          <w:lang w:val="en-US" w:eastAsia="zh-CN"/>
        </w:rPr>
        <w:t>步骤S1</w:t>
      </w:r>
      <w:r>
        <w:rPr>
          <w:rFonts w:hint="eastAsia" w:eastAsia="楷体" w:cs="Times New Roman"/>
          <w:sz w:val="28"/>
          <w:szCs w:val="28"/>
          <w:highlight w:val="none"/>
          <w:lang w:val="en-US" w:eastAsia="zh-CN"/>
        </w:rPr>
        <w:t>后</w:t>
      </w:r>
      <w:r>
        <w:rPr>
          <w:rFonts w:hint="default" w:eastAsia="楷体" w:cs="Times New Roman"/>
          <w:sz w:val="28"/>
          <w:szCs w:val="28"/>
          <w:highlight w:val="none"/>
          <w:lang w:val="en-US" w:eastAsia="zh-CN"/>
        </w:rPr>
        <w:t>还包括计算所述</w:t>
      </w:r>
      <w:r>
        <w:rPr>
          <w:rFonts w:hint="eastAsia" w:eastAsia="楷体" w:cs="Times New Roman"/>
          <w:sz w:val="28"/>
          <w:szCs w:val="28"/>
          <w:highlight w:val="none"/>
          <w:lang w:val="en-US" w:eastAsia="zh-CN"/>
        </w:rPr>
        <w:t>发光组件所需</w:t>
      </w:r>
      <w:r>
        <w:rPr>
          <w:rFonts w:hint="default" w:eastAsia="楷体" w:cs="Times New Roman"/>
          <w:sz w:val="28"/>
          <w:szCs w:val="28"/>
          <w:highlight w:val="none"/>
          <w:lang w:val="en-US" w:eastAsia="zh-CN"/>
        </w:rPr>
        <w:t>光强</w:t>
      </w:r>
      <w:r>
        <w:rPr>
          <w:rFonts w:hint="eastAsia" w:eastAsia="楷体" w:cs="Times New Roman"/>
          <w:sz w:val="28"/>
          <w:szCs w:val="28"/>
          <w:highlight w:val="none"/>
          <w:lang w:val="en-US" w:eastAsia="zh-CN"/>
        </w:rPr>
        <w:t>的</w:t>
      </w:r>
      <w:r>
        <w:rPr>
          <w:rFonts w:hint="default" w:eastAsia="楷体" w:cs="Times New Roman"/>
          <w:sz w:val="28"/>
          <w:szCs w:val="28"/>
          <w:highlight w:val="none"/>
          <w:lang w:val="en-US" w:eastAsia="zh-CN"/>
        </w:rPr>
        <w:t>步骤，具体包括：</w:t>
      </w:r>
    </w:p>
    <w:p w14:paraId="6B96194B">
      <w:pPr>
        <w:pStyle w:val="4"/>
        <w:widowControl w:val="0"/>
        <w:numPr>
          <w:ilvl w:val="0"/>
          <w:numId w:val="0"/>
        </w:numPr>
        <w:spacing w:line="500" w:lineRule="exact"/>
        <w:ind w:firstLine="56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获取预设的反光组件目标反射亮度、所述反光组件的逆反射系数以及所述反光组件的材料反射率；基于所述目标反射亮度、所述逆反射系数以及所述材料反射率，计算出所述发光组件在所述反光组件表面所需达到的照度，计算公式为：</w:t>
      </w:r>
    </w:p>
    <w:p w14:paraId="4173E9CB">
      <w:pPr>
        <w:ind w:firstLine="480"/>
        <w:rPr>
          <w:rFonts w:hint="default" w:eastAsia="楷体" w:cs="Times New Roman"/>
          <w:sz w:val="28"/>
          <w:szCs w:val="28"/>
          <w:highlight w:val="none"/>
          <w:lang w:val="en-US" w:eastAsia="zh-CN"/>
        </w:rPr>
      </w:pPr>
      <m:oMathPara>
        <m:oMath>
          <m:r>
            <m:rPr/>
            <w:rPr>
              <w:rFonts w:ascii="Cambria Math" w:hAnsi="Cambria Math"/>
              <w:sz w:val="28"/>
              <w:szCs w:val="36"/>
            </w:rPr>
            <m:t>E=</m:t>
          </m:r>
          <m:f>
            <m:fPr>
              <m:ctrlPr>
                <w:rPr>
                  <w:rFonts w:ascii="Cambria Math" w:hAnsi="Cambria Math"/>
                  <w:i/>
                  <w:sz w:val="28"/>
                  <w:szCs w:val="36"/>
                </w:rPr>
              </m:ctrlPr>
            </m:fPr>
            <m:num>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eastAsia" w:ascii="Cambria Math" w:hAnsi="Cambria Math"/>
                      <w:sz w:val="28"/>
                      <w:szCs w:val="36"/>
                    </w:rPr>
                    <m:t>r</m:t>
                  </m:r>
                  <m:ctrlPr>
                    <w:rPr>
                      <w:rFonts w:ascii="Cambria Math" w:hAnsi="Cambria Math"/>
                      <w:i/>
                      <w:sz w:val="28"/>
                      <w:szCs w:val="36"/>
                    </w:rPr>
                  </m:ctrlPr>
                </m:sub>
              </m:sSub>
              <m:r>
                <m:rPr/>
                <w:rPr>
                  <w:rFonts w:ascii="Cambria Math" w:hAnsi="Cambria Math"/>
                  <w:sz w:val="28"/>
                  <w:szCs w:val="36"/>
                </w:rPr>
                <m:t>∙π</m:t>
              </m:r>
              <m:ctrlPr>
                <w:rPr>
                  <w:rFonts w:ascii="Cambria Math" w:hAnsi="Cambria Math"/>
                  <w:i/>
                  <w:sz w:val="28"/>
                  <w:szCs w:val="36"/>
                </w:rPr>
              </m:ctrlPr>
            </m:num>
            <m:den>
              <m:r>
                <m:rPr/>
                <w:rPr>
                  <w:rFonts w:ascii="Cambria Math" w:hAnsi="Cambria Math"/>
                  <w:sz w:val="28"/>
                  <w:szCs w:val="36"/>
                </w:rPr>
                <m:t>RA∙</m:t>
              </m:r>
              <m:r>
                <m:rPr>
                  <m:sty m:val="p"/>
                </m:rPr>
                <w:rPr>
                  <w:rFonts w:hint="eastAsia" w:ascii="Cambria Math" w:hAnsi="Cambria Math"/>
                  <w:sz w:val="28"/>
                  <w:szCs w:val="36"/>
                </w:rPr>
                <m:t>ρ</m:t>
              </m:r>
              <m:ctrlPr>
                <w:rPr>
                  <w:rFonts w:ascii="Cambria Math" w:hAnsi="Cambria Math"/>
                  <w:i/>
                  <w:sz w:val="28"/>
                  <w:szCs w:val="36"/>
                </w:rPr>
              </m:ctrlPr>
            </m:den>
          </m:f>
        </m:oMath>
      </m:oMathPara>
    </w:p>
    <w:p w14:paraId="4C2D8EAB">
      <w:pPr>
        <w:pStyle w:val="4"/>
        <w:widowControl w:val="0"/>
        <w:numPr>
          <w:ilvl w:val="0"/>
          <w:numId w:val="0"/>
        </w:numPr>
        <w:spacing w:line="500" w:lineRule="exact"/>
        <w:ind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式中，</w:t>
      </w:r>
      <m:oMath>
        <m:r>
          <m:rPr/>
          <w:rPr>
            <w:rFonts w:ascii="Cambria Math" w:hAnsi="Cambria Math"/>
            <w:sz w:val="28"/>
            <w:szCs w:val="36"/>
          </w:rPr>
          <m:t>E</m:t>
        </m:r>
      </m:oMath>
      <w:r>
        <w:rPr>
          <w:rFonts w:hint="eastAsia" w:eastAsia="楷体" w:cs="Times New Roman"/>
          <w:sz w:val="28"/>
          <w:szCs w:val="28"/>
          <w:highlight w:val="none"/>
          <w:lang w:val="en-US" w:eastAsia="zh-CN"/>
        </w:rPr>
        <w:t>为所述发光组件在所述反光组件表面所需达到的照度；</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eastAsia" w:ascii="Cambria Math" w:hAnsi="Cambria Math"/>
                <w:sz w:val="28"/>
                <w:szCs w:val="36"/>
              </w:rPr>
              <m:t>r</m:t>
            </m:r>
            <m:ctrlPr>
              <w:rPr>
                <w:rFonts w:ascii="Cambria Math" w:hAnsi="Cambria Math"/>
                <w:i/>
                <w:sz w:val="28"/>
                <w:szCs w:val="36"/>
              </w:rPr>
            </m:ctrlPr>
          </m:sub>
        </m:sSub>
      </m:oMath>
      <w:r>
        <w:rPr>
          <w:rFonts w:hint="eastAsia" w:eastAsia="楷体" w:cs="Times New Roman"/>
          <w:sz w:val="28"/>
          <w:szCs w:val="28"/>
          <w:highlight w:val="none"/>
          <w:lang w:val="en-US" w:eastAsia="zh-CN"/>
        </w:rPr>
        <w:t>为预设的反光组件目标反射亮度；</w:t>
      </w:r>
      <m:oMath>
        <m:r>
          <m:rPr/>
          <w:rPr>
            <w:rFonts w:ascii="Cambria Math" w:hAnsi="Cambria Math"/>
            <w:sz w:val="28"/>
            <w:szCs w:val="36"/>
          </w:rPr>
          <m:t>RA</m:t>
        </m:r>
      </m:oMath>
      <w:r>
        <w:rPr>
          <w:rFonts w:hint="eastAsia" w:eastAsia="楷体" w:cs="Times New Roman"/>
          <w:sz w:val="28"/>
          <w:szCs w:val="28"/>
          <w:highlight w:val="none"/>
          <w:lang w:val="en-US" w:eastAsia="zh-CN"/>
        </w:rPr>
        <w:t>为所述反光组件的逆反射系数；</w:t>
      </w:r>
      <m:oMath>
        <m:r>
          <m:rPr>
            <m:sty m:val="p"/>
          </m:rPr>
          <w:rPr>
            <w:rFonts w:hint="eastAsia" w:ascii="Cambria Math" w:hAnsi="Cambria Math"/>
            <w:sz w:val="28"/>
            <w:szCs w:val="36"/>
          </w:rPr>
          <m:t>ρ</m:t>
        </m:r>
      </m:oMath>
      <w:r>
        <w:rPr>
          <w:rFonts w:hint="eastAsia" w:eastAsia="楷体" w:cs="Times New Roman"/>
          <w:sz w:val="28"/>
          <w:szCs w:val="28"/>
          <w:highlight w:val="none"/>
          <w:lang w:val="en-US" w:eastAsia="zh-CN"/>
        </w:rPr>
        <w:t>为所述反光组件的材料反射率；</w:t>
      </w:r>
    </w:p>
    <w:p w14:paraId="51179260">
      <w:pPr>
        <w:pStyle w:val="4"/>
        <w:widowControl w:val="0"/>
        <w:numPr>
          <w:ilvl w:val="0"/>
          <w:numId w:val="0"/>
        </w:numPr>
        <w:spacing w:line="500" w:lineRule="exact"/>
        <w:ind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获取沿隧道纵向中心线布设的所述发光组件与目标照射的所述反光组件的指定计算点之间的直线距离，以及所述发光组件光线照射至所述指定计算点的入射角；其中，所述指定计算点包括所述反光组件的拱顶中心点以及下缘端点；</w:t>
      </w:r>
    </w:p>
    <w:p w14:paraId="5C404BC5">
      <w:pPr>
        <w:pStyle w:val="4"/>
        <w:widowControl w:val="0"/>
        <w:numPr>
          <w:ilvl w:val="0"/>
          <w:numId w:val="0"/>
        </w:numPr>
        <w:spacing w:line="500" w:lineRule="exact"/>
        <w:ind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基于所述照度、所述直线距离以及所述入射角，分别计算出所述发光组件照射至所述拱顶中心点与所述下缘端点所需的初始光强，计算公式为：</w:t>
      </w:r>
    </w:p>
    <w:p w14:paraId="450D7459">
      <w:pPr>
        <w:ind w:firstLine="480"/>
        <w:rPr>
          <w:rFonts w:hAnsi="Cambria Math"/>
          <w:i w:val="0"/>
          <w:sz w:val="28"/>
          <w:szCs w:val="36"/>
        </w:rPr>
      </w:pPr>
      <m:oMathPara>
        <m:oMath>
          <m:sSub>
            <m:sSubPr>
              <m:ctrlPr>
                <w:rPr>
                  <w:rFonts w:hint="eastAsia" w:ascii="DejaVu Math TeX Gyre" w:eastAsia="楷体" w:cs="Times New Roman"/>
                  <w:i/>
                  <w:sz w:val="28"/>
                  <w:szCs w:val="28"/>
                  <w:highlight w:val="none"/>
                  <w:lang w:val="en-US" w:eastAsia="zh-CN"/>
                </w:rPr>
              </m:ctrlPr>
            </m:sSubPr>
            <m:e>
              <m:r>
                <m:rPr/>
                <w:rPr>
                  <w:rFonts w:ascii="Cambria Math" w:hAnsi="Cambria Math"/>
                  <w:sz w:val="28"/>
                  <w:szCs w:val="36"/>
                </w:rPr>
                <m:t>I</m:t>
              </m:r>
              <m:ctrlPr>
                <w:rPr>
                  <w:rFonts w:hint="eastAsia" w:ascii="DejaVu Math TeX Gyre" w:eastAsia="楷体" w:cs="Times New Roman"/>
                  <w:i/>
                  <w:sz w:val="28"/>
                  <w:szCs w:val="28"/>
                  <w:highlight w:val="none"/>
                  <w:lang w:val="en-US" w:eastAsia="zh-CN"/>
                </w:rPr>
              </m:ctrlPr>
            </m:e>
            <m:sub>
              <m:r>
                <m:rPr/>
                <w:rPr>
                  <w:rFonts w:hint="eastAsia" w:ascii="DejaVu Math TeX Gyre" w:eastAsia="楷体" w:cs="Times New Roman"/>
                  <w:sz w:val="28"/>
                  <w:szCs w:val="28"/>
                  <w:highlight w:val="none"/>
                  <w:lang w:val="en-US" w:eastAsia="zh-CN"/>
                </w:rPr>
                <m:t>初始</m:t>
              </m:r>
              <m:ctrlPr>
                <w:rPr>
                  <w:rFonts w:hint="eastAsia" w:ascii="DejaVu Math TeX Gyre" w:eastAsia="楷体" w:cs="Times New Roman"/>
                  <w:i/>
                  <w:sz w:val="28"/>
                  <w:szCs w:val="28"/>
                  <w:highlight w:val="none"/>
                  <w:lang w:val="en-US" w:eastAsia="zh-CN"/>
                </w:rPr>
              </m:ctrlPr>
            </m:sub>
          </m:sSub>
          <m:r>
            <m:rPr/>
            <w:rPr>
              <w:rFonts w:ascii="Cambria Math" w:hAnsi="Cambria Math"/>
              <w:sz w:val="28"/>
              <w:szCs w:val="36"/>
            </w:rPr>
            <m:t>=</m:t>
          </m:r>
          <m:f>
            <m:fPr>
              <m:ctrlPr>
                <w:rPr>
                  <w:rFonts w:ascii="Cambria Math" w:hAnsi="Cambria Math"/>
                  <w:i/>
                  <w:sz w:val="28"/>
                  <w:szCs w:val="36"/>
                </w:rPr>
              </m:ctrlPr>
            </m:fPr>
            <m:num>
              <m:r>
                <m:rPr/>
                <w:rPr>
                  <w:rFonts w:ascii="Cambria Math" w:hAnsi="Cambria Math"/>
                  <w:sz w:val="28"/>
                  <w:szCs w:val="36"/>
                </w:rPr>
                <m:t>E∙</m:t>
              </m:r>
              <m:sSup>
                <m:sSupPr>
                  <m:ctrlPr>
                    <w:rPr>
                      <w:rFonts w:ascii="Cambria Math" w:hAnsi="Cambria Math"/>
                      <w:i/>
                      <w:sz w:val="28"/>
                      <w:szCs w:val="36"/>
                    </w:rPr>
                  </m:ctrlPr>
                </m:sSupPr>
                <m:e>
                  <m:r>
                    <m:rPr/>
                    <w:rPr>
                      <w:rFonts w:ascii="Cambria Math" w:hAnsi="Cambria Math"/>
                      <w:sz w:val="28"/>
                      <w:szCs w:val="36"/>
                    </w:rPr>
                    <m:t>d</m:t>
                  </m:r>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ctrlPr>
                <w:rPr>
                  <w:rFonts w:ascii="Cambria Math" w:hAnsi="Cambria Math"/>
                  <w:i/>
                  <w:sz w:val="28"/>
                  <w:szCs w:val="36"/>
                </w:rPr>
              </m:ctrlPr>
            </m:num>
            <m:den>
              <m:func>
                <m:funcPr>
                  <m:ctrlPr>
                    <w:rPr>
                      <w:rFonts w:ascii="Cambria Math" w:hAnsi="Cambria Math"/>
                      <w:i/>
                      <w:sz w:val="28"/>
                      <w:szCs w:val="36"/>
                    </w:rPr>
                  </m:ctrlPr>
                </m:funcPr>
                <m:fName>
                  <m:r>
                    <m:rPr>
                      <m:sty m:val="p"/>
                    </m:rPr>
                    <w:rPr>
                      <w:rFonts w:ascii="Cambria Math" w:hAnsi="Cambria Math"/>
                      <w:sz w:val="28"/>
                      <w:szCs w:val="36"/>
                    </w:rPr>
                    <m:t>cos</m:t>
                  </m:r>
                  <m:ctrlPr>
                    <w:rPr>
                      <w:rFonts w:ascii="Cambria Math" w:hAnsi="Cambria Math"/>
                      <w:i/>
                      <w:sz w:val="28"/>
                      <w:szCs w:val="36"/>
                    </w:rPr>
                  </m:ctrlPr>
                </m:fName>
                <m:e>
                  <m:r>
                    <m:rPr/>
                    <w:rPr>
                      <w:rFonts w:ascii="Cambria Math" w:hAnsi="Cambria Math"/>
                      <w:sz w:val="28"/>
                      <w:szCs w:val="36"/>
                    </w:rPr>
                    <m:t>α</m:t>
                  </m:r>
                  <m:ctrlPr>
                    <w:rPr>
                      <w:rFonts w:ascii="Cambria Math" w:hAnsi="Cambria Math"/>
                      <w:i/>
                      <w:sz w:val="28"/>
                      <w:szCs w:val="36"/>
                    </w:rPr>
                  </m:ctrlPr>
                </m:e>
              </m:func>
              <m:ctrlPr>
                <w:rPr>
                  <w:rFonts w:ascii="Cambria Math" w:hAnsi="Cambria Math"/>
                  <w:i/>
                  <w:sz w:val="28"/>
                  <w:szCs w:val="36"/>
                </w:rPr>
              </m:ctrlPr>
            </m:den>
          </m:f>
        </m:oMath>
      </m:oMathPara>
    </w:p>
    <w:p w14:paraId="68A8D3C1">
      <w:pPr>
        <w:spacing w:line="500" w:lineRule="atLeast"/>
        <w:ind w:firstLine="482"/>
        <w:rPr>
          <w:rFonts w:hint="eastAsia" w:hAnsi="Times New Roman" w:eastAsia="楷体"/>
          <w:i w:val="0"/>
          <w:sz w:val="28"/>
          <w:szCs w:val="28"/>
          <w:highlight w:val="none"/>
        </w:rPr>
      </w:pPr>
      <w:r>
        <w:rPr>
          <w:rFonts w:hint="eastAsia" w:hAnsi="Times New Roman" w:eastAsia="楷体"/>
          <w:i w:val="0"/>
          <w:sz w:val="28"/>
          <w:szCs w:val="28"/>
          <w:highlight w:val="none"/>
        </w:rPr>
        <w:t>式中，</w:t>
      </w:r>
      <m:oMath>
        <m:sSub>
          <m:sSubPr>
            <m:ctrlPr>
              <w:rPr>
                <w:rFonts w:hint="eastAsia" w:ascii="DejaVu Math TeX Gyre" w:eastAsia="楷体" w:cs="Times New Roman"/>
                <w:i/>
                <w:sz w:val="28"/>
                <w:szCs w:val="28"/>
                <w:highlight w:val="none"/>
                <w:lang w:val="en-US" w:eastAsia="zh-CN"/>
              </w:rPr>
            </m:ctrlPr>
          </m:sSubPr>
          <m:e>
            <m:r>
              <m:rPr/>
              <w:rPr>
                <w:rFonts w:ascii="Cambria Math" w:hAnsi="Cambria Math"/>
                <w:sz w:val="28"/>
                <w:szCs w:val="36"/>
              </w:rPr>
              <m:t>I</m:t>
            </m:r>
            <m:ctrlPr>
              <w:rPr>
                <w:rFonts w:hint="eastAsia" w:ascii="DejaVu Math TeX Gyre" w:eastAsia="楷体" w:cs="Times New Roman"/>
                <w:i/>
                <w:sz w:val="28"/>
                <w:szCs w:val="28"/>
                <w:highlight w:val="none"/>
                <w:lang w:val="en-US" w:eastAsia="zh-CN"/>
              </w:rPr>
            </m:ctrlPr>
          </m:e>
          <m:sub>
            <m:r>
              <m:rPr/>
              <w:rPr>
                <w:rFonts w:hint="eastAsia" w:ascii="DejaVu Math TeX Gyre" w:eastAsia="楷体" w:cs="Times New Roman"/>
                <w:sz w:val="28"/>
                <w:szCs w:val="28"/>
                <w:highlight w:val="none"/>
                <w:lang w:val="en-US" w:eastAsia="zh-CN"/>
              </w:rPr>
              <m:t>初始</m:t>
            </m:r>
            <m:ctrlPr>
              <w:rPr>
                <w:rFonts w:hint="eastAsia" w:ascii="DejaVu Math TeX Gyre" w:eastAsia="楷体" w:cs="Times New Roman"/>
                <w:i/>
                <w:sz w:val="28"/>
                <w:szCs w:val="28"/>
                <w:highlight w:val="none"/>
                <w:lang w:val="en-US" w:eastAsia="zh-CN"/>
              </w:rPr>
            </m:ctrlPr>
          </m:sub>
        </m:sSub>
      </m:oMath>
      <w:r>
        <w:rPr>
          <w:rFonts w:hint="eastAsia" w:hAnsi="Times New Roman" w:eastAsia="楷体"/>
          <w:i w:val="0"/>
          <w:sz w:val="28"/>
          <w:szCs w:val="28"/>
          <w:highlight w:val="none"/>
        </w:rPr>
        <w:t>为所述发光组件照射至所述拱顶中心点与所述</w:t>
      </w:r>
      <w:r>
        <w:rPr>
          <w:rFonts w:hint="eastAsia" w:eastAsia="楷体"/>
          <w:i w:val="0"/>
          <w:sz w:val="28"/>
          <w:szCs w:val="28"/>
          <w:highlight w:val="none"/>
          <w:lang w:eastAsia="zh-CN"/>
        </w:rPr>
        <w:t>下缘端点</w:t>
      </w:r>
      <w:r>
        <w:rPr>
          <w:rFonts w:hint="eastAsia" w:hAnsi="Times New Roman" w:eastAsia="楷体"/>
          <w:i w:val="0"/>
          <w:sz w:val="28"/>
          <w:szCs w:val="28"/>
          <w:highlight w:val="none"/>
        </w:rPr>
        <w:t>所需的初始光强；</w:t>
      </w:r>
      <m:oMath>
        <m:r>
          <m:rPr/>
          <w:rPr>
            <w:rFonts w:ascii="Cambria Math" w:hAnsi="Cambria Math"/>
            <w:sz w:val="28"/>
            <w:szCs w:val="36"/>
          </w:rPr>
          <m:t>E</m:t>
        </m:r>
      </m:oMath>
      <w:r>
        <w:rPr>
          <w:rFonts w:hint="eastAsia" w:hAnsi="Times New Roman" w:eastAsia="楷体"/>
          <w:i w:val="0"/>
          <w:sz w:val="28"/>
          <w:szCs w:val="28"/>
          <w:highlight w:val="none"/>
        </w:rPr>
        <w:t>为所述照度；</w:t>
      </w:r>
      <m:oMath>
        <m:r>
          <m:rPr/>
          <w:rPr>
            <w:rFonts w:ascii="Cambria Math" w:hAnsi="Cambria Math"/>
            <w:sz w:val="28"/>
            <w:szCs w:val="36"/>
          </w:rPr>
          <m:t>d</m:t>
        </m:r>
      </m:oMath>
      <w:r>
        <w:rPr>
          <w:rFonts w:hint="eastAsia" w:hAnsi="Times New Roman" w:eastAsia="楷体"/>
          <w:i w:val="0"/>
          <w:sz w:val="28"/>
          <w:szCs w:val="28"/>
          <w:highlight w:val="none"/>
        </w:rPr>
        <w:t>为所述发光组件与所述目标照射的所述反光组件指定计算点之间的直线距离；</w:t>
      </w:r>
      <m:oMath>
        <m:r>
          <m:rPr/>
          <w:rPr>
            <w:rFonts w:ascii="Cambria Math" w:hAnsi="Cambria Math"/>
            <w:sz w:val="28"/>
            <w:szCs w:val="36"/>
          </w:rPr>
          <m:t>α</m:t>
        </m:r>
      </m:oMath>
      <w:r>
        <w:rPr>
          <w:rFonts w:hint="eastAsia" w:hAnsi="Times New Roman" w:eastAsia="楷体"/>
          <w:i w:val="0"/>
          <w:sz w:val="28"/>
          <w:szCs w:val="28"/>
          <w:highlight w:val="none"/>
        </w:rPr>
        <w:t>为所述发光组件光线照射至所述指定计算点的入射角</w:t>
      </w:r>
      <w:r>
        <w:rPr>
          <w:rFonts w:hint="eastAsia" w:eastAsia="楷体"/>
          <w:i w:val="0"/>
          <w:sz w:val="28"/>
          <w:szCs w:val="28"/>
          <w:highlight w:val="none"/>
          <w:lang w:eastAsia="zh-CN"/>
        </w:rPr>
        <w:t>；</w:t>
      </w:r>
    </w:p>
    <w:p w14:paraId="13C0E3E7">
      <w:pPr>
        <w:ind w:firstLine="480"/>
        <w:rPr>
          <w:rFonts w:hAnsi="Cambria Math"/>
          <w:i w:val="0"/>
          <w:sz w:val="28"/>
          <w:szCs w:val="36"/>
        </w:rPr>
      </w:pPr>
      <w:r>
        <w:rPr>
          <w:rFonts w:hint="eastAsia" w:ascii="Times New Roman" w:hAnsi="Times New Roman" w:eastAsia="楷体" w:cs="Times New Roman"/>
          <w:kern w:val="2"/>
          <w:sz w:val="28"/>
          <w:szCs w:val="28"/>
          <w:highlight w:val="none"/>
          <w:lang w:val="en-US" w:eastAsia="zh-CN" w:bidi="ar-SA"/>
        </w:rPr>
        <w:t>将各所述初始光强的平均值确定为所述发光组件最终所需的光强</w:t>
      </w:r>
      <m:oMath>
        <m:r>
          <m:rPr/>
          <w:rPr>
            <w:rFonts w:ascii="Cambria Math" w:hAnsi="Cambria Math"/>
            <w:sz w:val="28"/>
            <w:szCs w:val="36"/>
          </w:rPr>
          <m:t>I</m:t>
        </m:r>
      </m:oMath>
      <w:r>
        <w:rPr>
          <w:rFonts w:hint="eastAsia" w:ascii="Times New Roman" w:hAnsi="Times New Roman" w:eastAsia="楷体" w:cs="Times New Roman"/>
          <w:kern w:val="2"/>
          <w:sz w:val="28"/>
          <w:szCs w:val="28"/>
          <w:highlight w:val="none"/>
          <w:lang w:val="en-US" w:eastAsia="zh-CN" w:bidi="ar-SA"/>
        </w:rPr>
        <w:t>。</w:t>
      </w:r>
    </w:p>
    <w:p w14:paraId="7853B711">
      <w:pPr>
        <w:ind w:firstLine="480"/>
        <w:rPr>
          <w:rFonts w:hAnsi="Cambria Math"/>
          <w:i w:val="0"/>
          <w:sz w:val="28"/>
          <w:szCs w:val="36"/>
        </w:rPr>
      </w:pPr>
    </w:p>
    <w:p w14:paraId="1A7AB1F6">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ascii="Times New Roman" w:hAnsi="Times New Roman" w:eastAsia="楷体" w:cs="Times New Roman"/>
          <w:kern w:val="2"/>
          <w:sz w:val="28"/>
          <w:szCs w:val="28"/>
          <w:highlight w:val="none"/>
          <w:lang w:val="en-US" w:eastAsia="zh-CN" w:bidi="ar-SA"/>
        </w:rPr>
      </w:pPr>
      <w:r>
        <w:rPr>
          <w:rFonts w:hint="eastAsia" w:eastAsia="楷体" w:cs="Times New Roman"/>
          <w:kern w:val="2"/>
          <w:sz w:val="28"/>
          <w:szCs w:val="28"/>
          <w:highlight w:val="none"/>
          <w:lang w:val="en-US" w:eastAsia="zh-CN" w:bidi="ar-SA"/>
        </w:rPr>
        <w:t>进一步地，</w:t>
      </w:r>
      <w:r>
        <w:rPr>
          <w:rFonts w:hint="default" w:ascii="Times New Roman" w:hAnsi="Times New Roman" w:eastAsia="楷体" w:cs="Times New Roman"/>
          <w:kern w:val="2"/>
          <w:sz w:val="28"/>
          <w:szCs w:val="28"/>
          <w:highlight w:val="none"/>
          <w:lang w:val="en-US" w:eastAsia="zh-CN" w:bidi="ar-SA"/>
        </w:rPr>
        <w:t>还包括针对</w:t>
      </w:r>
      <w:r>
        <w:rPr>
          <w:rFonts w:hint="eastAsia" w:ascii="Times New Roman" w:hAnsi="Times New Roman" w:eastAsia="楷体" w:cs="Times New Roman"/>
          <w:kern w:val="2"/>
          <w:sz w:val="28"/>
          <w:szCs w:val="28"/>
          <w:highlight w:val="none"/>
          <w:lang w:val="en-US" w:eastAsia="zh-CN" w:bidi="ar-SA"/>
        </w:rPr>
        <w:t>隧道路面及侧壁的视觉组件</w:t>
      </w:r>
      <w:r>
        <w:rPr>
          <w:rFonts w:hint="default" w:ascii="Times New Roman" w:hAnsi="Times New Roman" w:eastAsia="楷体" w:cs="Times New Roman"/>
          <w:kern w:val="2"/>
          <w:sz w:val="28"/>
          <w:szCs w:val="28"/>
          <w:highlight w:val="none"/>
          <w:lang w:val="en-US" w:eastAsia="zh-CN" w:bidi="ar-SA"/>
        </w:rPr>
        <w:t>的</w:t>
      </w:r>
      <w:r>
        <w:rPr>
          <w:rFonts w:hint="eastAsia" w:ascii="Times New Roman" w:hAnsi="Times New Roman" w:eastAsia="楷体" w:cs="Times New Roman"/>
          <w:kern w:val="2"/>
          <w:sz w:val="28"/>
          <w:szCs w:val="28"/>
          <w:highlight w:val="none"/>
          <w:lang w:val="en-US" w:eastAsia="zh-CN" w:bidi="ar-SA"/>
        </w:rPr>
        <w:t>设计</w:t>
      </w:r>
      <w:r>
        <w:rPr>
          <w:rFonts w:hint="default" w:ascii="Times New Roman" w:hAnsi="Times New Roman" w:eastAsia="楷体" w:cs="Times New Roman"/>
          <w:kern w:val="2"/>
          <w:sz w:val="28"/>
          <w:szCs w:val="28"/>
          <w:highlight w:val="none"/>
          <w:lang w:val="en-US" w:eastAsia="zh-CN" w:bidi="ar-SA"/>
        </w:rPr>
        <w:t>步骤</w:t>
      </w:r>
      <w:r>
        <w:rPr>
          <w:rFonts w:hint="eastAsia" w:ascii="Times New Roman" w:hAnsi="Times New Roman" w:eastAsia="楷体" w:cs="Times New Roman"/>
          <w:kern w:val="2"/>
          <w:sz w:val="28"/>
          <w:szCs w:val="28"/>
          <w:highlight w:val="none"/>
          <w:lang w:val="en-US" w:eastAsia="zh-CN" w:bidi="ar-SA"/>
        </w:rPr>
        <w:t>；</w:t>
      </w:r>
      <w:r>
        <w:rPr>
          <w:rFonts w:hint="default" w:ascii="Times New Roman" w:hAnsi="Times New Roman" w:eastAsia="楷体" w:cs="Times New Roman"/>
          <w:kern w:val="2"/>
          <w:sz w:val="28"/>
          <w:szCs w:val="28"/>
          <w:highlight w:val="none"/>
          <w:lang w:val="en-US" w:eastAsia="zh-CN" w:bidi="ar-SA"/>
        </w:rPr>
        <w:t>具体包括</w:t>
      </w:r>
      <w:r>
        <w:rPr>
          <w:rFonts w:hint="eastAsia" w:ascii="Times New Roman" w:hAnsi="Times New Roman" w:eastAsia="楷体" w:cs="Times New Roman"/>
          <w:kern w:val="2"/>
          <w:sz w:val="28"/>
          <w:szCs w:val="28"/>
          <w:highlight w:val="none"/>
          <w:lang w:val="en-US" w:eastAsia="zh-CN" w:bidi="ar-SA"/>
        </w:rPr>
        <w:t>路面反光标线、主动发光的LED道钉、侧壁检修道的LED轮廓标</w:t>
      </w:r>
      <w:r>
        <w:rPr>
          <w:rFonts w:hint="eastAsia" w:eastAsia="楷体" w:cs="Times New Roman"/>
          <w:kern w:val="2"/>
          <w:sz w:val="28"/>
          <w:szCs w:val="28"/>
          <w:highlight w:val="none"/>
          <w:lang w:val="en-US" w:eastAsia="zh-CN" w:bidi="ar-SA"/>
        </w:rPr>
        <w:t>的设计</w:t>
      </w:r>
      <w:r>
        <w:rPr>
          <w:rFonts w:hint="eastAsia" w:ascii="Times New Roman" w:hAnsi="Times New Roman" w:eastAsia="楷体" w:cs="Times New Roman"/>
          <w:kern w:val="2"/>
          <w:sz w:val="28"/>
          <w:szCs w:val="28"/>
          <w:highlight w:val="none"/>
          <w:lang w:val="en-US" w:eastAsia="zh-CN" w:bidi="ar-SA"/>
        </w:rPr>
        <w:t>步骤</w:t>
      </w:r>
      <w:r>
        <w:rPr>
          <w:rFonts w:hint="default" w:ascii="Times New Roman" w:hAnsi="Times New Roman" w:eastAsia="楷体" w:cs="Times New Roman"/>
          <w:kern w:val="2"/>
          <w:sz w:val="28"/>
          <w:szCs w:val="28"/>
          <w:highlight w:val="none"/>
          <w:lang w:val="en-US" w:eastAsia="zh-CN" w:bidi="ar-SA"/>
        </w:rPr>
        <w:t>：</w:t>
      </w:r>
    </w:p>
    <w:p w14:paraId="2ACFCF8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ascii="Times New Roman" w:hAnsi="Times New Roman" w:eastAsia="楷体" w:cs="Times New Roman"/>
          <w:kern w:val="2"/>
          <w:sz w:val="28"/>
          <w:szCs w:val="28"/>
          <w:highlight w:val="none"/>
          <w:lang w:val="en-US" w:eastAsia="zh-CN" w:bidi="ar-SA"/>
        </w:rPr>
      </w:pPr>
      <w:r>
        <w:rPr>
          <w:rFonts w:hint="eastAsia" w:ascii="Times New Roman" w:hAnsi="Times New Roman" w:eastAsia="楷体" w:cs="Times New Roman"/>
          <w:kern w:val="2"/>
          <w:sz w:val="28"/>
          <w:szCs w:val="28"/>
          <w:highlight w:val="none"/>
          <w:lang w:val="en-US" w:eastAsia="zh-CN" w:bidi="ar-SA"/>
        </w:rPr>
        <w:t>获取汽车近光灯光强、预设的光线衰减因子、人眼最小可识别亮度以及预设的标线安全系数；结合</w:t>
      </w:r>
      <w:r>
        <w:rPr>
          <w:rFonts w:hint="eastAsia" w:eastAsia="楷体" w:cs="Times New Roman"/>
          <w:kern w:val="2"/>
          <w:sz w:val="28"/>
          <w:szCs w:val="28"/>
          <w:highlight w:val="none"/>
          <w:lang w:val="en-US" w:eastAsia="zh-CN" w:bidi="ar-SA"/>
        </w:rPr>
        <w:t>所述期望</w:t>
      </w:r>
      <w:r>
        <w:rPr>
          <w:rFonts w:hint="eastAsia" w:ascii="Times New Roman" w:hAnsi="Times New Roman" w:eastAsia="楷体" w:cs="Times New Roman"/>
          <w:kern w:val="2"/>
          <w:sz w:val="28"/>
          <w:szCs w:val="28"/>
          <w:highlight w:val="none"/>
          <w:lang w:val="en-US" w:eastAsia="zh-CN" w:bidi="ar-SA"/>
        </w:rPr>
        <w:t>可视距离，计算出所述路面反光标线所需的初始逆反射系数</w:t>
      </w:r>
      <w:r>
        <w:rPr>
          <w:rFonts w:hint="eastAsia" w:hAnsi="Cambria Math"/>
          <w:i w:val="0"/>
          <w:sz w:val="28"/>
          <w:szCs w:val="36"/>
          <w:lang w:eastAsia="zh-CN"/>
        </w:rPr>
        <w:t>，</w:t>
      </w:r>
      <w:r>
        <w:rPr>
          <w:rFonts w:hint="eastAsia" w:ascii="Times New Roman" w:hAnsi="Times New Roman" w:eastAsia="楷体" w:cs="Times New Roman"/>
          <w:kern w:val="2"/>
          <w:sz w:val="28"/>
          <w:szCs w:val="28"/>
          <w:highlight w:val="none"/>
          <w:lang w:val="en-US" w:eastAsia="zh-CN" w:bidi="ar-SA"/>
        </w:rPr>
        <w:t>所述初始反射系数满足如下关系式：</w:t>
      </w:r>
    </w:p>
    <w:p w14:paraId="45CE2BF2">
      <w:pPr>
        <w:ind w:firstLine="0" w:firstLineChars="0"/>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r>
            <m:rPr/>
            <w:rPr>
              <w:rFonts w:ascii="Cambria Math" w:hAnsi="Cambria Math"/>
              <w:sz w:val="28"/>
              <w:szCs w:val="36"/>
            </w:rPr>
            <m:t>≥K∙</m:t>
          </m:r>
          <m:f>
            <m:fPr>
              <m:ctrlPr>
                <w:rPr>
                  <w:rFonts w:ascii="Cambria Math" w:hAnsi="Cambria Math"/>
                  <w:i/>
                  <w:sz w:val="28"/>
                  <w:szCs w:val="36"/>
                </w:rPr>
              </m:ctrlPr>
            </m:fPr>
            <m:num>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ascii="Cambria Math" w:hAnsi="Cambria Math"/>
                      <w:sz w:val="28"/>
                      <w:szCs w:val="36"/>
                    </w:rPr>
                    <m:t>min</m:t>
                  </m:r>
                  <m:ctrlPr>
                    <w:rPr>
                      <w:rFonts w:ascii="Cambria Math" w:hAnsi="Cambria Math"/>
                      <w:i/>
                      <w:sz w:val="28"/>
                      <w:szCs w:val="36"/>
                    </w:rPr>
                  </m:ctrlPr>
                </m:sub>
              </m:sSub>
              <m:r>
                <m:rPr/>
                <w:rPr>
                  <w:rFonts w:ascii="Cambria Math" w:hAnsi="Cambria Math"/>
                  <w:sz w:val="28"/>
                  <w:szCs w:val="36"/>
                </w:rPr>
                <m:t>∙</m:t>
              </m:r>
              <m:sSup>
                <m:sSupPr>
                  <m:ctrlPr>
                    <w:rPr>
                      <w:rFonts w:ascii="Cambria Math" w:hAnsi="Cambria Math"/>
                      <w:i/>
                      <w:sz w:val="28"/>
                      <w:szCs w:val="36"/>
                    </w:rPr>
                  </m:ctrlPr>
                </m:sSupPr>
                <m:e>
                  <m:r>
                    <m:rPr/>
                    <w:rPr>
                      <w:rFonts w:ascii="Cambria Math" w:hAnsi="Cambria Math"/>
                      <w:sz w:val="28"/>
                      <w:szCs w:val="36"/>
                    </w:rPr>
                    <m:t>S</m:t>
                  </m:r>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ctrlPr>
                <w:rPr>
                  <w:rFonts w:ascii="Cambria Math" w:hAnsi="Cambria Math"/>
                  <w:i/>
                  <w:sz w:val="28"/>
                  <w:szCs w:val="36"/>
                </w:rPr>
              </m:ctrlPr>
            </m:num>
            <m:den>
              <m:r>
                <m:rPr/>
                <w:rPr>
                  <w:rFonts w:hint="eastAsia" w:ascii="Cambria Math" w:hAnsi="Cambria Math"/>
                  <w:sz w:val="28"/>
                  <w:szCs w:val="36"/>
                </w:rPr>
                <m:t>f</m:t>
              </m:r>
              <m:r>
                <m:rPr/>
                <w:rPr>
                  <w:rFonts w:ascii="Cambria Math" w:hAnsi="Cambria Math"/>
                  <w:sz w:val="28"/>
                  <w:szCs w:val="36"/>
                </w:rPr>
                <m:t>(α,β)∙</m:t>
              </m:r>
              <m:sSub>
                <m:sSubPr>
                  <m:ctrlPr>
                    <w:rPr>
                      <w:rFonts w:ascii="Cambria Math" w:hAnsi="Cambria Math"/>
                      <w:i/>
                      <w:sz w:val="28"/>
                      <w:szCs w:val="36"/>
                    </w:rPr>
                  </m:ctrlPr>
                </m:sSubPr>
                <m:e>
                  <m:r>
                    <m:rPr/>
                    <w:rPr>
                      <w:rFonts w:ascii="Cambria Math" w:hAnsi="Cambria Math"/>
                      <w:sz w:val="28"/>
                      <w:szCs w:val="36"/>
                    </w:rPr>
                    <m:t>I</m:t>
                  </m:r>
                  <m:ctrlPr>
                    <w:rPr>
                      <w:rFonts w:ascii="Cambria Math" w:hAnsi="Cambria Math"/>
                      <w:i/>
                      <w:sz w:val="28"/>
                      <w:szCs w:val="36"/>
                    </w:rPr>
                  </m:ctrlPr>
                </m:e>
                <m:sub>
                  <m:r>
                    <m:rPr/>
                    <w:rPr>
                      <w:rFonts w:hint="eastAsia" w:ascii="Cambria Math" w:hAnsi="Cambria Math"/>
                      <w:sz w:val="28"/>
                      <w:szCs w:val="36"/>
                    </w:rPr>
                    <m:t>车</m:t>
                  </m:r>
                  <m:ctrlPr>
                    <w:rPr>
                      <w:rFonts w:ascii="Cambria Math" w:hAnsi="Cambria Math"/>
                      <w:i/>
                      <w:sz w:val="28"/>
                      <w:szCs w:val="36"/>
                    </w:rPr>
                  </m:ctrlPr>
                </m:sub>
              </m:sSub>
              <m:ctrlPr>
                <w:rPr>
                  <w:rFonts w:ascii="Cambria Math" w:hAnsi="Cambria Math"/>
                  <w:i/>
                  <w:sz w:val="28"/>
                  <w:szCs w:val="36"/>
                </w:rPr>
              </m:ctrlPr>
            </m:den>
          </m:f>
        </m:oMath>
      </m:oMathPara>
    </w:p>
    <w:p w14:paraId="081E07C7">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firstLine="560" w:firstLineChars="200"/>
        <w:textAlignment w:val="auto"/>
        <w:rPr>
          <w:rFonts w:hint="default" w:hAnsi="Times New Roman" w:eastAsia="楷体"/>
          <w:i w:val="0"/>
          <w:sz w:val="28"/>
          <w:szCs w:val="28"/>
          <w:highlight w:val="none"/>
          <w:lang w:val="en-US" w:eastAsia="zh-CN"/>
        </w:rPr>
      </w:pPr>
      <w:r>
        <w:rPr>
          <w:rFonts w:hint="default" w:hAnsi="Times New Roman" w:eastAsia="楷体"/>
          <w:i w:val="0"/>
          <w:sz w:val="28"/>
          <w:szCs w:val="28"/>
          <w:highlight w:val="none"/>
          <w:lang w:val="en-US" w:eastAsia="zh-CN"/>
        </w:rPr>
        <w:t>式中，</w:t>
      </w:r>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oMath>
      <w:r>
        <w:rPr>
          <w:rFonts w:hint="default" w:hAnsi="Times New Roman" w:eastAsia="楷体"/>
          <w:i w:val="0"/>
          <w:sz w:val="28"/>
          <w:szCs w:val="28"/>
          <w:highlight w:val="none"/>
          <w:lang w:val="en-US" w:eastAsia="zh-CN"/>
        </w:rPr>
        <w:t>为所述路面反光标线所需的初始逆反射系数；</w:t>
      </w:r>
      <m:oMath>
        <m:r>
          <m:rPr/>
          <w:rPr>
            <w:rFonts w:ascii="Cambria Math" w:hAnsi="Cambria Math"/>
            <w:sz w:val="28"/>
            <w:szCs w:val="36"/>
          </w:rPr>
          <m:t>K</m:t>
        </m:r>
      </m:oMath>
      <w:r>
        <w:rPr>
          <w:rFonts w:hint="default" w:hAnsi="Times New Roman" w:eastAsia="楷体"/>
          <w:i w:val="0"/>
          <w:sz w:val="28"/>
          <w:szCs w:val="28"/>
          <w:highlight w:val="none"/>
          <w:lang w:val="en-US" w:eastAsia="zh-CN"/>
        </w:rPr>
        <w:t>为预设的标线安全系数；</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ascii="Cambria Math" w:hAnsi="Cambria Math"/>
                <w:sz w:val="28"/>
                <w:szCs w:val="36"/>
              </w:rPr>
              <m:t>min</m:t>
            </m:r>
            <m:ctrlPr>
              <w:rPr>
                <w:rFonts w:ascii="Cambria Math" w:hAnsi="Cambria Math"/>
                <w:i/>
                <w:sz w:val="28"/>
                <w:szCs w:val="36"/>
              </w:rPr>
            </m:ctrlPr>
          </m:sub>
        </m:sSub>
      </m:oMath>
      <w:r>
        <w:rPr>
          <w:rFonts w:hint="default" w:hAnsi="Times New Roman" w:eastAsia="楷体"/>
          <w:i w:val="0"/>
          <w:sz w:val="28"/>
          <w:szCs w:val="28"/>
          <w:highlight w:val="none"/>
          <w:lang w:val="en-US" w:eastAsia="zh-CN"/>
        </w:rPr>
        <w:t>为人眼最小可识别亮度；</w:t>
      </w:r>
      <m:oMath>
        <m:r>
          <m:rPr/>
          <w:rPr>
            <w:rFonts w:ascii="Cambria Math" w:hAnsi="Cambria Math"/>
            <w:sz w:val="28"/>
            <w:szCs w:val="36"/>
          </w:rPr>
          <m:t>S</m:t>
        </m:r>
      </m:oMath>
      <w:r>
        <w:rPr>
          <w:rFonts w:hint="default" w:hAnsi="Times New Roman" w:eastAsia="楷体"/>
          <w:i w:val="0"/>
          <w:sz w:val="28"/>
          <w:szCs w:val="28"/>
          <w:highlight w:val="none"/>
          <w:lang w:val="en-US" w:eastAsia="zh-CN"/>
        </w:rPr>
        <w:t>为所述期望可视距离；</w:t>
      </w:r>
      <m:oMath>
        <m:r>
          <m:rPr/>
          <w:rPr>
            <w:rFonts w:hint="eastAsia" w:ascii="Cambria Math" w:hAnsi="Cambria Math"/>
            <w:sz w:val="28"/>
            <w:szCs w:val="36"/>
          </w:rPr>
          <m:t>f</m:t>
        </m:r>
        <m:r>
          <m:rPr/>
          <w:rPr>
            <w:rFonts w:ascii="Cambria Math" w:hAnsi="Cambria Math"/>
            <w:sz w:val="28"/>
            <w:szCs w:val="36"/>
          </w:rPr>
          <m:t>(α,β)</m:t>
        </m:r>
      </m:oMath>
      <w:r>
        <w:rPr>
          <w:rFonts w:hint="default" w:hAnsi="Times New Roman" w:eastAsia="楷体"/>
          <w:i w:val="0"/>
          <w:sz w:val="28"/>
          <w:szCs w:val="28"/>
          <w:highlight w:val="none"/>
          <w:lang w:val="en-US" w:eastAsia="zh-CN"/>
        </w:rPr>
        <w:t>为预设的光线衰减因子；</w:t>
      </w:r>
      <m:oMath>
        <m:sSub>
          <m:sSubPr>
            <m:ctrlPr>
              <w:rPr>
                <w:rFonts w:ascii="Cambria Math" w:hAnsi="Cambria Math"/>
                <w:i/>
                <w:sz w:val="28"/>
                <w:szCs w:val="36"/>
              </w:rPr>
            </m:ctrlPr>
          </m:sSubPr>
          <m:e>
            <m:r>
              <m:rPr/>
              <w:rPr>
                <w:rFonts w:ascii="Cambria Math" w:hAnsi="Cambria Math"/>
                <w:sz w:val="28"/>
                <w:szCs w:val="36"/>
              </w:rPr>
              <m:t>I</m:t>
            </m:r>
            <m:ctrlPr>
              <w:rPr>
                <w:rFonts w:ascii="Cambria Math" w:hAnsi="Cambria Math"/>
                <w:i/>
                <w:sz w:val="28"/>
                <w:szCs w:val="36"/>
              </w:rPr>
            </m:ctrlPr>
          </m:e>
          <m:sub>
            <m:r>
              <m:rPr/>
              <w:rPr>
                <w:rFonts w:hint="eastAsia" w:ascii="Cambria Math" w:hAnsi="Cambria Math"/>
                <w:sz w:val="28"/>
                <w:szCs w:val="36"/>
              </w:rPr>
              <m:t>车</m:t>
            </m:r>
            <m:ctrlPr>
              <w:rPr>
                <w:rFonts w:ascii="Cambria Math" w:hAnsi="Cambria Math"/>
                <w:i/>
                <w:sz w:val="28"/>
                <w:szCs w:val="36"/>
              </w:rPr>
            </m:ctrlPr>
          </m:sub>
        </m:sSub>
      </m:oMath>
      <w:r>
        <w:rPr>
          <w:rFonts w:hint="default" w:hAnsi="Times New Roman" w:eastAsia="楷体"/>
          <w:i w:val="0"/>
          <w:sz w:val="28"/>
          <w:szCs w:val="28"/>
          <w:highlight w:val="none"/>
          <w:lang w:val="en-US" w:eastAsia="zh-CN"/>
        </w:rPr>
        <w:t>为汽车近光灯光强</w:t>
      </w:r>
      <w:r>
        <w:rPr>
          <w:rFonts w:hint="eastAsia" w:eastAsia="楷体"/>
          <w:i w:val="0"/>
          <w:sz w:val="28"/>
          <w:szCs w:val="28"/>
          <w:highlight w:val="none"/>
          <w:lang w:val="en-US" w:eastAsia="zh-CN"/>
        </w:rPr>
        <w:t>；</w:t>
      </w:r>
    </w:p>
    <w:p w14:paraId="182B6F7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ascii="Times New Roman" w:hAnsi="Times New Roman" w:eastAsia="楷体" w:cs="Times New Roman"/>
          <w:kern w:val="2"/>
          <w:sz w:val="28"/>
          <w:szCs w:val="28"/>
          <w:highlight w:val="none"/>
          <w:lang w:val="en-US" w:eastAsia="zh-CN" w:bidi="ar-SA"/>
        </w:rPr>
      </w:pPr>
      <w:r>
        <w:rPr>
          <w:rFonts w:hint="eastAsia" w:ascii="Times New Roman" w:hAnsi="Times New Roman" w:eastAsia="楷体" w:cs="Times New Roman"/>
          <w:kern w:val="2"/>
          <w:sz w:val="28"/>
          <w:szCs w:val="28"/>
          <w:highlight w:val="none"/>
          <w:lang w:val="en-US" w:eastAsia="zh-CN" w:bidi="ar-SA"/>
        </w:rPr>
        <w:t>将所述步骤S2中计算得出的所述行驶距离，确定为沿线布设的所述LED道钉的最大间距</w:t>
      </w:r>
      <w:r>
        <w:rPr>
          <w:rFonts w:hint="eastAsia" w:hAnsi="Cambria Math"/>
          <w:i w:val="0"/>
          <w:sz w:val="28"/>
          <w:szCs w:val="36"/>
          <w:lang w:eastAsia="zh-CN"/>
        </w:rPr>
        <w:t>；</w:t>
      </w:r>
      <w:r>
        <w:rPr>
          <w:rFonts w:hint="eastAsia" w:ascii="Times New Roman" w:hAnsi="Times New Roman" w:eastAsia="楷体" w:cs="Times New Roman"/>
          <w:kern w:val="2"/>
          <w:sz w:val="28"/>
          <w:szCs w:val="28"/>
          <w:highlight w:val="none"/>
          <w:lang w:val="en-US" w:eastAsia="zh-CN" w:bidi="ar-SA"/>
        </w:rPr>
        <w:t>即：</w:t>
      </w:r>
    </w:p>
    <w:p w14:paraId="2083273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m:oMathPara>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w:rPr>
                  <w:rFonts w:ascii="Cambria Math" w:hAnsi="Cambria Math"/>
                  <w:sz w:val="28"/>
                  <w:szCs w:val="36"/>
                </w:rPr>
                <m:t>max</m:t>
              </m:r>
              <m:ctrlPr>
                <w:rPr>
                  <w:rFonts w:ascii="Cambria Math" w:hAnsi="Cambria Math"/>
                  <w:i/>
                  <w:sz w:val="28"/>
                  <w:szCs w:val="36"/>
                </w:rPr>
              </m:ctrlPr>
            </m:sub>
          </m:sSub>
          <m:r>
            <m:rPr>
              <m:sty m:val="p"/>
            </m:rPr>
            <w:rPr>
              <w:rFonts w:hint="default" w:ascii="DejaVu Math TeX Gyre" w:hAnsi="DejaVu Math TeX Gyre" w:eastAsia="楷体" w:cs="Times New Roman"/>
              <w:kern w:val="2"/>
              <w:sz w:val="28"/>
              <w:szCs w:val="28"/>
              <w:highlight w:val="none"/>
              <w:lang w:val="en-US" w:eastAsia="zh-CN" w:bidi="ar-SA"/>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2400819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式中，</w:t>
      </w:r>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w:rPr>
                <w:rFonts w:ascii="Cambria Math" w:hAnsi="Cambria Math"/>
                <w:sz w:val="28"/>
                <w:szCs w:val="36"/>
              </w:rPr>
              <m:t>max</m:t>
            </m:r>
            <m:ctrlPr>
              <w:rPr>
                <w:rFonts w:ascii="Cambria Math" w:hAnsi="Cambria Math"/>
                <w:i/>
                <w:sz w:val="28"/>
                <w:szCs w:val="36"/>
              </w:rPr>
            </m:ctrlPr>
          </m:sub>
        </m:sSub>
      </m:oMath>
      <w:r>
        <w:rPr>
          <w:rFonts w:hint="eastAsia" w:hAnsi="DejaVu Math TeX Gyre" w:eastAsia="楷体" w:cs="Times New Roman"/>
          <w:i w:val="0"/>
          <w:kern w:val="2"/>
          <w:sz w:val="28"/>
          <w:szCs w:val="28"/>
          <w:highlight w:val="none"/>
          <w:lang w:val="en-US" w:eastAsia="zh-CN" w:bidi="ar-SA"/>
        </w:rPr>
        <w:t>为沿线布设的所述LED道钉的最大间距；</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DejaVu Math TeX Gyre" w:eastAsia="楷体" w:cs="Times New Roman"/>
          <w:i w:val="0"/>
          <w:kern w:val="2"/>
          <w:sz w:val="28"/>
          <w:szCs w:val="28"/>
          <w:highlight w:val="none"/>
          <w:lang w:val="en-US" w:eastAsia="zh-CN" w:bidi="ar-SA"/>
        </w:rPr>
        <w:t>为所述行驶距离；</w:t>
      </w:r>
    </w:p>
    <w:p w14:paraId="76F5C88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获取预设的检修道调整系数；基于所述检修道调整系数与所述行驶距离，计算出所述LED轮廓标的最大间距</w:t>
      </w:r>
      <w:r>
        <w:rPr>
          <w:rFonts w:hint="eastAsia" w:hAnsi="Cambria Math"/>
          <w:i w:val="0"/>
          <w:sz w:val="28"/>
          <w:szCs w:val="36"/>
          <w:lang w:eastAsia="zh-CN"/>
        </w:rPr>
        <w:t>，</w:t>
      </w:r>
      <w:r>
        <w:rPr>
          <w:rFonts w:hint="eastAsia" w:hAnsi="DejaVu Math TeX Gyre" w:eastAsia="楷体" w:cs="Times New Roman"/>
          <w:i w:val="0"/>
          <w:kern w:val="2"/>
          <w:sz w:val="28"/>
          <w:szCs w:val="28"/>
          <w:highlight w:val="none"/>
          <w:lang w:val="en-US" w:eastAsia="zh-CN" w:bidi="ar-SA"/>
        </w:rPr>
        <w:t>计算公式为：</w:t>
      </w:r>
    </w:p>
    <w:p w14:paraId="1A63B2A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m:oMathPara>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m:sty m:val="p"/>
                </m:rPr>
                <w:rPr>
                  <w:rFonts w:ascii="Cambria Math" w:hAnsi="Cambria Math"/>
                  <w:sz w:val="28"/>
                  <w:szCs w:val="36"/>
                </w:rPr>
                <m:t>max⁡</m:t>
              </m:r>
              <m:r>
                <m:rPr/>
                <w:rPr>
                  <w:rFonts w:ascii="Cambria Math" w:hAnsi="Cambria Math"/>
                  <w:sz w:val="28"/>
                  <w:szCs w:val="36"/>
                </w:rPr>
                <m:t>_</m:t>
              </m:r>
              <m:r>
                <m:rPr/>
                <w:rPr>
                  <w:rFonts w:hint="eastAsia" w:ascii="Cambria Math" w:hAnsi="Cambria Math"/>
                  <w:sz w:val="28"/>
                  <w:szCs w:val="36"/>
                </w:rPr>
                <m:t>检</m:t>
              </m:r>
              <m:ctrlPr>
                <w:rPr>
                  <w:rFonts w:ascii="Cambria Math" w:hAnsi="Cambria Math"/>
                  <w:i/>
                  <w:sz w:val="28"/>
                  <w:szCs w:val="36"/>
                </w:rPr>
              </m:ctrlPr>
            </m:sub>
          </m:sSub>
          <m:r>
            <m:rPr>
              <m:sty m:val="p"/>
            </m:rPr>
            <w:rPr>
              <w:rFonts w:hint="default" w:ascii="DejaVu Math TeX Gyre" w:hAnsi="DejaVu Math TeX Gyre" w:eastAsia="楷体" w:cs="Times New Roman"/>
              <w:kern w:val="2"/>
              <w:sz w:val="28"/>
              <w:szCs w:val="28"/>
              <w:highlight w:val="none"/>
              <w:lang w:val="en-US" w:eastAsia="zh-CN" w:bidi="ar-SA"/>
            </w:rPr>
            <m:t>=</m:t>
          </m:r>
          <m:sSub>
            <m:sSubPr>
              <m:ctrlPr>
                <w:rPr>
                  <w:rFonts w:hint="eastAsia" w:ascii="DejaVu Math TeX Gyre" w:hAnsi="DejaVu Math TeX Gyre" w:eastAsia="楷体" w:cs="Times New Roman"/>
                  <w:i/>
                  <w:kern w:val="2"/>
                  <w:sz w:val="28"/>
                  <w:szCs w:val="28"/>
                  <w:highlight w:val="none"/>
                  <w:lang w:val="en-US" w:eastAsia="zh-CN" w:bidi="ar-SA"/>
                </w:rPr>
              </m:ctrlPr>
            </m:sSubPr>
            <m:e>
              <m:r>
                <m:rPr/>
                <w:rPr>
                  <w:rFonts w:hint="eastAsia" w:ascii="Cambria Math" w:hAnsi="Cambria Math"/>
                  <w:sz w:val="28"/>
                  <w:szCs w:val="36"/>
                </w:rPr>
                <m:t>k</m:t>
              </m:r>
              <m:ctrlPr>
                <w:rPr>
                  <w:rFonts w:hint="eastAsia" w:ascii="DejaVu Math TeX Gyre" w:hAnsi="DejaVu Math TeX Gyre" w:eastAsia="楷体" w:cs="Times New Roman"/>
                  <w:i/>
                  <w:kern w:val="2"/>
                  <w:sz w:val="28"/>
                  <w:szCs w:val="28"/>
                  <w:highlight w:val="none"/>
                  <w:lang w:val="en-US" w:eastAsia="zh-CN" w:bidi="ar-SA"/>
                </w:rPr>
              </m:ctrlPr>
            </m:e>
            <m:sub>
              <m:r>
                <m:rPr/>
                <w:rPr>
                  <w:rFonts w:hint="default" w:ascii="DejaVu Math TeX Gyre" w:hAnsi="DejaVu Math TeX Gyre" w:eastAsia="楷体" w:cs="Times New Roman"/>
                  <w:kern w:val="2"/>
                  <w:sz w:val="28"/>
                  <w:szCs w:val="28"/>
                  <w:highlight w:val="none"/>
                  <w:lang w:val="en-US" w:eastAsia="zh-CN" w:bidi="ar-SA"/>
                </w:rPr>
                <m:t>1</m:t>
              </m:r>
              <m:ctrlPr>
                <w:rPr>
                  <w:rFonts w:hint="eastAsia" w:ascii="DejaVu Math TeX Gyre" w:hAnsi="DejaVu Math TeX Gyre" w:eastAsia="楷体" w:cs="Times New Roman"/>
                  <w:i/>
                  <w:kern w:val="2"/>
                  <w:sz w:val="28"/>
                  <w:szCs w:val="28"/>
                  <w:highlight w:val="none"/>
                  <w:lang w:val="en-US" w:eastAsia="zh-CN" w:bidi="ar-SA"/>
                </w:rPr>
              </m:ctrlPr>
            </m:sub>
          </m:sSub>
          <m:r>
            <m:rPr/>
            <w:rPr>
              <w:rFonts w:ascii="Cambria Math" w:hAnsi="Cambria Math"/>
              <w:sz w:val="28"/>
              <w:szCs w:val="36"/>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570B9B0E">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default" w:hAnsi="DejaVu Math TeX Gyre" w:eastAsia="楷体" w:cs="Times New Roman"/>
          <w:i w:val="0"/>
          <w:kern w:val="2"/>
          <w:sz w:val="28"/>
          <w:szCs w:val="28"/>
          <w:highlight w:val="none"/>
          <w:lang w:val="en-US" w:eastAsia="zh-CN" w:bidi="ar-SA"/>
        </w:rPr>
        <w:t>式中，</w:t>
      </w:r>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m:sty m:val="p"/>
              </m:rPr>
              <w:rPr>
                <w:rFonts w:ascii="Cambria Math" w:hAnsi="Cambria Math"/>
                <w:sz w:val="28"/>
                <w:szCs w:val="36"/>
              </w:rPr>
              <m:t>max⁡</m:t>
            </m:r>
            <m:r>
              <m:rPr/>
              <w:rPr>
                <w:rFonts w:ascii="Cambria Math" w:hAnsi="Cambria Math"/>
                <w:sz w:val="28"/>
                <w:szCs w:val="36"/>
              </w:rPr>
              <m:t>_</m:t>
            </m:r>
            <m:r>
              <m:rPr/>
              <w:rPr>
                <w:rFonts w:hint="eastAsia" w:ascii="Cambria Math" w:hAnsi="Cambria Math"/>
                <w:sz w:val="28"/>
                <w:szCs w:val="36"/>
              </w:rPr>
              <m:t>检</m:t>
            </m:r>
            <m:ctrlPr>
              <w:rPr>
                <w:rFonts w:ascii="Cambria Math" w:hAnsi="Cambria Math"/>
                <w:i/>
                <w:sz w:val="28"/>
                <w:szCs w:val="36"/>
              </w:rPr>
            </m:ctrlPr>
          </m:sub>
        </m:sSub>
      </m:oMath>
      <w:r>
        <w:rPr>
          <w:rFonts w:hint="default" w:hAnsi="DejaVu Math TeX Gyre" w:eastAsia="楷体" w:cs="Times New Roman"/>
          <w:i w:val="0"/>
          <w:kern w:val="2"/>
          <w:sz w:val="28"/>
          <w:szCs w:val="28"/>
          <w:highlight w:val="none"/>
          <w:lang w:val="en-US" w:eastAsia="zh-CN" w:bidi="ar-SA"/>
        </w:rPr>
        <w:t>为所述LED轮廓标的最大间距；</w:t>
      </w:r>
      <m:oMath>
        <m:sSub>
          <m:sSubPr>
            <m:ctrlPr>
              <w:rPr>
                <w:rFonts w:hint="eastAsia" w:ascii="DejaVu Math TeX Gyre" w:hAnsi="DejaVu Math TeX Gyre" w:eastAsia="楷体" w:cs="Times New Roman"/>
                <w:i/>
                <w:kern w:val="2"/>
                <w:sz w:val="28"/>
                <w:szCs w:val="28"/>
                <w:highlight w:val="none"/>
                <w:lang w:val="en-US" w:eastAsia="zh-CN" w:bidi="ar-SA"/>
              </w:rPr>
            </m:ctrlPr>
          </m:sSubPr>
          <m:e>
            <m:r>
              <m:rPr/>
              <w:rPr>
                <w:rFonts w:hint="eastAsia" w:ascii="Cambria Math" w:hAnsi="Cambria Math"/>
                <w:sz w:val="28"/>
                <w:szCs w:val="36"/>
              </w:rPr>
              <m:t>k</m:t>
            </m:r>
            <m:ctrlPr>
              <w:rPr>
                <w:rFonts w:hint="eastAsia" w:ascii="DejaVu Math TeX Gyre" w:hAnsi="DejaVu Math TeX Gyre" w:eastAsia="楷体" w:cs="Times New Roman"/>
                <w:i/>
                <w:kern w:val="2"/>
                <w:sz w:val="28"/>
                <w:szCs w:val="28"/>
                <w:highlight w:val="none"/>
                <w:lang w:val="en-US" w:eastAsia="zh-CN" w:bidi="ar-SA"/>
              </w:rPr>
            </m:ctrlPr>
          </m:e>
          <m:sub>
            <m:r>
              <m:rPr/>
              <w:rPr>
                <w:rFonts w:hint="default" w:ascii="DejaVu Math TeX Gyre" w:hAnsi="DejaVu Math TeX Gyre" w:eastAsia="楷体" w:cs="Times New Roman"/>
                <w:kern w:val="2"/>
                <w:sz w:val="28"/>
                <w:szCs w:val="28"/>
                <w:highlight w:val="none"/>
                <w:lang w:val="en-US" w:eastAsia="zh-CN" w:bidi="ar-SA"/>
              </w:rPr>
              <m:t>1</m:t>
            </m:r>
            <m:ctrlPr>
              <w:rPr>
                <w:rFonts w:hint="eastAsia" w:ascii="DejaVu Math TeX Gyre" w:hAnsi="DejaVu Math TeX Gyre" w:eastAsia="楷体" w:cs="Times New Roman"/>
                <w:i/>
                <w:kern w:val="2"/>
                <w:sz w:val="28"/>
                <w:szCs w:val="28"/>
                <w:highlight w:val="none"/>
                <w:lang w:val="en-US" w:eastAsia="zh-CN" w:bidi="ar-SA"/>
              </w:rPr>
            </m:ctrlPr>
          </m:sub>
        </m:sSub>
      </m:oMath>
      <w:r>
        <w:rPr>
          <w:rFonts w:hint="default" w:hAnsi="DejaVu Math TeX Gyre" w:eastAsia="楷体" w:cs="Times New Roman"/>
          <w:i w:val="0"/>
          <w:kern w:val="2"/>
          <w:sz w:val="28"/>
          <w:szCs w:val="28"/>
          <w:highlight w:val="none"/>
          <w:lang w:val="en-US" w:eastAsia="zh-CN" w:bidi="ar-SA"/>
        </w:rPr>
        <w:t>为预设的检修道调整系数；</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w:r>
        <w:rPr>
          <w:rFonts w:hint="default" w:hAnsi="DejaVu Math TeX Gyre" w:eastAsia="楷体" w:cs="Times New Roman"/>
          <w:i w:val="0"/>
          <w:kern w:val="2"/>
          <w:sz w:val="28"/>
          <w:szCs w:val="28"/>
          <w:highlight w:val="none"/>
          <w:lang w:val="en-US" w:eastAsia="zh-CN" w:bidi="ar-SA"/>
        </w:rPr>
        <w:t>为所述行驶距离。</w:t>
      </w:r>
    </w:p>
    <w:p w14:paraId="0EE5B396">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进一步地，还设计有布置在</w:t>
      </w:r>
      <w:r>
        <w:rPr>
          <w:rFonts w:hint="default" w:hAnsi="DejaVu Math TeX Gyre" w:eastAsia="楷体" w:cs="Times New Roman"/>
          <w:i w:val="0"/>
          <w:kern w:val="2"/>
          <w:sz w:val="28"/>
          <w:szCs w:val="28"/>
          <w:highlight w:val="none"/>
          <w:lang w:val="en-US" w:eastAsia="zh-CN" w:bidi="ar-SA"/>
        </w:rPr>
        <w:t>隧道进</w:t>
      </w:r>
      <w:r>
        <w:rPr>
          <w:rFonts w:hint="eastAsia" w:hAnsi="DejaVu Math TeX Gyre" w:eastAsia="楷体" w:cs="Times New Roman"/>
          <w:i w:val="0"/>
          <w:kern w:val="2"/>
          <w:sz w:val="28"/>
          <w:szCs w:val="28"/>
          <w:highlight w:val="none"/>
          <w:lang w:val="en-US" w:eastAsia="zh-CN" w:bidi="ar-SA"/>
        </w:rPr>
        <w:t>口段和</w:t>
      </w:r>
      <w:r>
        <w:rPr>
          <w:rFonts w:hint="default" w:hAnsi="DejaVu Math TeX Gyre" w:eastAsia="楷体" w:cs="Times New Roman"/>
          <w:i w:val="0"/>
          <w:kern w:val="2"/>
          <w:sz w:val="28"/>
          <w:szCs w:val="28"/>
          <w:highlight w:val="none"/>
          <w:lang w:val="en-US" w:eastAsia="zh-CN" w:bidi="ar-SA"/>
        </w:rPr>
        <w:t>隧道出口段</w:t>
      </w:r>
      <w:r>
        <w:rPr>
          <w:rFonts w:hint="eastAsia" w:hAnsi="DejaVu Math TeX Gyre" w:eastAsia="楷体" w:cs="Times New Roman"/>
          <w:i w:val="0"/>
          <w:kern w:val="2"/>
          <w:sz w:val="28"/>
          <w:szCs w:val="28"/>
          <w:highlight w:val="none"/>
          <w:lang w:val="en-US" w:eastAsia="zh-CN" w:bidi="ar-SA"/>
        </w:rPr>
        <w:t>的亮度监测增强模块，以减弱由于隧道内外环境亮度差骤变引发的</w:t>
      </w:r>
      <w:r>
        <w:rPr>
          <w:rFonts w:hint="default" w:hAnsi="DejaVu Math TeX Gyre" w:eastAsia="楷体" w:cs="Times New Roman"/>
          <w:i w:val="0"/>
          <w:kern w:val="2"/>
          <w:sz w:val="28"/>
          <w:szCs w:val="28"/>
          <w:highlight w:val="none"/>
          <w:lang w:val="en-US" w:eastAsia="zh-CN" w:bidi="ar-SA"/>
        </w:rPr>
        <w:t>黑洞效应与白洞效应，具体包括</w:t>
      </w:r>
      <w:r>
        <w:rPr>
          <w:rFonts w:hint="eastAsia" w:hAnsi="DejaVu Math TeX Gyre" w:eastAsia="楷体" w:cs="Times New Roman"/>
          <w:i w:val="0"/>
          <w:kern w:val="2"/>
          <w:sz w:val="28"/>
          <w:szCs w:val="28"/>
          <w:highlight w:val="none"/>
          <w:lang w:val="en-US" w:eastAsia="zh-CN" w:bidi="ar-SA"/>
        </w:rPr>
        <w:t>以下步骤</w:t>
      </w:r>
      <w:r>
        <w:rPr>
          <w:rFonts w:hint="default" w:hAnsi="DejaVu Math TeX Gyre" w:eastAsia="楷体" w:cs="Times New Roman"/>
          <w:i w:val="0"/>
          <w:kern w:val="2"/>
          <w:sz w:val="28"/>
          <w:szCs w:val="28"/>
          <w:highlight w:val="none"/>
          <w:lang w:val="en-US" w:eastAsia="zh-CN" w:bidi="ar-SA"/>
        </w:rPr>
        <w:t>：</w:t>
      </w:r>
    </w:p>
    <w:p w14:paraId="7FDDA0EE">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获取所述隧道进口段和所述隧道出口段的长度</w:t>
      </w:r>
      <w:r>
        <w:rPr>
          <w:rFonts w:hint="default" w:hAnsi="DejaVu Math TeX Gyre" w:eastAsia="楷体" w:cs="Times New Roman"/>
          <w:i w:val="0"/>
          <w:kern w:val="2"/>
          <w:sz w:val="28"/>
          <w:szCs w:val="28"/>
          <w:highlight w:val="none"/>
          <w:lang w:val="en-US" w:eastAsia="zh-CN" w:bidi="ar-SA"/>
        </w:rPr>
        <w:t>，</w:t>
      </w:r>
      <w:r>
        <w:rPr>
          <w:rFonts w:hint="eastAsia" w:hAnsi="DejaVu Math TeX Gyre" w:eastAsia="楷体" w:cs="Times New Roman"/>
          <w:i w:val="0"/>
          <w:kern w:val="2"/>
          <w:sz w:val="28"/>
          <w:szCs w:val="28"/>
          <w:highlight w:val="none"/>
          <w:lang w:val="en-US" w:eastAsia="zh-CN" w:bidi="ar-SA"/>
        </w:rPr>
        <w:t>并获取所述隧道进口段和所述隧道出口段内</w:t>
      </w:r>
      <w:r>
        <w:rPr>
          <w:rFonts w:hint="default" w:hAnsi="DejaVu Math TeX Gyre" w:eastAsia="楷体" w:cs="Times New Roman"/>
          <w:i w:val="0"/>
          <w:kern w:val="2"/>
          <w:sz w:val="28"/>
          <w:szCs w:val="28"/>
          <w:highlight w:val="none"/>
          <w:lang w:val="en-US" w:eastAsia="zh-CN" w:bidi="ar-SA"/>
        </w:rPr>
        <w:t>所需的目标亮度阈值；</w:t>
      </w:r>
    </w:p>
    <w:p w14:paraId="57AD753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监测所述隧道进口段和所述隧道出口段</w:t>
      </w:r>
      <w:r>
        <w:rPr>
          <w:rFonts w:hint="default" w:hAnsi="DejaVu Math TeX Gyre" w:eastAsia="楷体" w:cs="Times New Roman"/>
          <w:i w:val="0"/>
          <w:kern w:val="2"/>
          <w:sz w:val="28"/>
          <w:szCs w:val="28"/>
          <w:highlight w:val="none"/>
          <w:lang w:val="en-US" w:eastAsia="zh-CN" w:bidi="ar-SA"/>
        </w:rPr>
        <w:t>的</w:t>
      </w:r>
      <w:r>
        <w:rPr>
          <w:rFonts w:hint="eastAsia" w:hAnsi="DejaVu Math TeX Gyre" w:eastAsia="楷体" w:cs="Times New Roman"/>
          <w:i w:val="0"/>
          <w:kern w:val="2"/>
          <w:sz w:val="28"/>
          <w:szCs w:val="28"/>
          <w:highlight w:val="none"/>
          <w:lang w:val="en-US" w:eastAsia="zh-CN" w:bidi="ar-SA"/>
        </w:rPr>
        <w:t>实际环境亮度</w:t>
      </w:r>
      <w:r>
        <w:rPr>
          <w:rFonts w:hint="default" w:hAnsi="DejaVu Math TeX Gyre" w:eastAsia="楷体" w:cs="Times New Roman"/>
          <w:i w:val="0"/>
          <w:kern w:val="2"/>
          <w:sz w:val="28"/>
          <w:szCs w:val="28"/>
          <w:highlight w:val="none"/>
          <w:lang w:val="en-US" w:eastAsia="zh-CN" w:bidi="ar-SA"/>
        </w:rPr>
        <w:t>，并实时判断所述</w:t>
      </w:r>
      <w:r>
        <w:rPr>
          <w:rFonts w:hint="eastAsia" w:hAnsi="DejaVu Math TeX Gyre" w:eastAsia="楷体" w:cs="Times New Roman"/>
          <w:i w:val="0"/>
          <w:kern w:val="2"/>
          <w:sz w:val="28"/>
          <w:szCs w:val="28"/>
          <w:highlight w:val="none"/>
          <w:lang w:val="en-US" w:eastAsia="zh-CN" w:bidi="ar-SA"/>
        </w:rPr>
        <w:t>实际环境亮度</w:t>
      </w:r>
      <w:r>
        <w:rPr>
          <w:rFonts w:hint="default" w:hAnsi="DejaVu Math TeX Gyre" w:eastAsia="楷体" w:cs="Times New Roman"/>
          <w:i w:val="0"/>
          <w:kern w:val="2"/>
          <w:sz w:val="28"/>
          <w:szCs w:val="28"/>
          <w:highlight w:val="none"/>
          <w:lang w:val="en-US" w:eastAsia="zh-CN" w:bidi="ar-SA"/>
        </w:rPr>
        <w:t>是否大于或等于所述目标亮度阈值；</w:t>
      </w:r>
    </w:p>
    <w:p w14:paraId="58D48CA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default" w:hAnsi="DejaVu Math TeX Gyre" w:eastAsia="楷体" w:cs="Times New Roman"/>
          <w:i w:val="0"/>
          <w:kern w:val="2"/>
          <w:sz w:val="28"/>
          <w:szCs w:val="28"/>
          <w:highlight w:val="none"/>
          <w:lang w:val="en-US" w:eastAsia="zh-CN" w:bidi="ar-SA"/>
        </w:rPr>
        <w:t>若判断结果为否，则控制开启所述隧道进口段和所述隧道出口段</w:t>
      </w:r>
      <w:r>
        <w:rPr>
          <w:rFonts w:hint="eastAsia" w:hAnsi="DejaVu Math TeX Gyre" w:eastAsia="楷体" w:cs="Times New Roman"/>
          <w:i w:val="0"/>
          <w:kern w:val="2"/>
          <w:sz w:val="28"/>
          <w:szCs w:val="28"/>
          <w:highlight w:val="none"/>
          <w:lang w:val="en-US" w:eastAsia="zh-CN" w:bidi="ar-SA"/>
        </w:rPr>
        <w:t>处，</w:t>
      </w:r>
      <w:r>
        <w:rPr>
          <w:rFonts w:hint="default" w:hAnsi="DejaVu Math TeX Gyre" w:eastAsia="楷体" w:cs="Times New Roman"/>
          <w:i w:val="0"/>
          <w:kern w:val="2"/>
          <w:sz w:val="28"/>
          <w:szCs w:val="28"/>
          <w:highlight w:val="none"/>
          <w:lang w:val="en-US" w:eastAsia="zh-CN" w:bidi="ar-SA"/>
        </w:rPr>
        <w:t>处于断电状态的发光组件，以减小发光组件的开启间距，和/或提升相应位置处</w:t>
      </w:r>
      <w:r>
        <w:rPr>
          <w:rFonts w:hint="eastAsia" w:hAnsi="DejaVu Math TeX Gyre" w:eastAsia="楷体" w:cs="Times New Roman"/>
          <w:i w:val="0"/>
          <w:kern w:val="2"/>
          <w:sz w:val="28"/>
          <w:szCs w:val="28"/>
          <w:highlight w:val="none"/>
          <w:lang w:val="en-US" w:eastAsia="zh-CN" w:bidi="ar-SA"/>
        </w:rPr>
        <w:t>发光组件</w:t>
      </w:r>
      <w:r>
        <w:rPr>
          <w:rFonts w:hint="default" w:hAnsi="DejaVu Math TeX Gyre" w:eastAsia="楷体" w:cs="Times New Roman"/>
          <w:i w:val="0"/>
          <w:kern w:val="2"/>
          <w:sz w:val="28"/>
          <w:szCs w:val="28"/>
          <w:highlight w:val="none"/>
          <w:lang w:val="en-US" w:eastAsia="zh-CN" w:bidi="ar-SA"/>
        </w:rPr>
        <w:t>的输出功率，直至所述</w:t>
      </w:r>
      <w:r>
        <w:rPr>
          <w:rFonts w:hint="eastAsia" w:hAnsi="DejaVu Math TeX Gyre" w:eastAsia="楷体" w:cs="Times New Roman"/>
          <w:i w:val="0"/>
          <w:kern w:val="2"/>
          <w:sz w:val="28"/>
          <w:szCs w:val="28"/>
          <w:highlight w:val="none"/>
          <w:lang w:val="en-US" w:eastAsia="zh-CN" w:bidi="ar-SA"/>
        </w:rPr>
        <w:t>实际环境亮度</w:t>
      </w:r>
      <w:r>
        <w:rPr>
          <w:rFonts w:hint="default" w:hAnsi="DejaVu Math TeX Gyre" w:eastAsia="楷体" w:cs="Times New Roman"/>
          <w:i w:val="0"/>
          <w:kern w:val="2"/>
          <w:sz w:val="28"/>
          <w:szCs w:val="28"/>
          <w:highlight w:val="none"/>
          <w:lang w:val="en-US" w:eastAsia="zh-CN" w:bidi="ar-SA"/>
        </w:rPr>
        <w:t>达到所述目标亮度阈值。</w:t>
      </w:r>
    </w:p>
    <w:p w14:paraId="600EEF07">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进一步地，所述隧道进口段和所述隧道出口段内布设有荧光涂层段，所述获取目标亮度阈值的步骤，具体包括：</w:t>
      </w:r>
    </w:p>
    <w:p w14:paraId="46F02C8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获取预设的车辆驶离所述荧光涂层段后的目标余辉时长、在所述目标余辉时长T结束时，洞口段荧光涂层需满足的目标余辉亮度，以及所述荧光涂层的亮度衰减系数；基于所述目标余辉时长、所述目标余辉亮度以及所述亮度衰减系数，计算出在车辆驶离所述荧光涂层段时，所需达到的目标激发亮度，并将其作为所述目标亮度阈值的下限，计算公式为：</w:t>
      </w:r>
    </w:p>
    <w:p w14:paraId="2045300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default" w:ascii="Cambria Math" w:hAnsi="Cambria Math"/>
                  <w:sz w:val="28"/>
                  <w:szCs w:val="36"/>
                  <w:lang w:val="en-US" w:eastAsia="zh-CN"/>
                </w:rPr>
                <m:t>0</m:t>
              </m:r>
              <m:ctrlPr>
                <w:rPr>
                  <w:rFonts w:ascii="Cambria Math" w:hAnsi="Cambria Math"/>
                  <w:i/>
                  <w:sz w:val="28"/>
                  <w:szCs w:val="36"/>
                </w:rPr>
              </m:ctrlPr>
            </m:sub>
          </m:sSub>
          <m:r>
            <m:rPr/>
            <w:rPr>
              <w:rFonts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sub>
          </m:sSub>
          <m:r>
            <m:rPr/>
            <w:rPr>
              <w:rFonts w:ascii="Cambria Math" w:hAnsi="Cambria Math"/>
              <w:sz w:val="28"/>
              <w:szCs w:val="36"/>
            </w:rPr>
            <m:t>∙</m:t>
          </m:r>
          <m:sSup>
            <m:sSupPr>
              <m:ctrlPr>
                <w:rPr>
                  <w:rFonts w:ascii="Cambria Math" w:hAnsi="Cambria Math"/>
                  <w:i/>
                  <w:sz w:val="28"/>
                  <w:szCs w:val="36"/>
                </w:rPr>
              </m:ctrlPr>
            </m:sSupPr>
            <m:e>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e>
            <m:sup>
              <m:r>
                <m:rPr/>
                <w:rPr>
                  <w:rFonts w:ascii="Cambria Math" w:hAnsi="Cambria Math"/>
                  <w:sz w:val="28"/>
                  <w:szCs w:val="36"/>
                </w:rPr>
                <m:t>n</m:t>
              </m:r>
              <m:ctrlPr>
                <w:rPr>
                  <w:rFonts w:ascii="Cambria Math" w:hAnsi="Cambria Math"/>
                  <w:i/>
                  <w:sz w:val="28"/>
                  <w:szCs w:val="36"/>
                </w:rPr>
              </m:ctrlPr>
            </m:sup>
          </m:sSup>
        </m:oMath>
      </m:oMathPara>
    </w:p>
    <w:p w14:paraId="7FECEF6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hAnsi="Cambria Math"/>
          <w:i w:val="0"/>
          <w:sz w:val="28"/>
          <w:szCs w:val="36"/>
        </w:rPr>
      </w:pPr>
      <w:r>
        <w:rPr>
          <w:rFonts w:hint="eastAsia" w:hAnsi="DejaVu Math TeX Gyre" w:eastAsia="楷体"/>
          <w:i w:val="0"/>
          <w:sz w:val="28"/>
          <w:szCs w:val="28"/>
          <w:highlight w:val="none"/>
        </w:rPr>
        <w:t>式中，</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default" w:ascii="Cambria Math" w:hAnsi="Cambria Math"/>
                <w:sz w:val="28"/>
                <w:szCs w:val="36"/>
                <w:lang w:val="en-US" w:eastAsia="zh-CN"/>
              </w:rPr>
              <m:t>0</m:t>
            </m:r>
            <m:ctrlPr>
              <w:rPr>
                <w:rFonts w:ascii="Cambria Math" w:hAnsi="Cambria Math"/>
                <w:i/>
                <w:sz w:val="28"/>
                <w:szCs w:val="36"/>
              </w:rPr>
            </m:ctrlPr>
          </m:sub>
        </m:sSub>
      </m:oMath>
      <w:r>
        <w:rPr>
          <w:rFonts w:hint="eastAsia" w:hAnsi="DejaVu Math TeX Gyre" w:eastAsia="楷体"/>
          <w:i w:val="0"/>
          <w:sz w:val="28"/>
          <w:szCs w:val="28"/>
          <w:highlight w:val="none"/>
        </w:rPr>
        <w:t>为所需达到的目标激发亮度；</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sub>
        </m:sSub>
      </m:oMath>
      <w:r>
        <w:rPr>
          <w:rFonts w:hint="eastAsia" w:hAnsi="DejaVu Math TeX Gyre" w:eastAsia="楷体"/>
          <w:i w:val="0"/>
          <w:sz w:val="28"/>
          <w:szCs w:val="28"/>
          <w:highlight w:val="none"/>
        </w:rPr>
        <w:t>为洞口段荧光涂层需满足的目标余辉亮度；</w:t>
      </w:r>
      <m:oMath>
        <m:r>
          <m:rPr>
            <m:sty m:val="p"/>
          </m:rPr>
          <w:rPr>
            <w:rFonts w:hint="eastAsia" w:hAnsi="DejaVu Math TeX Gyre" w:eastAsia="楷体" w:cs="Times New Roman"/>
            <w:kern w:val="2"/>
            <w:sz w:val="28"/>
            <w:szCs w:val="28"/>
            <w:highlight w:val="none"/>
            <w:lang w:val="en-US" w:eastAsia="zh-CN" w:bidi="ar-SA"/>
          </w:rPr>
          <m:t>T</m:t>
        </m:r>
      </m:oMath>
      <w:r>
        <w:rPr>
          <w:rFonts w:hint="eastAsia" w:hAnsi="DejaVu Math TeX Gyre" w:eastAsia="楷体"/>
          <w:i w:val="0"/>
          <w:sz w:val="28"/>
          <w:szCs w:val="28"/>
          <w:highlight w:val="none"/>
        </w:rPr>
        <w:t>为预设的车辆驶离所述荧光涂层段后的目标余辉时长；</w:t>
      </w:r>
      <m:oMath>
        <m:r>
          <m:rPr/>
          <w:rPr>
            <w:rFonts w:ascii="Cambria Math" w:hAnsi="Cambria Math"/>
            <w:sz w:val="28"/>
            <w:szCs w:val="36"/>
          </w:rPr>
          <m:t>n</m:t>
        </m:r>
      </m:oMath>
      <w:r>
        <w:rPr>
          <w:rFonts w:hint="eastAsia" w:hAnsi="DejaVu Math TeX Gyre" w:eastAsia="楷体"/>
          <w:i w:val="0"/>
          <w:sz w:val="28"/>
          <w:szCs w:val="28"/>
          <w:highlight w:val="none"/>
        </w:rPr>
        <w:t>为所述荧光涂层的亮度衰减系数</w:t>
      </w:r>
      <w:r>
        <w:rPr>
          <w:rFonts w:hint="eastAsia" w:hAnsi="DejaVu Math TeX Gyre" w:eastAsia="楷体"/>
          <w:i w:val="0"/>
          <w:sz w:val="28"/>
          <w:szCs w:val="28"/>
          <w:highlight w:val="none"/>
          <w:lang w:eastAsia="zh-CN"/>
        </w:rPr>
        <w:t>。</w:t>
      </w:r>
    </w:p>
    <w:p w14:paraId="0154D212">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w:t>
      </w:r>
      <w:r>
        <w:rPr>
          <w:rFonts w:hint="default" w:ascii="Times New Roman" w:hAnsi="DejaVu Math TeX Gyre" w:eastAsia="楷体" w:cs="Times New Roman"/>
          <w:i w:val="0"/>
          <w:kern w:val="2"/>
          <w:sz w:val="28"/>
          <w:szCs w:val="28"/>
          <w:highlight w:val="none"/>
          <w:lang w:val="en-US" w:eastAsia="zh-CN" w:bidi="ar-SA"/>
        </w:rPr>
        <w:t>还包括</w:t>
      </w:r>
      <w:r>
        <w:rPr>
          <w:rFonts w:hint="eastAsia" w:hAnsi="DejaVu Math TeX Gyre" w:eastAsia="楷体" w:cs="Times New Roman"/>
          <w:i w:val="0"/>
          <w:kern w:val="2"/>
          <w:sz w:val="28"/>
          <w:szCs w:val="28"/>
          <w:highlight w:val="none"/>
          <w:lang w:val="en-US" w:eastAsia="zh-CN" w:bidi="ar-SA"/>
        </w:rPr>
        <w:t>针对</w:t>
      </w:r>
      <w:r>
        <w:rPr>
          <w:rFonts w:hint="eastAsia" w:ascii="Times New Roman" w:hAnsi="DejaVu Math TeX Gyre" w:eastAsia="楷体" w:cs="Times New Roman"/>
          <w:i w:val="0"/>
          <w:kern w:val="2"/>
          <w:sz w:val="28"/>
          <w:szCs w:val="28"/>
          <w:highlight w:val="none"/>
          <w:lang w:val="en-US" w:eastAsia="zh-CN" w:bidi="ar-SA"/>
        </w:rPr>
        <w:t>隧道内光源供电的</w:t>
      </w:r>
      <w:r>
        <w:rPr>
          <w:rFonts w:hint="default" w:ascii="Times New Roman" w:hAnsi="DejaVu Math TeX Gyre" w:eastAsia="楷体" w:cs="Times New Roman"/>
          <w:i w:val="0"/>
          <w:kern w:val="2"/>
          <w:sz w:val="28"/>
          <w:szCs w:val="28"/>
          <w:highlight w:val="none"/>
          <w:lang w:val="en-US" w:eastAsia="zh-CN" w:bidi="ar-SA"/>
        </w:rPr>
        <w:t>光伏储能系统</w:t>
      </w:r>
      <w:r>
        <w:rPr>
          <w:rFonts w:hint="eastAsia" w:ascii="Times New Roman" w:hAnsi="DejaVu Math TeX Gyre" w:eastAsia="楷体" w:cs="Times New Roman"/>
          <w:i w:val="0"/>
          <w:kern w:val="2"/>
          <w:sz w:val="28"/>
          <w:szCs w:val="28"/>
          <w:highlight w:val="none"/>
          <w:lang w:val="en-US" w:eastAsia="zh-CN" w:bidi="ar-SA"/>
        </w:rPr>
        <w:t>的</w:t>
      </w:r>
      <w:r>
        <w:rPr>
          <w:rFonts w:hint="default" w:ascii="Times New Roman" w:hAnsi="DejaVu Math TeX Gyre" w:eastAsia="楷体" w:cs="Times New Roman"/>
          <w:i w:val="0"/>
          <w:kern w:val="2"/>
          <w:sz w:val="28"/>
          <w:szCs w:val="28"/>
          <w:highlight w:val="none"/>
          <w:lang w:val="en-US" w:eastAsia="zh-CN" w:bidi="ar-SA"/>
        </w:rPr>
        <w:t>设计步骤，具体包括</w:t>
      </w:r>
      <w:r>
        <w:rPr>
          <w:rFonts w:hint="eastAsia" w:hAnsi="DejaVu Math TeX Gyre" w:eastAsia="楷体" w:cs="Times New Roman"/>
          <w:i w:val="0"/>
          <w:kern w:val="2"/>
          <w:sz w:val="28"/>
          <w:szCs w:val="28"/>
          <w:highlight w:val="none"/>
          <w:lang w:val="en-US" w:eastAsia="zh-CN" w:bidi="ar-SA"/>
        </w:rPr>
        <w:t>以下步骤</w:t>
      </w:r>
      <w:r>
        <w:rPr>
          <w:rFonts w:hint="default" w:ascii="Times New Roman" w:hAnsi="DejaVu Math TeX Gyre" w:eastAsia="楷体" w:cs="Times New Roman"/>
          <w:i w:val="0"/>
          <w:kern w:val="2"/>
          <w:sz w:val="28"/>
          <w:szCs w:val="28"/>
          <w:highlight w:val="none"/>
          <w:lang w:val="en-US" w:eastAsia="zh-CN" w:bidi="ar-SA"/>
        </w:rPr>
        <w:t>：</w:t>
      </w:r>
    </w:p>
    <w:p w14:paraId="20FC445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imes New Roman" w:hAnsi="DejaVu Math TeX Gyre" w:eastAsia="楷体" w:cs="Times New Roman"/>
          <w:i w:val="0"/>
          <w:kern w:val="2"/>
          <w:sz w:val="28"/>
          <w:szCs w:val="28"/>
          <w:highlight w:val="none"/>
          <w:lang w:val="en-US" w:eastAsia="zh-CN" w:bidi="ar-SA"/>
        </w:rPr>
      </w:pPr>
      <w:r>
        <w:rPr>
          <w:rFonts w:hint="eastAsia" w:ascii="Times New Roman" w:hAnsi="DejaVu Math TeX Gyre" w:eastAsia="楷体" w:cs="Times New Roman"/>
          <w:i w:val="0"/>
          <w:kern w:val="2"/>
          <w:sz w:val="28"/>
          <w:szCs w:val="28"/>
          <w:highlight w:val="none"/>
          <w:lang w:val="en-US" w:eastAsia="zh-CN" w:bidi="ar-SA"/>
        </w:rPr>
        <w:t>获取隧道每公里的主动发光源总设计功率、预设的无光伏输入备用时长，以及储能安全系数；基于所述主动发光源总设计功率、所述无光伏输入备用时长以及所述储能安全系数，计算出所述光伏储能系统的目标储能容量，其计算公式为：</w:t>
      </w:r>
    </w:p>
    <w:p w14:paraId="47EC1F39">
      <w:pPr>
        <w:ind w:firstLine="0" w:firstLineChars="0"/>
        <w:jc w:val="center"/>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C</m:t>
              </m:r>
              <m:ctrlPr>
                <w:rPr>
                  <w:rFonts w:ascii="Cambria Math" w:hAnsi="Cambria Math"/>
                  <w:i/>
                  <w:sz w:val="28"/>
                  <w:szCs w:val="36"/>
                </w:rPr>
              </m:ctrlPr>
            </m:e>
            <m:sub>
              <m:r>
                <m:rPr/>
                <w:rPr>
                  <w:rFonts w:hint="eastAsia" w:ascii="Cambria Math" w:hAnsi="Cambria Math"/>
                  <w:sz w:val="28"/>
                  <w:szCs w:val="36"/>
                </w:rPr>
                <m:t>储能</m:t>
              </m:r>
              <m:ctrlPr>
                <w:rPr>
                  <w:rFonts w:ascii="Cambria Math" w:hAnsi="Cambria Math"/>
                  <w:i/>
                  <w:sz w:val="28"/>
                  <w:szCs w:val="36"/>
                </w:rPr>
              </m:ctrlPr>
            </m:sub>
          </m:sSub>
          <m:r>
            <m:rPr/>
            <w:rPr>
              <w:rFonts w:hint="eastAsia"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P</m:t>
              </m:r>
              <m:ctrlPr>
                <w:rPr>
                  <w:rFonts w:ascii="Cambria Math" w:hAnsi="Cambria Math"/>
                  <w:i/>
                  <w:sz w:val="28"/>
                  <w:szCs w:val="36"/>
                </w:rPr>
              </m:ctrlPr>
            </m:e>
            <m:sub>
              <m:r>
                <m:rPr/>
                <w:rPr>
                  <w:rFonts w:ascii="Cambria Math" w:hAnsi="Cambria Math"/>
                  <w:sz w:val="28"/>
                  <w:szCs w:val="36"/>
                </w:rPr>
                <m:t>km</m:t>
              </m:r>
              <m:ctrlPr>
                <w:rPr>
                  <w:rFonts w:ascii="Cambria Math" w:hAnsi="Cambria Math"/>
                  <w:i/>
                  <w:sz w:val="28"/>
                  <w:szCs w:val="36"/>
                </w:rPr>
              </m:ctrlPr>
            </m:sub>
          </m:sSub>
          <m:r>
            <m:rPr/>
            <w:rPr>
              <w:rFonts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T</m:t>
              </m:r>
              <m:ctrlPr>
                <w:rPr>
                  <w:rFonts w:ascii="Cambria Math" w:hAnsi="Cambria Math"/>
                  <w:i/>
                  <w:sz w:val="28"/>
                  <w:szCs w:val="36"/>
                </w:rPr>
              </m:ctrlPr>
            </m:e>
            <m:sub>
              <m:r>
                <m:rPr/>
                <w:rPr>
                  <w:rFonts w:hint="eastAsia" w:ascii="Cambria Math" w:hAnsi="Cambria Math"/>
                  <w:sz w:val="28"/>
                  <w:szCs w:val="36"/>
                </w:rPr>
                <m:t>备用</m:t>
              </m:r>
              <m:ctrlPr>
                <w:rPr>
                  <w:rFonts w:ascii="Cambria Math" w:hAnsi="Cambria Math"/>
                  <w:i/>
                  <w:sz w:val="28"/>
                  <w:szCs w:val="36"/>
                </w:rPr>
              </m:ctrlPr>
            </m:sub>
          </m:sSub>
          <m:r>
            <m:rPr/>
            <w:rPr>
              <w:rFonts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η</m:t>
              </m:r>
              <m:ctrlPr>
                <w:rPr>
                  <w:rFonts w:ascii="Cambria Math" w:hAnsi="Cambria Math"/>
                  <w:i/>
                  <w:sz w:val="28"/>
                  <w:szCs w:val="36"/>
                </w:rPr>
              </m:ctrlPr>
            </m:e>
            <m:sub>
              <m:r>
                <m:rPr/>
                <w:rPr>
                  <w:rFonts w:hint="eastAsia" w:ascii="Cambria Math" w:hAnsi="Cambria Math"/>
                  <w:sz w:val="28"/>
                  <w:szCs w:val="36"/>
                </w:rPr>
                <m:t>安全</m:t>
              </m:r>
              <m:ctrlPr>
                <w:rPr>
                  <w:rFonts w:ascii="Cambria Math" w:hAnsi="Cambria Math"/>
                  <w:i/>
                  <w:sz w:val="28"/>
                  <w:szCs w:val="36"/>
                </w:rPr>
              </m:ctrlPr>
            </m:sub>
          </m:sSub>
        </m:oMath>
      </m:oMathPara>
    </w:p>
    <w:p w14:paraId="6CF3F91D">
      <w:pPr>
        <w:numPr>
          <w:ilvl w:val="-1"/>
          <w:numId w:val="0"/>
        </w:numPr>
        <w:spacing w:line="500" w:lineRule="exact"/>
        <w:ind w:firstLine="560" w:firstLineChars="200"/>
        <w:jc w:val="left"/>
        <w:rPr>
          <w:rFonts w:hint="eastAsia" w:hAnsi="DejaVu Math TeX Gyre" w:eastAsia="楷体"/>
          <w:i w:val="0"/>
          <w:sz w:val="28"/>
          <w:szCs w:val="28"/>
          <w:highlight w:val="none"/>
        </w:rPr>
      </w:pPr>
      <w:r>
        <w:rPr>
          <w:rFonts w:hint="eastAsia" w:hAnsi="DejaVu Math TeX Gyre" w:eastAsia="楷体"/>
          <w:i w:val="0"/>
          <w:sz w:val="28"/>
          <w:szCs w:val="28"/>
          <w:highlight w:val="none"/>
        </w:rPr>
        <w:t>式中，</w:t>
      </w:r>
      <m:oMath>
        <m:sSub>
          <m:sSubPr>
            <m:ctrlPr>
              <w:rPr>
                <w:rFonts w:ascii="Cambria Math" w:hAnsi="Cambria Math"/>
                <w:i/>
                <w:sz w:val="28"/>
                <w:szCs w:val="36"/>
              </w:rPr>
            </m:ctrlPr>
          </m:sSubPr>
          <m:e>
            <m:r>
              <m:rPr/>
              <w:rPr>
                <w:rFonts w:ascii="Cambria Math" w:hAnsi="Cambria Math"/>
                <w:sz w:val="28"/>
                <w:szCs w:val="36"/>
              </w:rPr>
              <m:t>C</m:t>
            </m:r>
            <m:ctrlPr>
              <w:rPr>
                <w:rFonts w:ascii="Cambria Math" w:hAnsi="Cambria Math"/>
                <w:i/>
                <w:sz w:val="28"/>
                <w:szCs w:val="36"/>
              </w:rPr>
            </m:ctrlPr>
          </m:e>
          <m:sub>
            <m:r>
              <m:rPr/>
              <w:rPr>
                <w:rFonts w:hint="eastAsia" w:ascii="Cambria Math" w:hAnsi="Cambria Math"/>
                <w:sz w:val="28"/>
                <w:szCs w:val="36"/>
              </w:rPr>
              <m:t>储能</m:t>
            </m:r>
            <m:ctrlPr>
              <w:rPr>
                <w:rFonts w:ascii="Cambria Math" w:hAnsi="Cambria Math"/>
                <w:i/>
                <w:sz w:val="28"/>
                <w:szCs w:val="36"/>
              </w:rPr>
            </m:ctrlPr>
          </m:sub>
        </m:sSub>
      </m:oMath>
      <w:r>
        <w:rPr>
          <w:rFonts w:hint="eastAsia" w:hAnsi="DejaVu Math TeX Gyre" w:eastAsia="楷体"/>
          <w:i w:val="0"/>
          <w:sz w:val="28"/>
          <w:szCs w:val="28"/>
          <w:highlight w:val="none"/>
        </w:rPr>
        <w:t>为所述光伏储能系统的目标储能容量；</w:t>
      </w:r>
      <m:oMath>
        <m:sSub>
          <m:sSubPr>
            <m:ctrlPr>
              <w:rPr>
                <w:rFonts w:ascii="Cambria Math" w:hAnsi="Cambria Math"/>
                <w:i/>
                <w:sz w:val="28"/>
                <w:szCs w:val="36"/>
              </w:rPr>
            </m:ctrlPr>
          </m:sSubPr>
          <m:e>
            <m:r>
              <m:rPr/>
              <w:rPr>
                <w:rFonts w:ascii="Cambria Math" w:hAnsi="Cambria Math"/>
                <w:sz w:val="28"/>
                <w:szCs w:val="36"/>
              </w:rPr>
              <m:t>P</m:t>
            </m:r>
            <m:ctrlPr>
              <w:rPr>
                <w:rFonts w:ascii="Cambria Math" w:hAnsi="Cambria Math"/>
                <w:i/>
                <w:sz w:val="28"/>
                <w:szCs w:val="36"/>
              </w:rPr>
            </m:ctrlPr>
          </m:e>
          <m:sub>
            <m:r>
              <m:rPr/>
              <w:rPr>
                <w:rFonts w:ascii="Cambria Math" w:hAnsi="Cambria Math"/>
                <w:sz w:val="28"/>
                <w:szCs w:val="36"/>
              </w:rPr>
              <m:t>km</m:t>
            </m:r>
            <m:ctrlPr>
              <w:rPr>
                <w:rFonts w:ascii="Cambria Math" w:hAnsi="Cambria Math"/>
                <w:i/>
                <w:sz w:val="28"/>
                <w:szCs w:val="36"/>
              </w:rPr>
            </m:ctrlPr>
          </m:sub>
        </m:sSub>
      </m:oMath>
      <w:r>
        <w:rPr>
          <w:rFonts w:hint="eastAsia" w:hAnsi="DejaVu Math TeX Gyre" w:eastAsia="楷体"/>
          <w:i w:val="0"/>
          <w:sz w:val="28"/>
          <w:szCs w:val="28"/>
          <w:highlight w:val="none"/>
        </w:rPr>
        <w:t>为隧道每公里的主动发光源总设计功率；</w:t>
      </w:r>
      <m:oMath>
        <m:sSub>
          <m:sSubPr>
            <m:ctrlPr>
              <w:rPr>
                <w:rFonts w:ascii="Cambria Math" w:hAnsi="Cambria Math"/>
                <w:i/>
                <w:sz w:val="28"/>
                <w:szCs w:val="36"/>
              </w:rPr>
            </m:ctrlPr>
          </m:sSubPr>
          <m:e>
            <m:r>
              <m:rPr/>
              <w:rPr>
                <w:rFonts w:ascii="Cambria Math" w:hAnsi="Cambria Math"/>
                <w:sz w:val="28"/>
                <w:szCs w:val="36"/>
              </w:rPr>
              <m:t>T</m:t>
            </m:r>
            <m:ctrlPr>
              <w:rPr>
                <w:rFonts w:ascii="Cambria Math" w:hAnsi="Cambria Math"/>
                <w:i/>
                <w:sz w:val="28"/>
                <w:szCs w:val="36"/>
              </w:rPr>
            </m:ctrlPr>
          </m:e>
          <m:sub>
            <m:r>
              <m:rPr/>
              <w:rPr>
                <w:rFonts w:hint="eastAsia" w:ascii="Cambria Math" w:hAnsi="Cambria Math"/>
                <w:sz w:val="28"/>
                <w:szCs w:val="36"/>
              </w:rPr>
              <m:t>备用</m:t>
            </m:r>
            <m:ctrlPr>
              <w:rPr>
                <w:rFonts w:ascii="Cambria Math" w:hAnsi="Cambria Math"/>
                <w:i/>
                <w:sz w:val="28"/>
                <w:szCs w:val="36"/>
              </w:rPr>
            </m:ctrlPr>
          </m:sub>
        </m:sSub>
      </m:oMath>
      <w:r>
        <w:rPr>
          <w:rFonts w:hint="eastAsia" w:hAnsi="DejaVu Math TeX Gyre" w:eastAsia="楷体"/>
          <w:i w:val="0"/>
          <w:sz w:val="28"/>
          <w:szCs w:val="28"/>
          <w:highlight w:val="none"/>
        </w:rPr>
        <w:t>为预设的无光伏输入备用时长；</w:t>
      </w:r>
      <m:oMath>
        <m:sSub>
          <m:sSubPr>
            <m:ctrlPr>
              <w:rPr>
                <w:rFonts w:ascii="Cambria Math" w:hAnsi="Cambria Math"/>
                <w:i/>
                <w:sz w:val="28"/>
                <w:szCs w:val="36"/>
              </w:rPr>
            </m:ctrlPr>
          </m:sSubPr>
          <m:e>
            <m:r>
              <m:rPr/>
              <w:rPr>
                <w:rFonts w:ascii="Cambria Math" w:hAnsi="Cambria Math"/>
                <w:sz w:val="28"/>
                <w:szCs w:val="36"/>
              </w:rPr>
              <m:t>η</m:t>
            </m:r>
            <m:ctrlPr>
              <w:rPr>
                <w:rFonts w:ascii="Cambria Math" w:hAnsi="Cambria Math"/>
                <w:i/>
                <w:sz w:val="28"/>
                <w:szCs w:val="36"/>
              </w:rPr>
            </m:ctrlPr>
          </m:e>
          <m:sub>
            <m:r>
              <m:rPr/>
              <w:rPr>
                <w:rFonts w:hint="eastAsia" w:ascii="Cambria Math" w:hAnsi="Cambria Math"/>
                <w:sz w:val="28"/>
                <w:szCs w:val="36"/>
              </w:rPr>
              <m:t>安全</m:t>
            </m:r>
            <m:ctrlPr>
              <w:rPr>
                <w:rFonts w:ascii="Cambria Math" w:hAnsi="Cambria Math"/>
                <w:i/>
                <w:sz w:val="28"/>
                <w:szCs w:val="36"/>
              </w:rPr>
            </m:ctrlPr>
          </m:sub>
        </m:sSub>
      </m:oMath>
      <w:r>
        <w:rPr>
          <w:rFonts w:hint="eastAsia" w:hAnsi="DejaVu Math TeX Gyre" w:eastAsia="楷体"/>
          <w:i w:val="0"/>
          <w:sz w:val="28"/>
          <w:szCs w:val="28"/>
          <w:highlight w:val="none"/>
        </w:rPr>
        <w:t>为储能安全系数</w:t>
      </w:r>
      <w:r>
        <w:rPr>
          <w:rFonts w:hint="eastAsia" w:hAnsi="DejaVu Math TeX Gyre" w:eastAsia="楷体"/>
          <w:i w:val="0"/>
          <w:sz w:val="28"/>
          <w:szCs w:val="28"/>
          <w:highlight w:val="none"/>
          <w:lang w:eastAsia="zh-CN"/>
        </w:rPr>
        <w:t>；</w:t>
      </w:r>
    </w:p>
    <w:p w14:paraId="18EF61E5">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eastAsia" w:ascii="Times New Roman" w:hAnsi="DejaVu Math TeX Gyre" w:eastAsia="楷体" w:cs="Times New Roman"/>
          <w:i w:val="0"/>
          <w:kern w:val="2"/>
          <w:sz w:val="28"/>
          <w:szCs w:val="28"/>
          <w:highlight w:val="none"/>
          <w:lang w:val="en-US" w:eastAsia="zh-CN" w:bidi="ar-SA"/>
        </w:rPr>
        <w:t>所述</w:t>
      </w:r>
      <w:r>
        <w:rPr>
          <w:rFonts w:hint="default" w:ascii="Times New Roman" w:hAnsi="DejaVu Math TeX Gyre" w:eastAsia="楷体" w:cs="Times New Roman"/>
          <w:i w:val="0"/>
          <w:kern w:val="2"/>
          <w:sz w:val="28"/>
          <w:szCs w:val="28"/>
          <w:highlight w:val="none"/>
          <w:lang w:val="en-US" w:eastAsia="zh-CN" w:bidi="ar-SA"/>
        </w:rPr>
        <w:t>光伏储能系统</w:t>
      </w:r>
      <w:r>
        <w:rPr>
          <w:rFonts w:hint="eastAsia" w:ascii="Times New Roman" w:hAnsi="DejaVu Math TeX Gyre" w:eastAsia="楷体" w:cs="Times New Roman"/>
          <w:i w:val="0"/>
          <w:kern w:val="2"/>
          <w:sz w:val="28"/>
          <w:szCs w:val="28"/>
          <w:highlight w:val="none"/>
          <w:lang w:val="en-US" w:eastAsia="zh-CN" w:bidi="ar-SA"/>
        </w:rPr>
        <w:t>还设计有储能监测模块，所述储能监测模块的控制逻辑为：实时监测所述光伏储能系统的剩余储能电量，并判断所述剩余储能电量是否低于预设的电量阈值；若判断结果为是，则控制将所述隧道内主动发光源的供电线路自动切换至市政电网进行供电。</w:t>
      </w:r>
    </w:p>
    <w:p w14:paraId="55D26A62">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一种基于动态视觉的隧道复合照明系统，所述系统包括：</w:t>
      </w:r>
    </w:p>
    <w:p w14:paraId="174237B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光伏储能系统，布置于隧道洞口区域，用于储存光伏发电能量并为系统内所有的主动发光源供电；</w:t>
      </w:r>
    </w:p>
    <w:p w14:paraId="77CEC79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隧道洞内复合光学照明系统，与所述光伏储能系统电性连接，所述隧道洞内复合光学照明系统具体包括：底层视觉引导组件，包括铺设于车道线位置的路面反光标线，以及沿所述路面反光标线间隔布设的主动发光</w:t>
      </w:r>
      <w:r>
        <w:rPr>
          <w:rFonts w:hint="eastAsia" w:ascii="Times New Roman" w:hAnsi="DejaVu Math TeX Gyre" w:eastAsia="楷体" w:cs="Times New Roman"/>
          <w:i w:val="0"/>
          <w:kern w:val="2"/>
          <w:sz w:val="28"/>
          <w:szCs w:val="28"/>
          <w:highlight w:val="none"/>
          <w:lang w:val="en-US" w:eastAsia="zh-CN" w:bidi="ar-SA"/>
        </w:rPr>
        <w:t>的</w:t>
      </w:r>
      <w:r>
        <w:rPr>
          <w:rFonts w:hint="default" w:ascii="Times New Roman" w:hAnsi="DejaVu Math TeX Gyre" w:eastAsia="楷体" w:cs="Times New Roman"/>
          <w:i w:val="0"/>
          <w:kern w:val="2"/>
          <w:sz w:val="28"/>
          <w:szCs w:val="28"/>
          <w:highlight w:val="none"/>
          <w:lang w:val="en-US" w:eastAsia="zh-CN" w:bidi="ar-SA"/>
        </w:rPr>
        <w:t>LED道钉；中层视觉引导组件，包括预埋于隧道两侧检修道侧壁的主动发光</w:t>
      </w:r>
      <w:r>
        <w:rPr>
          <w:rFonts w:hint="eastAsia" w:ascii="Times New Roman" w:hAnsi="DejaVu Math TeX Gyre" w:eastAsia="楷体" w:cs="Times New Roman"/>
          <w:i w:val="0"/>
          <w:kern w:val="2"/>
          <w:sz w:val="28"/>
          <w:szCs w:val="28"/>
          <w:highlight w:val="none"/>
          <w:lang w:val="en-US" w:eastAsia="zh-CN" w:bidi="ar-SA"/>
        </w:rPr>
        <w:t>的</w:t>
      </w:r>
      <w:r>
        <w:rPr>
          <w:rFonts w:hint="default" w:ascii="Times New Roman" w:hAnsi="DejaVu Math TeX Gyre" w:eastAsia="楷体" w:cs="Times New Roman"/>
          <w:i w:val="0"/>
          <w:kern w:val="2"/>
          <w:sz w:val="28"/>
          <w:szCs w:val="28"/>
          <w:highlight w:val="none"/>
          <w:lang w:val="en-US" w:eastAsia="zh-CN" w:bidi="ar-SA"/>
        </w:rPr>
        <w:t>LED轮廓标，以及纵向涂覆于隧道两侧边墙的荧光涂层；顶层轮廓勾勒组件，包括在隧道拱顶沿纵向间隔布设的反光</w:t>
      </w:r>
      <w:r>
        <w:rPr>
          <w:rFonts w:hint="eastAsia" w:ascii="Times New Roman" w:hAnsi="DejaVu Math TeX Gyre" w:eastAsia="楷体" w:cs="Times New Roman"/>
          <w:i w:val="0"/>
          <w:kern w:val="2"/>
          <w:sz w:val="28"/>
          <w:szCs w:val="28"/>
          <w:highlight w:val="none"/>
          <w:lang w:val="en-US" w:eastAsia="zh-CN" w:bidi="ar-SA"/>
        </w:rPr>
        <w:t>组件</w:t>
      </w:r>
      <w:r>
        <w:rPr>
          <w:rFonts w:hint="default" w:ascii="Times New Roman" w:hAnsi="DejaVu Math TeX Gyre" w:eastAsia="楷体" w:cs="Times New Roman"/>
          <w:i w:val="0"/>
          <w:kern w:val="2"/>
          <w:sz w:val="28"/>
          <w:szCs w:val="28"/>
          <w:highlight w:val="none"/>
          <w:lang w:val="en-US" w:eastAsia="zh-CN" w:bidi="ar-SA"/>
        </w:rPr>
        <w:t>，以及沿隧道中心线单线布设且光线对应照射至所述反光</w:t>
      </w:r>
      <w:r>
        <w:rPr>
          <w:rFonts w:hint="eastAsia" w:ascii="Times New Roman" w:hAnsi="DejaVu Math TeX Gyre" w:eastAsia="楷体" w:cs="Times New Roman"/>
          <w:i w:val="0"/>
          <w:kern w:val="2"/>
          <w:sz w:val="28"/>
          <w:szCs w:val="28"/>
          <w:highlight w:val="none"/>
          <w:lang w:val="en-US" w:eastAsia="zh-CN" w:bidi="ar-SA"/>
        </w:rPr>
        <w:t>组件</w:t>
      </w:r>
      <w:r>
        <w:rPr>
          <w:rFonts w:hint="default" w:ascii="Times New Roman" w:hAnsi="DejaVu Math TeX Gyre" w:eastAsia="楷体" w:cs="Times New Roman"/>
          <w:i w:val="0"/>
          <w:kern w:val="2"/>
          <w:sz w:val="28"/>
          <w:szCs w:val="28"/>
          <w:highlight w:val="none"/>
          <w:lang w:val="en-US" w:eastAsia="zh-CN" w:bidi="ar-SA"/>
        </w:rPr>
        <w:t>的</w:t>
      </w:r>
      <w:r>
        <w:rPr>
          <w:rFonts w:hint="eastAsia" w:ascii="Times New Roman" w:hAnsi="DejaVu Math TeX Gyre" w:eastAsia="楷体" w:cs="Times New Roman"/>
          <w:i w:val="0"/>
          <w:kern w:val="2"/>
          <w:sz w:val="28"/>
          <w:szCs w:val="28"/>
          <w:highlight w:val="none"/>
          <w:lang w:val="en-US" w:eastAsia="zh-CN" w:bidi="ar-SA"/>
        </w:rPr>
        <w:t>发光组件</w:t>
      </w:r>
      <w:r>
        <w:rPr>
          <w:rFonts w:hint="default" w:ascii="Times New Roman" w:hAnsi="DejaVu Math TeX Gyre" w:eastAsia="楷体" w:cs="Times New Roman"/>
          <w:i w:val="0"/>
          <w:kern w:val="2"/>
          <w:sz w:val="28"/>
          <w:szCs w:val="28"/>
          <w:highlight w:val="none"/>
          <w:lang w:val="en-US" w:eastAsia="zh-CN" w:bidi="ar-SA"/>
        </w:rPr>
        <w:t>；</w:t>
      </w:r>
    </w:p>
    <w:p w14:paraId="6100408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检测模块，其分为以下三个监测模块并分别与下述的主控设备通信连接：交通状态监测模块，布设于隧道内，用于实时获取隧道内的车辆行驶状态参数；亮度监测模块，布设于隧道内外，用于实时获取隧道进口段与出口段的</w:t>
      </w:r>
      <w:r>
        <w:rPr>
          <w:rFonts w:hint="eastAsia" w:hAnsi="DejaVu Math TeX Gyre" w:eastAsia="楷体" w:cs="Times New Roman"/>
          <w:i w:val="0"/>
          <w:kern w:val="2"/>
          <w:sz w:val="28"/>
          <w:szCs w:val="28"/>
          <w:highlight w:val="none"/>
          <w:lang w:val="en-US" w:eastAsia="zh-CN" w:bidi="ar-SA"/>
        </w:rPr>
        <w:t>实际环境亮度</w:t>
      </w:r>
      <w:r>
        <w:rPr>
          <w:rFonts w:hint="default" w:ascii="Times New Roman" w:hAnsi="DejaVu Math TeX Gyre" w:eastAsia="楷体" w:cs="Times New Roman"/>
          <w:i w:val="0"/>
          <w:kern w:val="2"/>
          <w:sz w:val="28"/>
          <w:szCs w:val="28"/>
          <w:highlight w:val="none"/>
          <w:lang w:val="en-US" w:eastAsia="zh-CN" w:bidi="ar-SA"/>
        </w:rPr>
        <w:t>以及荧光涂层段的实际激发亮度；储能监测模块，布设于所述光伏储能系统中，用于实时获取所述光伏储能系统的剩余储能电量；</w:t>
      </w:r>
    </w:p>
    <w:p w14:paraId="2C1B707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主控设备，分别与所述交通状态监测模块、所述亮度监测模块、所述储能监测模块、所述LED道钉、所述LED轮廓标以及所述</w:t>
      </w:r>
      <w:r>
        <w:rPr>
          <w:rFonts w:hint="eastAsia" w:ascii="Times New Roman" w:hAnsi="DejaVu Math TeX Gyre" w:eastAsia="楷体" w:cs="Times New Roman"/>
          <w:i w:val="0"/>
          <w:kern w:val="2"/>
          <w:sz w:val="28"/>
          <w:szCs w:val="28"/>
          <w:highlight w:val="none"/>
          <w:lang w:val="en-US" w:eastAsia="zh-CN" w:bidi="ar-SA"/>
        </w:rPr>
        <w:t>发光组件</w:t>
      </w:r>
      <w:r>
        <w:rPr>
          <w:rFonts w:hint="default" w:ascii="Times New Roman" w:hAnsi="DejaVu Math TeX Gyre" w:eastAsia="楷体" w:cs="Times New Roman"/>
          <w:i w:val="0"/>
          <w:kern w:val="2"/>
          <w:sz w:val="28"/>
          <w:szCs w:val="28"/>
          <w:highlight w:val="none"/>
          <w:lang w:val="en-US" w:eastAsia="zh-CN" w:bidi="ar-SA"/>
        </w:rPr>
        <w:t>通信连接；所述主控设备包括至少一个处理器以及存储器，所述存储器内存储有计算机程序，所述计算机程序被所述至少一个处理器执行时，用于基于所述检测模块传输的数据，实现如权利要求1至</w:t>
      </w:r>
      <w:r>
        <w:rPr>
          <w:rFonts w:hint="eastAsia" w:ascii="Times New Roman" w:hAnsi="DejaVu Math TeX Gyre" w:eastAsia="楷体" w:cs="Times New Roman"/>
          <w:i w:val="0"/>
          <w:kern w:val="2"/>
          <w:sz w:val="28"/>
          <w:szCs w:val="28"/>
          <w:highlight w:val="none"/>
          <w:lang w:val="en-US" w:eastAsia="zh-CN" w:bidi="ar-SA"/>
        </w:rPr>
        <w:t>9</w:t>
      </w:r>
      <w:r>
        <w:rPr>
          <w:rFonts w:hint="default" w:ascii="Times New Roman" w:hAnsi="DejaVu Math TeX Gyre" w:eastAsia="楷体" w:cs="Times New Roman"/>
          <w:i w:val="0"/>
          <w:kern w:val="2"/>
          <w:sz w:val="28"/>
          <w:szCs w:val="28"/>
          <w:highlight w:val="none"/>
          <w:lang w:val="en-US" w:eastAsia="zh-CN" w:bidi="ar-SA"/>
        </w:rPr>
        <w:t>中任一项所述的</w:t>
      </w:r>
      <w:r>
        <w:rPr>
          <w:rFonts w:hint="eastAsia" w:hAnsi="DejaVu Math TeX Gyre" w:eastAsia="楷体" w:cs="Times New Roman"/>
          <w:i w:val="0"/>
          <w:kern w:val="2"/>
          <w:sz w:val="28"/>
          <w:szCs w:val="28"/>
          <w:highlight w:val="none"/>
          <w:lang w:val="en-US" w:eastAsia="zh-CN" w:bidi="ar-SA"/>
        </w:rPr>
        <w:t>隧道视觉引导设施的控制方法</w:t>
      </w:r>
      <w:r>
        <w:rPr>
          <w:rFonts w:hint="default" w:ascii="Times New Roman" w:hAnsi="DejaVu Math TeX Gyre" w:eastAsia="楷体" w:cs="Times New Roman"/>
          <w:i w:val="0"/>
          <w:kern w:val="2"/>
          <w:sz w:val="28"/>
          <w:szCs w:val="28"/>
          <w:highlight w:val="none"/>
          <w:lang w:val="en-US" w:eastAsia="zh-CN" w:bidi="ar-SA"/>
        </w:rPr>
        <w:t>的步骤。</w:t>
      </w:r>
    </w:p>
    <w:p w14:paraId="421FB83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与现有技术相比，本发明具有以下有益效果：</w:t>
      </w:r>
    </w:p>
    <w:p w14:paraId="0249320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传统方案多采用固定的间距且为常亮的供电模式，无法适应不同车速下的视觉需求。本发明引入了人眼视觉暂留时间与设计时速的耦合计算，推导出满足车辆动态行驶时视觉连续过渡的最大动态间距，并将其向下取整与实际物理相邻间距相匹配；系统通过实时获取隧道内车辆的畅通、缓行或拥堵状态，自动联动发光组件的开启密度。在畅通状态下，车辆速度快、动态视距长，系统控制部分发光组件断电，使得开启间距保持为实际最大动态间距；在缓行状态下，车速下降且动态视觉补偿效应减弱，系统恢复至按实际相邻间距全量开启，以维持高密度的视觉引导；而在拥堵状态下，车辆处于极低速或滞留，动态视觉连贯性要求消失，系统将开启间距切换为比畅通时更大或相等的驻车节能间距。这种三级自适应调配机制，不仅使得系统在不同交通状态下均能精准匹配驾驶员的视觉生理需求，为驾驶员提供清晰的视觉连续引导，有效降低视觉疲劳并提升行车安全，实现了系统整体运行能耗</w:t>
      </w:r>
      <w:r>
        <w:rPr>
          <w:rFonts w:hint="eastAsia" w:hAnsi="DejaVu Math TeX Gyre" w:eastAsia="楷体" w:cs="Times New Roman"/>
          <w:i w:val="0"/>
          <w:kern w:val="2"/>
          <w:sz w:val="28"/>
          <w:szCs w:val="28"/>
          <w:highlight w:val="none"/>
          <w:lang w:val="en-US" w:eastAsia="zh-CN" w:bidi="ar-SA"/>
        </w:rPr>
        <w:t>显著</w:t>
      </w:r>
      <w:r>
        <w:rPr>
          <w:rFonts w:hint="default" w:ascii="Times New Roman" w:hAnsi="DejaVu Math TeX Gyre" w:eastAsia="楷体" w:cs="Times New Roman"/>
          <w:i w:val="0"/>
          <w:kern w:val="2"/>
          <w:sz w:val="28"/>
          <w:szCs w:val="28"/>
          <w:highlight w:val="none"/>
          <w:lang w:val="en-US" w:eastAsia="zh-CN" w:bidi="ar-SA"/>
        </w:rPr>
        <w:t>降低。</w:t>
      </w:r>
    </w:p>
    <w:p w14:paraId="5BD64DF2">
      <w:pPr>
        <w:adjustRightInd w:val="0"/>
        <w:snapToGrid w:val="0"/>
        <w:spacing w:line="500" w:lineRule="exact"/>
        <w:ind w:firstLine="560" w:firstLineChars="200"/>
        <w:rPr>
          <w:rFonts w:hint="default" w:ascii="Times New Roman" w:hAnsi="Times New Roman" w:eastAsia="楷体" w:cs="Times New Roman"/>
          <w:sz w:val="28"/>
          <w:szCs w:val="28"/>
          <w:highlight w:val="none"/>
          <w:lang w:val="zh-CN"/>
        </w:rPr>
      </w:pPr>
    </w:p>
    <w:p w14:paraId="4108185F">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附图说明</w:t>
      </w:r>
    </w:p>
    <w:p w14:paraId="6A9086CE">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为了更清楚地说明本</w:t>
      </w:r>
      <w:r>
        <w:rPr>
          <w:rFonts w:hint="eastAsia" w:ascii="Times New Roman" w:hAnsi="Times New Roman"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实施例或现有技术中的技术方案，下面将对实施例或现有技术描述中所需要使用的附图作简单地介绍，显而易见地，下面描述中的附图仅仅是本</w:t>
      </w:r>
      <w:r>
        <w:rPr>
          <w:rFonts w:hint="eastAsia" w:ascii="Times New Roman" w:hAnsi="Times New Roman"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的一些实施例，对于本领域普通技术人员来讲，在不付出创造性劳动的前提下，还可以根据这些附图示出的结构获得其他的附图。</w:t>
      </w:r>
    </w:p>
    <w:p w14:paraId="2EDDE86C">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附图标号说明：</w:t>
      </w:r>
    </w:p>
    <w:p w14:paraId="723CBB63">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图1为本发明的</w:t>
      </w:r>
      <w:r>
        <w:rPr>
          <w:rFonts w:hint="eastAsia" w:eastAsia="楷体" w:cs="Times New Roman"/>
          <w:sz w:val="28"/>
          <w:szCs w:val="28"/>
          <w:highlight w:val="none"/>
          <w:lang w:eastAsia="zh-CN"/>
        </w:rPr>
        <w:t>隧道视觉引导设施的控制方法</w:t>
      </w:r>
      <w:r>
        <w:rPr>
          <w:rFonts w:hint="eastAsia" w:eastAsia="楷体" w:cs="Times New Roman"/>
          <w:sz w:val="28"/>
          <w:szCs w:val="28"/>
          <w:highlight w:val="none"/>
          <w:lang w:val="en-US" w:eastAsia="zh-CN"/>
        </w:rPr>
        <w:t>的</w:t>
      </w:r>
      <w:r>
        <w:rPr>
          <w:rFonts w:hint="default" w:ascii="Times New Roman" w:hAnsi="Times New Roman" w:eastAsia="楷体" w:cs="Times New Roman"/>
          <w:sz w:val="28"/>
          <w:szCs w:val="28"/>
          <w:highlight w:val="none"/>
        </w:rPr>
        <w:t>流程示意图；</w:t>
      </w:r>
    </w:p>
    <w:p w14:paraId="58FC8F1A">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w:t>
      </w:r>
      <w:r>
        <w:rPr>
          <w:rFonts w:hint="eastAsia" w:eastAsia="楷体" w:cs="Times New Roman"/>
          <w:sz w:val="28"/>
          <w:szCs w:val="28"/>
          <w:highlight w:val="none"/>
          <w:lang w:val="en-US" w:eastAsia="zh-CN"/>
        </w:rPr>
        <w:t>2为</w:t>
      </w:r>
      <w:r>
        <w:rPr>
          <w:rFonts w:hint="default" w:ascii="Times New Roman" w:hAnsi="Times New Roman" w:eastAsia="楷体" w:cs="Times New Roman"/>
          <w:sz w:val="28"/>
          <w:szCs w:val="28"/>
          <w:highlight w:val="none"/>
        </w:rPr>
        <w:t>本发明</w:t>
      </w:r>
      <w:r>
        <w:rPr>
          <w:rFonts w:hint="eastAsia" w:eastAsia="楷体" w:cs="Times New Roman"/>
          <w:sz w:val="28"/>
          <w:szCs w:val="28"/>
          <w:highlight w:val="none"/>
          <w:lang w:val="en-US" w:eastAsia="zh-CN"/>
        </w:rPr>
        <w:t>的</w:t>
      </w:r>
      <w:r>
        <w:rPr>
          <w:rFonts w:hint="default" w:ascii="Times New Roman" w:hAnsi="Times New Roman" w:eastAsia="楷体" w:cs="Times New Roman"/>
          <w:sz w:val="28"/>
          <w:szCs w:val="28"/>
          <w:highlight w:val="none"/>
        </w:rPr>
        <w:t>基于动态视觉的隧道复合照明系统的模块化结构框图；</w:t>
      </w:r>
    </w:p>
    <w:p w14:paraId="6F271A0C">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p>
    <w:p w14:paraId="2E429201">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具体实施方式</w:t>
      </w:r>
    </w:p>
    <w:p w14:paraId="01ADFD55">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应当理解，此处所描述的具体实施例仅仅用以解释本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，并不用于限定本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w:t>
      </w:r>
    </w:p>
    <w:p w14:paraId="1715234C">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下面将结合本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实施例中的附图，对本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实施例中的技术方案进行清楚、完整地描述，显然，所描述的实施例仅仅是本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的一部分实施例，而不是全部的实施例。基于本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中的实施例，本领域普通技术人员在没有作出创造性劳动前提下所获得的所有其他实施例，都属于本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保护的范围。</w:t>
      </w:r>
    </w:p>
    <w:p w14:paraId="4847C947">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所有方向性指示（诸如上、下、左、右、前、后……）仅用于解释在某一特定姿态（如附图所述）下各部件之间的相对位置关系、运动情况等，如果该特定姿态发生改变时，则该方向性指示也相应地随之改变。</w:t>
      </w:r>
    </w:p>
    <w:p w14:paraId="2B239D96">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另外，在本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涉及“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要求的保护范围之内。</w:t>
      </w:r>
    </w:p>
    <w:p w14:paraId="7ED227E6">
      <w:pPr>
        <w:pStyle w:val="4"/>
        <w:spacing w:line="500" w:lineRule="exact"/>
        <w:ind w:firstLine="560" w:firstLineChars="200"/>
        <w:rPr>
          <w:rFonts w:hint="default" w:ascii="Times New Roman" w:hAnsi="Times New Roman" w:eastAsia="楷体" w:cs="Times New Roman"/>
          <w:sz w:val="28"/>
          <w:szCs w:val="28"/>
          <w:highlight w:val="none"/>
          <w:lang w:val="en-US" w:eastAsia="zh-CN"/>
        </w:rPr>
      </w:pPr>
      <w:r>
        <w:rPr>
          <w:rFonts w:hint="eastAsia" w:eastAsia="楷体" w:cs="Times New Roman"/>
          <w:sz w:val="28"/>
          <w:szCs w:val="28"/>
          <w:highlight w:val="none"/>
          <w:lang w:val="en-US" w:eastAsia="zh-CN"/>
        </w:rPr>
        <w:t>实施例一</w:t>
      </w:r>
    </w:p>
    <w:p w14:paraId="6B2E7764">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本</w:t>
      </w:r>
      <w:r>
        <w:rPr>
          <w:rFonts w:hint="eastAsia" w:eastAsia="楷体" w:cs="Times New Roman"/>
          <w:sz w:val="28"/>
          <w:szCs w:val="28"/>
          <w:highlight w:val="none"/>
          <w:lang w:val="en-US" w:eastAsia="zh-CN"/>
        </w:rPr>
        <w:t>实施例</w:t>
      </w:r>
      <w:r>
        <w:rPr>
          <w:rFonts w:hint="default" w:ascii="Times New Roman" w:hAnsi="Times New Roman" w:eastAsia="楷体" w:cs="Times New Roman"/>
          <w:sz w:val="28"/>
          <w:szCs w:val="28"/>
          <w:highlight w:val="none"/>
        </w:rPr>
        <w:t>提供了一种</w:t>
      </w:r>
      <w:r>
        <w:rPr>
          <w:rFonts w:hint="eastAsia" w:eastAsia="楷体" w:cs="Times New Roman"/>
          <w:sz w:val="28"/>
          <w:szCs w:val="28"/>
          <w:highlight w:val="none"/>
          <w:lang w:eastAsia="zh-CN"/>
        </w:rPr>
        <w:t>隧道视觉引导设施的控制方法</w:t>
      </w:r>
      <w:r>
        <w:rPr>
          <w:rFonts w:hint="default" w:ascii="Times New Roman" w:hAnsi="Times New Roman" w:eastAsia="楷体" w:cs="Times New Roman"/>
          <w:sz w:val="28"/>
          <w:szCs w:val="28"/>
          <w:highlight w:val="none"/>
        </w:rPr>
        <w:t>，该方法通过将隧道的物理基础结构与车辆运动时驾驶员的视觉生理参数相结合，实现了隧道照明的动态寻优与节能。结合图1所示的流程示意图，该方法包含以下具体步骤：</w:t>
      </w:r>
    </w:p>
    <w:p w14:paraId="19472C27">
      <w:pPr>
        <w:pStyle w:val="4"/>
        <w:widowControl w:val="0"/>
        <w:numPr>
          <w:ilvl w:val="0"/>
          <w:numId w:val="0"/>
        </w:numPr>
        <w:spacing w:line="500" w:lineRule="exact"/>
        <w:ind w:firstLine="56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S1，获取满足人眼静态视觉连续性的相邻反光组件的最大静态间距，</w:t>
      </w:r>
      <w:r>
        <w:rPr>
          <w:rFonts w:hint="eastAsia" w:eastAsia="楷体" w:cs="Times New Roman"/>
          <w:b w:val="0"/>
          <w:bCs w:val="0"/>
          <w:sz w:val="28"/>
          <w:szCs w:val="28"/>
          <w:highlight w:val="none"/>
          <w:lang w:val="en-US" w:eastAsia="zh-CN"/>
        </w:rPr>
        <w:t>结合预设的工程布设放大系数，确定所述反光组件的实际相邻间距；</w:t>
      </w:r>
      <w:r>
        <w:rPr>
          <w:rFonts w:hint="eastAsia" w:eastAsia="楷体" w:cs="Times New Roman"/>
          <w:sz w:val="28"/>
          <w:szCs w:val="28"/>
          <w:highlight w:val="none"/>
          <w:lang w:val="en-US" w:eastAsia="zh-CN"/>
        </w:rPr>
        <w:t>其中，各所述反光组件处均对应布设有发光组件。</w:t>
      </w:r>
    </w:p>
    <w:p w14:paraId="1F9F4199">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步骤的具体工程实施中，为了建立后续动态调控的硬件基础，首先进行光学组件的物理空间布设。所述的反光组件具体可为沿隧道拱顶纵向间隔布设的反光环，其材质优选为具有高逆反射性能的微棱镜逆反射膜，为了保证视觉显著性，该反光环的宽度一般可设为10cm。所述的发光组件具体可为对应布设的低功耗探照灯，例如功率约为1W~5W的LED窄光束探照灯，其光束集中照射至对应的反光组件上以减少溢散光。</w:t>
      </w:r>
    </w:p>
    <w:p w14:paraId="67D5D3F5">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在排布逻辑上，系统首先计算出在最不利情况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即车辆静止或极低速下，能够维持人眼视觉上形成连续光带的</w:t>
      </w:r>
      <w:r>
        <w:rPr>
          <w:rFonts w:hint="eastAsia" w:eastAsia="楷体" w:cs="Times New Roman"/>
          <w:sz w:val="28"/>
          <w:szCs w:val="28"/>
          <w:highlight w:val="none"/>
          <w:lang w:val="en-US" w:eastAsia="zh-CN"/>
        </w:rPr>
        <w:t>最</w:t>
      </w:r>
      <w:r>
        <w:rPr>
          <w:rFonts w:hint="default" w:ascii="Times New Roman" w:hAnsi="Times New Roman" w:eastAsia="楷体" w:cs="Times New Roman"/>
          <w:sz w:val="28"/>
          <w:szCs w:val="28"/>
          <w:highlight w:val="none"/>
        </w:rPr>
        <w:t>大静态间距，</w:t>
      </w:r>
      <w:r>
        <w:rPr>
          <w:rFonts w:hint="eastAsia" w:eastAsia="楷体" w:cs="Times New Roman"/>
          <w:sz w:val="28"/>
          <w:szCs w:val="28"/>
          <w:highlight w:val="none"/>
          <w:lang w:eastAsia="zh-CN"/>
        </w:rPr>
        <w:t>并在施工时按照该间距值进行等距布设。</w:t>
      </w:r>
      <w:r>
        <w:rPr>
          <w:rFonts w:hint="default" w:ascii="Times New Roman" w:hAnsi="Times New Roman" w:eastAsia="楷体" w:cs="Times New Roman"/>
          <w:sz w:val="28"/>
          <w:szCs w:val="28"/>
          <w:highlight w:val="none"/>
        </w:rPr>
        <w:t>特别地，在每一个反光组件的所在位置</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例如紧邻反光环的背面或侧方，均配套安装一台发光组件。这种一被动反光+一主动发光的节点绑定设计，确保了在后续实施动态寻优时，无论如何跨距关闭部分发光组件，留存的光源依然能投射在反光组件的网络节点上，</w:t>
      </w:r>
      <w:r>
        <w:rPr>
          <w:rFonts w:hint="eastAsia" w:eastAsia="楷体" w:cs="Times New Roman"/>
          <w:sz w:val="28"/>
          <w:szCs w:val="28"/>
          <w:highlight w:val="none"/>
          <w:lang w:eastAsia="zh-CN"/>
        </w:rPr>
        <w:t>避免了不当断电导致的视觉引导断层</w:t>
      </w:r>
      <w:r>
        <w:rPr>
          <w:rFonts w:hint="default" w:ascii="Times New Roman" w:hAnsi="Times New Roman" w:eastAsia="楷体" w:cs="Times New Roman"/>
          <w:sz w:val="28"/>
          <w:szCs w:val="28"/>
          <w:highlight w:val="none"/>
        </w:rPr>
        <w:t>。</w:t>
      </w:r>
    </w:p>
    <w:p w14:paraId="506AA74A">
      <w:pPr>
        <w:pStyle w:val="4"/>
        <w:numPr>
          <w:ilvl w:val="0"/>
          <w:numId w:val="0"/>
        </w:numPr>
        <w:spacing w:line="500" w:lineRule="exact"/>
        <w:ind w:firstLine="560" w:firstLineChars="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S2，获取隧道的设计时速与预设的人眼视觉暂留时间，并基于所述设计时速与所述人眼视觉暂留时间，计算出满足人眼视觉动态连续的所述反光组件的最大动态间距；将所述最大动态间距向下取整至所述实际相邻间距的最大整数倍，以作为实际最大动态间距。</w:t>
      </w:r>
    </w:p>
    <w:p w14:paraId="63EF1352">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步骤的具体运算与工程匹配中，主要解决的是车辆处于动态行驶状态下的视觉连续性问题。系统首先获取隧道的给定设计时速以及预设的人眼视觉暂留时间，其中视觉暂留时间的取值范围一般设定为0.1秒至0.4秒，系统默认优选为0.25秒。随后，系统将设计时速与视觉暂留时间相乘，计算出车辆在单次视觉暂留期间内所驶过的物理行驶距离。</w:t>
      </w:r>
    </w:p>
    <w:p w14:paraId="34A68485">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该算法的物理意义在于，只要车辆在该暂留时间内向前行驶的物理距离能够完全覆盖相邻两个开启的发光组件之间的空白间距，得益于视网膜的余辉效应，驾驶员视野中前一个发光点的影像尚未消退时，后一个发光点的影像便已及时补充进入视野，</w:t>
      </w:r>
      <w:r>
        <w:rPr>
          <w:rFonts w:hint="eastAsia" w:eastAsia="楷体" w:cs="Times New Roman"/>
          <w:sz w:val="28"/>
          <w:szCs w:val="28"/>
          <w:highlight w:val="none"/>
          <w:lang w:eastAsia="zh-CN"/>
        </w:rPr>
        <w:t>从而在视觉感知上实现连续过渡</w:t>
      </w:r>
      <w:r>
        <w:rPr>
          <w:rFonts w:hint="default" w:ascii="Times New Roman" w:hAnsi="Times New Roman" w:eastAsia="楷体" w:cs="Times New Roman"/>
          <w:sz w:val="28"/>
          <w:szCs w:val="28"/>
          <w:highlight w:val="none"/>
        </w:rPr>
        <w:t>。据此，系统将计算得出的行驶距离直接确立为满足视觉连贯要求的最大动态间距。</w:t>
      </w:r>
    </w:p>
    <w:p w14:paraId="385B8F8E">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进一步地，考虑到隧道现场硬件已经按照静态间距完成了固定施工，为了实现控制指令与物理硬件的对齐，系统引入了整数倍向下取整的匹配逻辑。若算出的最大动态间距无法被步骤S1中确定的实际相邻间距整除，系统会强制将该最大动态间距向下缩减至实际相邻间距的最大整数倍，并将此数值作为实际最大动态间距，录入主控设备的控制策略库中备用。</w:t>
      </w:r>
    </w:p>
    <w:p w14:paraId="0ADBC649">
      <w:pPr>
        <w:pStyle w:val="4"/>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S3，实时获取隧道内的车辆行驶状态参数；若所述车辆行驶状态参数满足预设的畅通阈值，则判定处于畅通状态；若所述车辆行驶状态参数满足预设的拥堵阈值，则判定处于拥堵状态；若所述车辆行驶状态参数介于所述畅通阈值与所述拥堵阈值之间，则判定处于缓行状态。</w:t>
      </w:r>
    </w:p>
    <w:p w14:paraId="419D006E">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步骤中，系统旨在为后续的光学组件动态调光提供实时的数据决策支撑。具体而言，系统通过布设于隧道内部的交通状态监测模块实时采集车流现场数据，该交通状态监测模块具体可选用毫米波雷达、高清视觉摄像机或地磁线圈等前端传感设备。上述传感设备将采集到的所述车辆行驶状态参数</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具体包括车辆运行速度以及对应的状态持续时间</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持续传输至主控设备进行逻辑分析。</w:t>
      </w:r>
    </w:p>
    <w:p w14:paraId="543A10F0">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为了实现系统控制工况的精准与稳定切换，防止因偶发性的单车急刹或短暂减速导致系统频繁误触发，主控设备内预先划定了所述畅通阈值与所述</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阈值。上述两类阈值均包含了对车辆运行速度与状态持续时间的双重限定。所述状态持续时间通常预设为1分钟至3分钟的时间阈值，用以在底层算法中执行时间滤波，滤除高频的交通状态波动干扰。</w:t>
      </w:r>
    </w:p>
    <w:p w14:paraId="5875CA85">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具体而言，速度判定基准并非固定的绝对常数，而是基于隧道的设计时速动态设定。系统结合第一预设速度折减系数设定畅通速度阈值，并结合第二预设速度折减系数设定</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速度阈值。以隧道设计时速80km/h为例，所述第一预设速度折减系数可设为0.</w:t>
      </w:r>
      <w:r>
        <w:rPr>
          <w:rFonts w:hint="eastAsia" w:eastAsia="楷体" w:cs="Times New Roman"/>
          <w:sz w:val="28"/>
          <w:szCs w:val="28"/>
          <w:highlight w:val="none"/>
          <w:lang w:val="en-US" w:eastAsia="zh-CN"/>
        </w:rPr>
        <w:t>9</w:t>
      </w:r>
      <w:r>
        <w:rPr>
          <w:rFonts w:hint="default" w:ascii="Times New Roman" w:hAnsi="Times New Roman" w:eastAsia="楷体" w:cs="Times New Roman"/>
          <w:sz w:val="28"/>
          <w:szCs w:val="28"/>
          <w:highlight w:val="none"/>
        </w:rPr>
        <w:t>，得出所述畅通速度阈值为</w:t>
      </w:r>
      <w:r>
        <w:rPr>
          <w:rFonts w:hint="eastAsia" w:eastAsia="楷体" w:cs="Times New Roman"/>
          <w:sz w:val="28"/>
          <w:szCs w:val="28"/>
          <w:highlight w:val="none"/>
          <w:lang w:val="en-US" w:eastAsia="zh-CN"/>
        </w:rPr>
        <w:t>72</w:t>
      </w:r>
      <w:r>
        <w:rPr>
          <w:rFonts w:hint="default" w:ascii="Times New Roman" w:hAnsi="Times New Roman" w:eastAsia="楷体" w:cs="Times New Roman"/>
          <w:sz w:val="28"/>
          <w:szCs w:val="28"/>
          <w:highlight w:val="none"/>
        </w:rPr>
        <w:t>km/h；所述第二预设速度折减系数可设为0.25，得出所述</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速度阈值为20km/h。</w:t>
      </w:r>
    </w:p>
    <w:p w14:paraId="1E84E95A">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在实时运行的逻辑判定中，系统严格执行以下三级状态划分：</w:t>
      </w:r>
    </w:p>
    <w:p w14:paraId="060BB411">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畅通状态判定： 当主控设备监测到当前隧道内车流的车辆运行速度大于或等于所述预设的畅通速度阈值，且对应的状态持续时间大于或等于预设的时间阈值时，系统判定所述车辆行驶状态参数满足所述畅通阈值，确立当前隧道处于所述畅通状态。此时车辆行驶速度较快，对应的动态视距较长。</w:t>
      </w:r>
    </w:p>
    <w:p w14:paraId="5D45CD1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拥堵状态判定： 当监测到车流的车辆运行速度小于或等于所述预设的</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速度阈值，且对应的状态持续时间大于或等于所述时间阈值时，系统判定所述车辆行驶状态参数满足所述</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阈值，确立当前隧道处于所述拥堵状态。此时车辆处于极低速甚至完全静止的停滞状态，驾驶员由车辆运动带来的视觉暂留补偿效应基本消失，系统进入驻车节能逻辑。</w:t>
      </w:r>
    </w:p>
    <w:p w14:paraId="7EBF5F40">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缓行状态判定： 当监测到车流的车辆行驶状态参数介于所述畅通阈值与所述</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阈值之间时</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即车辆运行速度介于所述</w:t>
      </w:r>
      <w:r>
        <w:rPr>
          <w:rFonts w:hint="eastAsia" w:eastAsia="楷体" w:cs="Times New Roman"/>
          <w:sz w:val="28"/>
          <w:szCs w:val="28"/>
          <w:highlight w:val="none"/>
          <w:lang w:eastAsia="zh-CN"/>
        </w:rPr>
        <w:t>拥堵</w:t>
      </w:r>
      <w:r>
        <w:rPr>
          <w:rFonts w:hint="default" w:ascii="Times New Roman" w:hAnsi="Times New Roman" w:eastAsia="楷体" w:cs="Times New Roman"/>
          <w:sz w:val="28"/>
          <w:szCs w:val="28"/>
          <w:highlight w:val="none"/>
        </w:rPr>
        <w:t>速度阈值与所述畅通速度阈值之间，或短时速度波动未满足时间阈值滤波要求的过渡带，系统确立当前隧道处于所述缓行状态。该状态对应交通车流密度逐渐增大、车速下降但未完全停滞的过渡阶段，系统必须在此阶段保持高密度的视觉引导以维持驾驶员对空间轮廓的感知稳定性。</w:t>
      </w:r>
    </w:p>
    <w:p w14:paraId="159331E9">
      <w:pPr>
        <w:pStyle w:val="4"/>
        <w:numPr>
          <w:ilvl w:val="0"/>
          <w:numId w:val="0"/>
        </w:numPr>
        <w:spacing w:line="500" w:lineRule="exact"/>
        <w:ind w:firstLine="560" w:firstLineChars="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S4，若判定处于所述畅通状态，则控制所述发光组件切换至按照所述实际最大动态间距开启；若判定处于所述缓行状态，则控制所述发光组件切换至按照所述实际相邻间距开启；若判定处于所述拥堵状态，则控制所述发光组件切换为按照预设的驻车节能间距开启。</w:t>
      </w:r>
    </w:p>
    <w:p w14:paraId="0803221C">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在本步骤中，系统将前述状态判定结果直接转化为实质的物理硬件调控指令，以执行多级自适应动态寻优机制。具体实施时，主控设备</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例如工业微型计算机或可编程逻辑控制器</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 xml:space="preserve">基于接收到的交通状态信号，通过继电器网络、控制器局域网络或工业以太网等通信总线，对各发光组件的供电回路进行精确的通断与开启密度调节。 </w:t>
      </w:r>
    </w:p>
    <w:p w14:paraId="255A2123">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在实时控制流程中，主控设备根据不同的判定结果执行以下三种差异化的控制响应：</w:t>
      </w:r>
    </w:p>
    <w:p w14:paraId="32DE48FD">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畅通状态下的控制响应：当判定隧道处于所述畅通状态时，意味着当前车辆行驶速度较快，人眼的视觉暂留补偿效应随之增强。主控设备将主动切断部分发光组件的电源</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 xml:space="preserve">例如通过跨距断电的方式关闭中间的冗余光源，使得保持通电开启状态的相邻两个发光组件之间的纵向间距刚好拉长至步骤S2中核定出的所述实际最大动态间距。此动作能够在保障驾驶员视野中反光组件影像连续重叠、视线诱导连贯的前提下，大幅减少冗余的照明节点，从而有效降低整体照明系统的运行能耗。 </w:t>
      </w:r>
    </w:p>
    <w:p w14:paraId="1997A19D">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 xml:space="preserve">缓行状态下的控制响应：当判定隧道处于所述缓行状态时，车辆行驶速度开始下降，车流密度变大，由车辆高速运动带来的动态视觉暂留补偿效应随之大幅减弱。此时，为了防止诱导视线产生断层并消除频闪现象，须重新依靠高密度的物理发光点来维持驾驶员对隧道空间轮廓的视觉感知稳定性。主控设备会立刻控制相应的供电回路闭合，将隧道内的发光组件恢复切换至按照步骤S1中的所述实际相邻间距进行全量、密集的开启，从而提供最高级别的视觉引导安全冗余。 </w:t>
      </w:r>
    </w:p>
    <w:p w14:paraId="68DA306F">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 xml:space="preserve">拥堵状态下的控制响应：当判定隧道处于所述拥堵状态时，隧道内车辆处于极低速缓行乃至完全静止的滞车状态。在此工况下，由于车辆基本不发生位移，动态视距的连贯性要求不复存在，系统无需再投入高频的动态视觉引导光源，照明的首要目的转化为维持最基础的静态空间参照。主控设备控制部分所述发光组件断电，将保持开启状态的相邻两个发光组件的纵向间距切换为所述预设的驻车节能间距。 </w:t>
      </w:r>
    </w:p>
    <w:p w14:paraId="089F5AFD">
      <w:pPr>
        <w:pStyle w:val="4"/>
        <w:widowControl w:val="0"/>
        <w:numPr>
          <w:ilvl w:val="-1"/>
          <w:numId w:val="0"/>
        </w:numPr>
        <w:spacing w:line="500" w:lineRule="exact"/>
        <w:ind w:left="0" w:leftChars="0" w:firstLine="560" w:firstLineChars="200"/>
        <w:jc w:val="both"/>
        <w:rPr>
          <w:rFonts w:hint="eastAsia" w:eastAsia="楷体" w:cs="Times New Roman"/>
          <w:sz w:val="28"/>
          <w:szCs w:val="28"/>
          <w:highlight w:val="none"/>
          <w:lang w:val="en-US" w:eastAsia="zh-CN"/>
        </w:rPr>
      </w:pPr>
      <w:r>
        <w:rPr>
          <w:rFonts w:hint="default" w:ascii="Times New Roman" w:hAnsi="Times New Roman" w:eastAsia="楷体" w:cs="Times New Roman"/>
          <w:sz w:val="28"/>
          <w:szCs w:val="28"/>
          <w:highlight w:val="none"/>
        </w:rPr>
        <w:t>为了确保控制指令能够精准映射到现场已固定安装的硬件节点上，并实现逻辑与物理的完美自洽，所述预设的驻车节能间距在底层控制算法中被限定为所述实际相邻间距的整数倍。同时，为了在车辆停滞时实现比畅通状态更深度的节能降耗，且避免发光跨距过大导致交通突然恢复畅通时产生大面积暗区盲点，所述预设的驻车节能间距被限定为大于或等于所述实际最大动态间距。例如，当实际相邻间距为2.5m、实际最大动态间距为5.0m时，所述预设的驻车节能间距可设定为7.5m或10.0m。</w:t>
      </w:r>
    </w:p>
    <w:p w14:paraId="60409141">
      <w:pPr>
        <w:pStyle w:val="4"/>
        <w:widowControl w:val="0"/>
        <w:numPr>
          <w:ilvl w:val="-1"/>
          <w:numId w:val="0"/>
        </w:numPr>
        <w:spacing w:line="500" w:lineRule="exact"/>
        <w:ind w:left="0" w:leftChars="0"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进一步地，</w:t>
      </w:r>
      <w:r>
        <w:rPr>
          <w:rFonts w:hint="default" w:eastAsia="楷体" w:cs="Times New Roman"/>
          <w:sz w:val="28"/>
          <w:szCs w:val="28"/>
          <w:highlight w:val="none"/>
          <w:lang w:val="en-US" w:eastAsia="zh-CN"/>
        </w:rPr>
        <w:t>步骤S1包括</w:t>
      </w:r>
      <w:r>
        <w:rPr>
          <w:rFonts w:hint="eastAsia" w:eastAsia="楷体" w:cs="Times New Roman"/>
          <w:sz w:val="28"/>
          <w:szCs w:val="28"/>
          <w:highlight w:val="none"/>
          <w:lang w:val="en-US" w:eastAsia="zh-CN"/>
        </w:rPr>
        <w:t>以下步骤</w:t>
      </w:r>
      <w:r>
        <w:rPr>
          <w:rFonts w:hint="default" w:eastAsia="楷体" w:cs="Times New Roman"/>
          <w:sz w:val="28"/>
          <w:szCs w:val="28"/>
          <w:highlight w:val="none"/>
          <w:lang w:val="en-US" w:eastAsia="zh-CN"/>
        </w:rPr>
        <w:t>：</w:t>
      </w:r>
    </w:p>
    <w:p w14:paraId="043A6669">
      <w:pPr>
        <w:pStyle w:val="4"/>
        <w:widowControl w:val="0"/>
        <w:numPr>
          <w:ilvl w:val="0"/>
          <w:numId w:val="0"/>
        </w:numPr>
        <w:spacing w:line="500" w:lineRule="exact"/>
        <w:ind w:firstLine="560" w:firstLineChars="200"/>
        <w:jc w:val="both"/>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S11，</w:t>
      </w:r>
      <w:r>
        <w:rPr>
          <w:rFonts w:hint="default" w:eastAsia="楷体" w:cs="Times New Roman"/>
          <w:sz w:val="28"/>
          <w:szCs w:val="28"/>
          <w:highlight w:val="none"/>
          <w:lang w:val="en-US" w:eastAsia="zh-CN"/>
        </w:rPr>
        <w:t>获取预设</w:t>
      </w:r>
      <w:r>
        <w:rPr>
          <w:rFonts w:hint="eastAsia" w:eastAsia="楷体" w:cs="Times New Roman"/>
          <w:sz w:val="28"/>
          <w:szCs w:val="28"/>
          <w:highlight w:val="none"/>
          <w:lang w:val="en-US" w:eastAsia="zh-CN"/>
        </w:rPr>
        <w:t>的期望</w:t>
      </w:r>
      <w:r>
        <w:rPr>
          <w:rFonts w:hint="default" w:eastAsia="楷体" w:cs="Times New Roman"/>
          <w:sz w:val="28"/>
          <w:szCs w:val="28"/>
          <w:highlight w:val="none"/>
          <w:lang w:val="en-US" w:eastAsia="zh-CN"/>
        </w:rPr>
        <w:t>可视距离、隧道中心线拱顶与路面的净距</w:t>
      </w:r>
      <w:r>
        <w:rPr>
          <w:rFonts w:hint="eastAsia" w:hAnsi="Cambria Math"/>
          <w:i w:val="0"/>
          <w:sz w:val="24"/>
          <w:szCs w:val="32"/>
          <w:lang w:eastAsia="zh-CN"/>
        </w:rPr>
        <w:t>，</w:t>
      </w:r>
      <w:r>
        <w:rPr>
          <w:rFonts w:hint="default" w:eastAsia="楷体" w:cs="Times New Roman"/>
          <w:sz w:val="28"/>
          <w:szCs w:val="28"/>
          <w:highlight w:val="none"/>
          <w:lang w:val="en-US" w:eastAsia="zh-CN"/>
        </w:rPr>
        <w:t>以及驾驶员视线高度</w:t>
      </w:r>
      <w:r>
        <w:rPr>
          <w:szCs w:val="24"/>
        </w:rPr>
        <w:t> </w:t>
      </w:r>
      <w:r>
        <w:rPr>
          <w:rFonts w:hint="default" w:eastAsia="楷体" w:cs="Times New Roman"/>
          <w:sz w:val="28"/>
          <w:szCs w:val="28"/>
          <w:highlight w:val="none"/>
          <w:lang w:val="en-US" w:eastAsia="zh-CN"/>
        </w:rPr>
        <w:t>；基于所述</w:t>
      </w:r>
      <w:r>
        <w:rPr>
          <w:rFonts w:hint="eastAsia" w:eastAsia="楷体" w:cs="Times New Roman"/>
          <w:sz w:val="28"/>
          <w:szCs w:val="28"/>
          <w:highlight w:val="none"/>
          <w:lang w:val="en-US" w:eastAsia="zh-CN"/>
        </w:rPr>
        <w:t>期望</w:t>
      </w:r>
      <w:r>
        <w:rPr>
          <w:rFonts w:hint="default" w:eastAsia="楷体" w:cs="Times New Roman"/>
          <w:sz w:val="28"/>
          <w:szCs w:val="28"/>
          <w:highlight w:val="none"/>
          <w:lang w:val="en-US" w:eastAsia="zh-CN"/>
        </w:rPr>
        <w:t>可视距离、所述净距以及所述驾驶员视线高度，计算出驾驶员眼睛至所述反光</w:t>
      </w:r>
      <w:r>
        <w:rPr>
          <w:rFonts w:hint="eastAsia" w:eastAsia="楷体" w:cs="Times New Roman"/>
          <w:sz w:val="28"/>
          <w:szCs w:val="28"/>
          <w:highlight w:val="none"/>
          <w:lang w:val="en-US" w:eastAsia="zh-CN"/>
        </w:rPr>
        <w:t>组件</w:t>
      </w:r>
      <w:r>
        <w:rPr>
          <w:rFonts w:hint="default" w:eastAsia="楷体" w:cs="Times New Roman"/>
          <w:sz w:val="28"/>
          <w:szCs w:val="28"/>
          <w:highlight w:val="none"/>
          <w:lang w:val="en-US" w:eastAsia="zh-CN"/>
        </w:rPr>
        <w:t>的直线距离</w:t>
      </w:r>
      <m:oMath>
        <m:r>
          <m:rPr/>
          <w:rPr>
            <w:rFonts w:hint="default" w:eastAsia="楷体" w:cs="Times New Roman"/>
            <w:sz w:val="28"/>
            <w:szCs w:val="28"/>
            <w:highlight w:val="none"/>
            <w:lang w:val="en-US" w:eastAsia="zh-CN"/>
          </w:rPr>
          <m:t>，</m:t>
        </m:r>
        <m:r>
          <m:rPr>
            <m:sty m:val="p"/>
          </m:rPr>
          <w:rPr>
            <w:rFonts w:hint="default" w:eastAsia="楷体" w:cs="Times New Roman"/>
            <w:sz w:val="28"/>
            <w:szCs w:val="28"/>
            <w:highlight w:val="none"/>
            <w:lang w:val="en-US" w:eastAsia="zh-CN"/>
          </w:rPr>
          <m:t>计算公式为：</m:t>
        </m:r>
      </m:oMath>
    </w:p>
    <w:p w14:paraId="32219386">
      <w:pPr>
        <w:pStyle w:val="4"/>
        <w:widowControl w:val="0"/>
        <w:numPr>
          <w:ilvl w:val="0"/>
          <w:numId w:val="0"/>
        </w:numPr>
        <w:spacing w:line="500" w:lineRule="exact"/>
        <w:jc w:val="center"/>
        <w:rPr>
          <w:rFonts w:hint="default" w:hAnsi="DejaVu Math TeX Gyre" w:eastAsia="楷体" w:cs="Times New Roman"/>
          <w:i w:val="0"/>
          <w:sz w:val="28"/>
          <w:szCs w:val="28"/>
          <w:highlight w:val="none"/>
          <w:lang w:val="en-US" w:eastAsia="zh-CN"/>
        </w:rPr>
      </w:pPr>
      <m:oMathPara>
        <m:oMath>
          <m:r>
            <m:rPr>
              <m:sty m:val="p"/>
            </m:rPr>
            <w:rPr>
              <w:rFonts w:hint="default" w:eastAsia="楷体" w:cs="Times New Roman"/>
              <w:sz w:val="28"/>
              <w:szCs w:val="28"/>
              <w:highlight w:val="none"/>
              <w:lang w:val="en-US" w:eastAsia="zh-CN"/>
            </w:rPr>
            <m:t>L</m:t>
          </m:r>
          <m:r>
            <m:rPr>
              <m:sty m:val="p"/>
            </m:rPr>
            <w:rPr>
              <w:rFonts w:hint="default" w:ascii="DejaVu Math TeX Gyre" w:hAnsi="DejaVu Math TeX Gyre" w:eastAsia="楷体" w:cs="Times New Roman"/>
              <w:kern w:val="2"/>
              <w:sz w:val="28"/>
              <w:szCs w:val="28"/>
              <w:highlight w:val="none"/>
              <w:lang w:val="en-US" w:eastAsia="zh-CN" w:bidi="ar-SA"/>
            </w:rPr>
            <m:t>=</m:t>
          </m:r>
          <m:rad>
            <m:radPr>
              <m:degHide m:val="1"/>
              <m:ctrlPr>
                <w:rPr>
                  <w:rFonts w:hint="default" w:ascii="DejaVu Math TeX Gyre" w:hAnsi="DejaVu Math TeX Gyre" w:eastAsia="楷体" w:cs="Times New Roman"/>
                  <w:sz w:val="28"/>
                  <w:szCs w:val="28"/>
                  <w:highlight w:val="none"/>
                  <w:lang w:val="en-US" w:eastAsia="zh-CN"/>
                </w:rPr>
              </m:ctrlPr>
            </m:radPr>
            <m:deg>
              <m:ctrlPr>
                <w:rPr>
                  <w:rFonts w:hint="default" w:ascii="DejaVu Math TeX Gyre" w:hAnsi="DejaVu Math TeX Gyre" w:eastAsia="楷体" w:cs="Times New Roman"/>
                  <w:sz w:val="28"/>
                  <w:szCs w:val="28"/>
                  <w:highlight w:val="none"/>
                  <w:lang w:val="en-US" w:eastAsia="zh-CN"/>
                </w:rPr>
              </m:ctrlPr>
            </m:deg>
            <m:e>
              <m:sSup>
                <m:sSupPr>
                  <m:ctrlPr>
                    <w:rPr>
                      <w:rFonts w:hint="default" w:ascii="DejaVu Math TeX Gyre" w:hAnsi="DejaVu Math TeX Gyre" w:eastAsia="楷体" w:cs="Times New Roman"/>
                      <w:sz w:val="28"/>
                      <w:szCs w:val="28"/>
                      <w:highlight w:val="none"/>
                      <w:lang w:val="en-US" w:eastAsia="zh-CN"/>
                    </w:rPr>
                  </m:ctrlPr>
                </m:sSupPr>
                <m:e>
                  <m:r>
                    <m:rPr>
                      <m:sty m:val="p"/>
                    </m:rPr>
                    <w:rPr>
                      <w:rFonts w:hint="default" w:eastAsia="楷体" w:cs="Times New Roman"/>
                      <w:sz w:val="28"/>
                      <w:szCs w:val="28"/>
                      <w:highlight w:val="none"/>
                      <w:lang w:val="en-US" w:eastAsia="zh-CN"/>
                    </w:rPr>
                    <m:t>S</m:t>
                  </m:r>
                  <m:ctrlPr>
                    <w:rPr>
                      <w:rFonts w:hint="default" w:ascii="DejaVu Math TeX Gyre" w:hAnsi="DejaVu Math TeX Gyre" w:eastAsia="楷体" w:cs="Times New Roman"/>
                      <w:sz w:val="28"/>
                      <w:szCs w:val="28"/>
                      <w:highlight w:val="none"/>
                      <w:lang w:val="en-US" w:eastAsia="zh-CN"/>
                    </w:rPr>
                  </m:ctrlPr>
                </m:e>
                <m:sup>
                  <m:r>
                    <m:rPr>
                      <m:sty m:val="p"/>
                    </m:rPr>
                    <w:rPr>
                      <w:rFonts w:hint="default" w:eastAsia="楷体" w:cs="Times New Roman"/>
                      <w:sz w:val="28"/>
                      <w:szCs w:val="28"/>
                      <w:highlight w:val="none"/>
                      <w:lang w:val="en-US" w:eastAsia="zh-CN"/>
                    </w:rPr>
                    <m:t>2</m:t>
                  </m:r>
                  <m:ctrlPr>
                    <w:rPr>
                      <w:rFonts w:hint="default" w:ascii="DejaVu Math TeX Gyre" w:hAnsi="DejaVu Math TeX Gyre" w:eastAsia="楷体" w:cs="Times New Roman"/>
                      <w:sz w:val="28"/>
                      <w:szCs w:val="28"/>
                      <w:highlight w:val="none"/>
                      <w:lang w:val="en-US" w:eastAsia="zh-CN"/>
                    </w:rPr>
                  </m:ctrlPr>
                </m:sup>
              </m:sSup>
              <m:r>
                <m:rPr>
                  <m:sty m:val="p"/>
                </m:rPr>
                <w:rPr>
                  <w:rFonts w:hint="default" w:eastAsia="楷体" w:cs="Times New Roman"/>
                  <w:sz w:val="28"/>
                  <w:szCs w:val="28"/>
                  <w:highlight w:val="none"/>
                  <w:lang w:val="en-US" w:eastAsia="zh-CN"/>
                </w:rPr>
                <m:t>+</m:t>
              </m:r>
              <m:sSup>
                <m:sSupPr>
                  <m:ctrlPr>
                    <w:rPr>
                      <w:rFonts w:hint="default" w:ascii="DejaVu Math TeX Gyre" w:hAnsi="DejaVu Math TeX Gyre" w:eastAsia="楷体" w:cs="Times New Roman"/>
                      <w:sz w:val="28"/>
                      <w:szCs w:val="28"/>
                      <w:highlight w:val="none"/>
                      <w:lang w:val="en-US" w:eastAsia="zh-CN"/>
                    </w:rPr>
                  </m:ctrlPr>
                </m:sSupPr>
                <m:e>
                  <m:r>
                    <m:rPr>
                      <m:sty m:val="p"/>
                    </m:rPr>
                    <w:rPr>
                      <w:rFonts w:hint="default" w:eastAsia="楷体" w:cs="Times New Roman"/>
                      <w:sz w:val="28"/>
                      <w:szCs w:val="28"/>
                      <w:highlight w:val="none"/>
                      <w:lang w:val="en-US" w:eastAsia="zh-CN"/>
                    </w:rPr>
                    <m:t>(H−h)</m:t>
                  </m:r>
                  <m:ctrlPr>
                    <w:rPr>
                      <w:rFonts w:hint="default" w:ascii="DejaVu Math TeX Gyre" w:hAnsi="DejaVu Math TeX Gyre" w:eastAsia="楷体" w:cs="Times New Roman"/>
                      <w:sz w:val="28"/>
                      <w:szCs w:val="28"/>
                      <w:highlight w:val="none"/>
                      <w:lang w:val="en-US" w:eastAsia="zh-CN"/>
                    </w:rPr>
                  </m:ctrlPr>
                </m:e>
                <m:sup>
                  <m:r>
                    <m:rPr>
                      <m:sty m:val="p"/>
                    </m:rPr>
                    <w:rPr>
                      <w:rFonts w:hint="default" w:eastAsia="楷体" w:cs="Times New Roman"/>
                      <w:sz w:val="28"/>
                      <w:szCs w:val="28"/>
                      <w:highlight w:val="none"/>
                      <w:lang w:val="en-US" w:eastAsia="zh-CN"/>
                    </w:rPr>
                    <m:t>2</m:t>
                  </m:r>
                  <m:ctrlPr>
                    <w:rPr>
                      <w:rFonts w:hint="default" w:ascii="DejaVu Math TeX Gyre" w:hAnsi="DejaVu Math TeX Gyre" w:eastAsia="楷体" w:cs="Times New Roman"/>
                      <w:sz w:val="28"/>
                      <w:szCs w:val="28"/>
                      <w:highlight w:val="none"/>
                      <w:lang w:val="en-US" w:eastAsia="zh-CN"/>
                    </w:rPr>
                  </m:ctrlPr>
                </m:sup>
              </m:sSup>
              <m:ctrlPr>
                <w:rPr>
                  <w:rFonts w:hint="default" w:ascii="DejaVu Math TeX Gyre" w:hAnsi="DejaVu Math TeX Gyre" w:eastAsia="楷体" w:cs="Times New Roman"/>
                  <w:sz w:val="28"/>
                  <w:szCs w:val="28"/>
                  <w:highlight w:val="none"/>
                  <w:lang w:val="en-US" w:eastAsia="zh-CN"/>
                </w:rPr>
              </m:ctrlPr>
            </m:e>
          </m:rad>
        </m:oMath>
      </m:oMathPara>
    </w:p>
    <w:p w14:paraId="5F0D7AB5">
      <w:pPr>
        <w:adjustRightInd w:val="0"/>
        <w:snapToGrid w:val="0"/>
        <w:spacing w:line="500" w:lineRule="exact"/>
        <w:ind w:firstLine="560" w:firstLineChars="200"/>
        <w:rPr>
          <w:rFonts w:hint="eastAsia" w:hAnsi="DejaVu Math TeX Gyre" w:eastAsia="楷体" w:cs="Times New Roman"/>
          <w:i w:val="0"/>
          <w:sz w:val="28"/>
          <w:szCs w:val="28"/>
          <w:highlight w:val="none"/>
          <w:lang w:val="en-US" w:eastAsia="zh-CN"/>
        </w:rPr>
      </w:pPr>
      <w:r>
        <w:rPr>
          <w:rFonts w:hint="eastAsia" w:hAnsi="DejaVu Math TeX Gyre" w:eastAsia="楷体" w:cs="Times New Roman"/>
          <w:i w:val="0"/>
          <w:sz w:val="28"/>
          <w:szCs w:val="28"/>
          <w:highlight w:val="none"/>
          <w:lang w:val="en-US" w:eastAsia="zh-CN"/>
        </w:rPr>
        <w:t xml:space="preserve"> 式中，L为驾驶员眼睛至所述反光组件的直线距离；S为预设的期望可视距离；H为隧道中心线拱顶与路面的净距；h为驾驶员视线高度。</w:t>
      </w:r>
    </w:p>
    <w:p w14:paraId="4FA57175">
      <w:pPr>
        <w:adjustRightInd w:val="0"/>
        <w:snapToGrid w:val="0"/>
        <w:spacing w:line="500" w:lineRule="exact"/>
        <w:ind w:firstLine="560" w:firstLineChars="200"/>
        <w:rPr>
          <w:rFonts w:hint="default" w:hAnsi="DejaVu Math TeX Gyre" w:eastAsia="楷体" w:cs="Times New Roman"/>
          <w:i w:val="0"/>
          <w:sz w:val="28"/>
          <w:szCs w:val="28"/>
          <w:highlight w:val="none"/>
          <w:lang w:val="en-US" w:eastAsia="zh-CN"/>
        </w:rPr>
      </w:pPr>
      <w:r>
        <w:rPr>
          <w:rFonts w:hint="default" w:hAnsi="DejaVu Math TeX Gyre" w:eastAsia="楷体" w:cs="Times New Roman"/>
          <w:i w:val="0"/>
          <w:sz w:val="28"/>
          <w:szCs w:val="28"/>
          <w:highlight w:val="none"/>
          <w:lang w:val="en-US" w:eastAsia="zh-CN"/>
        </w:rPr>
        <w:t>在本步骤的具体工程换算中，系统将驾驶员在车辆内的眼睛位置设定为空间观测基点，其中驾驶员视线高度h通常取经验值约1.2m。系统根据不同工况调取相应的预设参数，以隧道设计车速分别为80km/h、100km/h、120km/h为例，预设的安全</w:t>
      </w:r>
      <w:r>
        <w:rPr>
          <w:rFonts w:hint="eastAsia" w:hAnsi="DejaVu Math TeX Gyre" w:eastAsia="楷体" w:cs="Times New Roman"/>
          <w:i w:val="0"/>
          <w:sz w:val="28"/>
          <w:szCs w:val="28"/>
          <w:highlight w:val="none"/>
          <w:lang w:val="en-US" w:eastAsia="zh-CN"/>
        </w:rPr>
        <w:t>期望</w:t>
      </w:r>
      <w:r>
        <w:rPr>
          <w:rFonts w:hint="default" w:hAnsi="DejaVu Math TeX Gyre" w:eastAsia="楷体" w:cs="Times New Roman"/>
          <w:i w:val="0"/>
          <w:sz w:val="28"/>
          <w:szCs w:val="28"/>
          <w:highlight w:val="none"/>
          <w:lang w:val="en-US" w:eastAsia="zh-CN"/>
        </w:rPr>
        <w:t>可视距离S分别对应取值为110m、160m、210m；已知隧道中心线拱顶与路面净距H与视线高度h的差值约为6.2m。将上述参数分别代入该几何公式，计算求得驾驶员眼睛至拱顶反光组件的直线空间观测距离L分别约为110.17m、160.12m、210.09m。该计算步骤构建了基础的空间直角三角形几何模型，为后续评价人眼视网膜上的分辨张角提供了准确的空间尺度。</w:t>
      </w:r>
    </w:p>
    <w:p w14:paraId="2F639508">
      <w:pPr>
        <w:pStyle w:val="4"/>
        <w:widowControl w:val="0"/>
        <w:numPr>
          <w:ilvl w:val="0"/>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S12，获取人眼最小分辨角以及预设的反光组件安全系数；基于所述直线距离、所述人眼最小分辨角以及所述反光组件安全系数，计算出所述最大静态间距，计算公式为：</w:t>
      </w:r>
    </w:p>
    <w:p w14:paraId="16B7765C">
      <w:pPr>
        <w:ind w:firstLine="480"/>
        <w:jc w:val="center"/>
        <w:rPr>
          <w:rFonts w:hint="default" w:hAnsi="DejaVu Math TeX Gyre" w:eastAsia="楷体" w:cs="Times New Roman"/>
          <w:i w:val="0"/>
          <w:kern w:val="2"/>
          <w:sz w:val="28"/>
          <w:szCs w:val="28"/>
          <w:highlight w:val="none"/>
          <w:lang w:val="en-US" w:eastAsia="zh-CN" w:bidi="ar-SA"/>
        </w:rPr>
      </w:pPr>
      <m:oMathPara>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max</m:t>
              </m:r>
              <m:r>
                <m:rPr>
                  <m:sty m:val="p"/>
                </m:rPr>
                <w:rPr>
                  <w:rFonts w:hint="default" w:ascii="Times New Roman" w:hAnsi="Times New Roman" w:eastAsia="楷体" w:cs="Times New Roman"/>
                  <w:kern w:val="2"/>
                  <w:sz w:val="28"/>
                  <w:szCs w:val="28"/>
                  <w:highlight w:val="none"/>
                  <w:lang w:val="en-US" w:eastAsia="zh-CN" w:bidi="ar-SA"/>
                </w:rPr>
                <m:t>−sta</m:t>
              </m:r>
              <m:ctrlPr>
                <w:rPr>
                  <w:rFonts w:hint="default" w:ascii="DejaVu Math TeX Gyre" w:hAnsi="DejaVu Math TeX Gyre" w:eastAsia="楷体" w:cs="Times New Roman"/>
                  <w:kern w:val="2"/>
                  <w:sz w:val="28"/>
                  <w:szCs w:val="28"/>
                  <w:highlight w:val="none"/>
                  <w:lang w:val="en-US" w:eastAsia="zh-CN" w:bidi="ar-SA"/>
                </w:rPr>
              </m:ctrlPr>
            </m:sub>
          </m:sSub>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eastAsia" w:ascii="DejaVu Math TeX Gyre" w:hAnsi="DejaVu Math TeX Gyre" w:eastAsia="楷体" w:cs="Times New Roman"/>
              <w:kern w:val="2"/>
              <w:sz w:val="28"/>
              <w:szCs w:val="28"/>
              <w:highlight w:val="none"/>
              <w:lang w:val="en-US" w:eastAsia="zh-CN" w:bidi="ar-SA"/>
            </w:rPr>
            <m:t>k</m:t>
          </m:r>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default" w:eastAsia="楷体" w:cs="Times New Roman"/>
              <w:sz w:val="28"/>
              <w:szCs w:val="28"/>
              <w:highlight w:val="none"/>
              <w:lang w:val="en-US" w:eastAsia="zh-CN"/>
            </w:rPr>
            <m:t>L</m:t>
          </m:r>
          <m:r>
            <m:rPr>
              <m:sty m:val="p"/>
            </m:rPr>
            <w:rPr>
              <w:rFonts w:hint="default" w:ascii="Times New Roman" w:hAnsi="Times New Roman" w:eastAsia="楷体" w:cs="Times New Roman"/>
              <w:kern w:val="2"/>
              <w:sz w:val="28"/>
              <w:szCs w:val="28"/>
              <w:highlight w:val="none"/>
              <w:lang w:val="en-US" w:eastAsia="zh-CN" w:bidi="ar-SA"/>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δ</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m:t>
              </m:r>
              <m:r>
                <m:rPr>
                  <m:sty m:val="p"/>
                </m:rPr>
                <w:rPr>
                  <w:rFonts w:hint="default" w:ascii="Times New Roman" w:hAnsi="Times New Roman" w:eastAsia="楷体" w:cs="Times New Roman"/>
                  <w:kern w:val="2"/>
                  <w:sz w:val="28"/>
                  <w:szCs w:val="28"/>
                  <w:highlight w:val="none"/>
                  <w:lang w:val="en-US" w:eastAsia="zh-CN" w:bidi="ar-SA"/>
                </w:rPr>
                <m:t>in</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664BAE12">
      <w:pPr>
        <w:spacing w:line="500" w:lineRule="exact"/>
        <w:ind w:firstLine="482"/>
        <w:jc w:val="left"/>
        <w:rPr>
          <w:rFonts w:hint="eastAsia" w:hAnsi="Times New Roman" w:eastAsia="楷体" w:cs="Times New Roman"/>
          <w:i w:val="0"/>
          <w:kern w:val="2"/>
          <w:sz w:val="28"/>
          <w:szCs w:val="28"/>
          <w:highlight w:val="none"/>
          <w:lang w:val="en-US" w:eastAsia="zh-CN" w:bidi="ar-SA"/>
        </w:rPr>
      </w:pPr>
      <w:r>
        <w:rPr>
          <w:rFonts w:hint="eastAsia" w:hAnsi="Times New Roman" w:eastAsia="楷体" w:cs="Times New Roman"/>
          <w:i w:val="0"/>
          <w:kern w:val="2"/>
          <w:sz w:val="28"/>
          <w:szCs w:val="28"/>
          <w:highlight w:val="none"/>
          <w:lang w:val="en-US" w:eastAsia="zh-CN" w:bidi="ar-SA"/>
        </w:rPr>
        <w:t>式中，</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max</m:t>
            </m:r>
            <m:r>
              <m:rPr>
                <m:sty m:val="p"/>
              </m:rPr>
              <w:rPr>
                <w:rFonts w:hint="default" w:ascii="Times New Roman" w:hAnsi="Times New Roman" w:eastAsia="楷体" w:cs="Times New Roman"/>
                <w:kern w:val="2"/>
                <w:sz w:val="28"/>
                <w:szCs w:val="28"/>
                <w:highlight w:val="none"/>
                <w:lang w:val="en-US" w:eastAsia="zh-CN" w:bidi="ar-SA"/>
              </w:rPr>
              <m:t>−sta</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Times New Roman" w:eastAsia="楷体" w:cs="Times New Roman"/>
          <w:i w:val="0"/>
          <w:kern w:val="2"/>
          <w:sz w:val="28"/>
          <w:szCs w:val="28"/>
          <w:highlight w:val="none"/>
          <w:lang w:val="en-US" w:eastAsia="zh-CN" w:bidi="ar-SA"/>
        </w:rPr>
        <w:t>为最大静态间距；</w:t>
      </w:r>
      <m:oMath>
        <m:r>
          <m:rPr>
            <m:sty m:val="p"/>
          </m:rPr>
          <w:rPr>
            <w:rFonts w:hint="eastAsia" w:ascii="DejaVu Math TeX Gyre" w:hAnsi="DejaVu Math TeX Gyre" w:eastAsia="楷体" w:cs="Times New Roman"/>
            <w:kern w:val="2"/>
            <w:sz w:val="28"/>
            <w:szCs w:val="28"/>
            <w:highlight w:val="none"/>
            <w:lang w:val="en-US" w:eastAsia="zh-CN" w:bidi="ar-SA"/>
          </w:rPr>
          <m:t>k</m:t>
        </m:r>
      </m:oMath>
      <w:r>
        <w:rPr>
          <w:rFonts w:hint="eastAsia" w:hAnsi="Times New Roman" w:eastAsia="楷体" w:cs="Times New Roman"/>
          <w:i w:val="0"/>
          <w:kern w:val="2"/>
          <w:sz w:val="28"/>
          <w:szCs w:val="28"/>
          <w:highlight w:val="none"/>
          <w:lang w:val="en-US" w:eastAsia="zh-CN" w:bidi="ar-SA"/>
        </w:rPr>
        <w:t>为预设的反光组件安全系数；L为所述直线距离；</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δ</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m:t>
            </m:r>
            <m:r>
              <m:rPr>
                <m:sty m:val="p"/>
              </m:rPr>
              <w:rPr>
                <w:rFonts w:hint="default" w:ascii="Times New Roman" w:hAnsi="Times New Roman" w:eastAsia="楷体" w:cs="Times New Roman"/>
                <w:kern w:val="2"/>
                <w:sz w:val="28"/>
                <w:szCs w:val="28"/>
                <w:highlight w:val="none"/>
                <w:lang w:val="en-US" w:eastAsia="zh-CN" w:bidi="ar-SA"/>
              </w:rPr>
              <m:t>in</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Times New Roman" w:eastAsia="楷体" w:cs="Times New Roman"/>
          <w:i w:val="0"/>
          <w:kern w:val="2"/>
          <w:sz w:val="28"/>
          <w:szCs w:val="28"/>
          <w:highlight w:val="none"/>
          <w:lang w:val="en-US" w:eastAsia="zh-CN" w:bidi="ar-SA"/>
        </w:rPr>
        <w:t>为人眼最小分辨角。</w:t>
      </w:r>
    </w:p>
    <w:p w14:paraId="0EF6754B">
      <w:pPr>
        <w:spacing w:line="500" w:lineRule="exact"/>
        <w:ind w:firstLine="482"/>
        <w:jc w:val="left"/>
        <w:rPr>
          <w:rFonts w:hint="default" w:hAnsi="DejaVu Math TeX Gyre" w:eastAsia="楷体" w:cs="Times New Roman"/>
          <w:i w:val="0"/>
          <w:kern w:val="2"/>
          <w:sz w:val="28"/>
          <w:szCs w:val="28"/>
          <w:highlight w:val="none"/>
          <w:lang w:val="en-US" w:eastAsia="zh-CN" w:bidi="ar-SA"/>
        </w:rPr>
      </w:pPr>
      <w:r>
        <w:rPr>
          <w:rFonts w:hint="default" w:ascii="Times New Roman" w:hAnsi="Times New Roman" w:eastAsia="楷体" w:cs="Times New Roman"/>
          <w:kern w:val="2"/>
          <w:sz w:val="28"/>
          <w:szCs w:val="28"/>
          <w:highlight w:val="none"/>
          <w:lang w:val="en-US" w:eastAsia="zh-CN" w:bidi="ar-SA"/>
        </w:rPr>
        <w:t>将所述最大静态间距与预设的工程布设放大系数</w:t>
      </w:r>
      <m:oMath>
        <m:r>
          <m:rPr>
            <m:sty m:val="p"/>
          </m:rPr>
          <w:rPr>
            <w:rFonts w:hint="eastAsia" w:ascii="Times New Roman" w:hAnsi="Times New Roman" w:eastAsia="楷体" w:cs="Times New Roman"/>
            <w:kern w:val="2"/>
            <w:sz w:val="28"/>
            <w:szCs w:val="28"/>
            <w:highlight w:val="none"/>
            <w:lang w:val="en-US" w:eastAsia="zh-CN" w:bidi="ar-SA"/>
          </w:rPr>
          <m:t>μ</m:t>
        </m:r>
      </m:oMath>
      <w:r>
        <w:rPr>
          <w:rFonts w:hint="default" w:ascii="Times New Roman" w:hAnsi="Times New Roman" w:eastAsia="楷体" w:cs="Times New Roman"/>
          <w:kern w:val="2"/>
          <w:sz w:val="28"/>
          <w:szCs w:val="28"/>
          <w:highlight w:val="none"/>
          <w:lang w:val="en-US" w:eastAsia="zh-CN" w:bidi="ar-SA"/>
        </w:rPr>
        <w:t>相乘，得到所述反光组件的实际相邻间距。</w:t>
      </w:r>
    </w:p>
    <w:p w14:paraId="0E3A6983">
      <w:pPr>
        <w:adjustRightInd w:val="0"/>
        <w:snapToGrid w:val="0"/>
        <w:spacing w:line="500" w:lineRule="exact"/>
        <w:ind w:firstLine="560" w:firstLineChars="200"/>
        <w:rPr>
          <w:rFonts w:hint="default" w:hAnsi="DejaVu Math TeX Gyre" w:eastAsia="楷体" w:cs="Times New Roman"/>
          <w:i w:val="0"/>
          <w:sz w:val="28"/>
          <w:szCs w:val="28"/>
          <w:highlight w:val="none"/>
          <w:lang w:val="en-US" w:eastAsia="zh-CN"/>
        </w:rPr>
      </w:pPr>
      <w:r>
        <w:rPr>
          <w:rFonts w:hint="default" w:hAnsi="DejaVu Math TeX Gyre" w:eastAsia="楷体" w:cs="Times New Roman"/>
          <w:i w:val="0"/>
          <w:sz w:val="28"/>
          <w:szCs w:val="28"/>
          <w:highlight w:val="none"/>
          <w:lang w:val="en-US" w:eastAsia="zh-CN"/>
        </w:rPr>
        <w:t>在本步骤的具体算法落地中，系统获取人体生理学基准参数即人眼最小分辨角</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Times New Roman" w:hAnsi="Times New Roman" w:eastAsia="楷体" w:cs="Times New Roman"/>
                <w:kern w:val="2"/>
                <w:sz w:val="28"/>
                <w:szCs w:val="28"/>
                <w:highlight w:val="none"/>
                <w:lang w:val="en-US" w:eastAsia="zh-CN" w:bidi="ar-SA"/>
              </w:rPr>
              <m:t>δ</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Times New Roman" w:hAnsi="Times New Roman" w:eastAsia="楷体" w:cs="Times New Roman"/>
                <w:kern w:val="2"/>
                <w:sz w:val="28"/>
                <w:szCs w:val="28"/>
                <w:highlight w:val="none"/>
                <w:lang w:val="en-US" w:eastAsia="zh-CN" w:bidi="ar-SA"/>
              </w:rPr>
              <m:t>m</m:t>
            </m:r>
            <m:r>
              <m:rPr>
                <m:sty m:val="p"/>
              </m:rPr>
              <w:rPr>
                <w:rFonts w:hint="default" w:ascii="Times New Roman" w:hAnsi="Times New Roman" w:eastAsia="楷体" w:cs="Times New Roman"/>
                <w:kern w:val="2"/>
                <w:sz w:val="28"/>
                <w:szCs w:val="28"/>
                <w:highlight w:val="none"/>
                <w:lang w:val="en-US" w:eastAsia="zh-CN" w:bidi="ar-SA"/>
              </w:rPr>
              <m:t>in</m:t>
            </m:r>
            <m:ctrlPr>
              <w:rPr>
                <w:rFonts w:hint="default" w:ascii="DejaVu Math TeX Gyre" w:hAnsi="DejaVu Math TeX Gyre" w:eastAsia="楷体" w:cs="Times New Roman"/>
                <w:kern w:val="2"/>
                <w:sz w:val="28"/>
                <w:szCs w:val="28"/>
                <w:highlight w:val="none"/>
                <w:lang w:val="en-US" w:eastAsia="zh-CN" w:bidi="ar-SA"/>
              </w:rPr>
            </m:ctrlPr>
          </m:sub>
        </m:sSub>
      </m:oMath>
      <w:r>
        <w:rPr>
          <w:rFonts w:hint="default" w:hAnsi="DejaVu Math TeX Gyre" w:eastAsia="楷体" w:cs="Times New Roman"/>
          <w:i w:val="0"/>
          <w:sz w:val="28"/>
          <w:szCs w:val="28"/>
          <w:highlight w:val="none"/>
          <w:lang w:val="en-US" w:eastAsia="zh-CN"/>
        </w:rPr>
        <w:t>，通常取2弧分</w:t>
      </w:r>
      <w:r>
        <w:rPr>
          <w:rFonts w:hint="eastAsia" w:hAnsi="DejaVu Math TeX Gyre" w:eastAsia="楷体" w:cs="Times New Roman"/>
          <w:i w:val="0"/>
          <w:sz w:val="28"/>
          <w:szCs w:val="28"/>
          <w:highlight w:val="none"/>
          <w:lang w:val="en-US" w:eastAsia="zh-CN"/>
        </w:rPr>
        <w:t>，</w:t>
      </w:r>
      <w:r>
        <w:rPr>
          <w:rFonts w:hint="default" w:hAnsi="DejaVu Math TeX Gyre" w:eastAsia="楷体" w:cs="Times New Roman"/>
          <w:i w:val="0"/>
          <w:sz w:val="28"/>
          <w:szCs w:val="28"/>
          <w:highlight w:val="none"/>
          <w:lang w:val="en-US" w:eastAsia="zh-CN"/>
        </w:rPr>
        <w:t>换算为弧度约等于</w:t>
      </w:r>
      <m:oMath>
        <m:r>
          <m:rPr/>
          <w:rPr>
            <w:rFonts w:ascii="Cambria Math" w:hAnsi="Cambria Math"/>
            <w:sz w:val="28"/>
            <w:szCs w:val="36"/>
          </w:rPr>
          <m:t>5.82×</m:t>
        </m:r>
        <m:sSup>
          <m:sSupPr>
            <m:ctrlPr>
              <w:rPr>
                <w:rFonts w:ascii="Cambria Math" w:hAnsi="Cambria Math"/>
                <w:i/>
                <w:sz w:val="28"/>
                <w:szCs w:val="36"/>
              </w:rPr>
            </m:ctrlPr>
          </m:sSupPr>
          <m:e>
            <m:r>
              <m:rPr/>
              <w:rPr>
                <w:rFonts w:hint="eastAsia" w:ascii="Cambria Math" w:hAnsi="Cambria Math"/>
                <w:sz w:val="28"/>
                <w:szCs w:val="36"/>
              </w:rPr>
              <m:t>10</m:t>
            </m:r>
            <m:ctrlPr>
              <w:rPr>
                <w:rFonts w:ascii="Cambria Math" w:hAnsi="Cambria Math"/>
                <w:i/>
                <w:sz w:val="28"/>
                <w:szCs w:val="36"/>
              </w:rPr>
            </m:ctrlPr>
          </m:e>
          <m:sup>
            <m:r>
              <m:rPr/>
              <w:rPr>
                <w:rFonts w:ascii="Cambria Math" w:hAnsi="Cambria Math" w:cs="Cambria Math"/>
                <w:sz w:val="28"/>
                <w:szCs w:val="36"/>
              </w:rPr>
              <m:t>−</m:t>
            </m:r>
            <m:r>
              <m:rPr/>
              <w:rPr>
                <w:rFonts w:hint="eastAsia" w:ascii="Cambria Math" w:hAnsi="Cambria Math"/>
                <w:sz w:val="28"/>
                <w:szCs w:val="36"/>
              </w:rPr>
              <m:t>4</m:t>
            </m:r>
            <m:ctrlPr>
              <w:rPr>
                <w:rFonts w:ascii="Cambria Math" w:hAnsi="Cambria Math"/>
                <w:i/>
                <w:sz w:val="28"/>
                <w:szCs w:val="36"/>
              </w:rPr>
            </m:ctrlPr>
          </m:sup>
        </m:sSup>
      </m:oMath>
      <w:r>
        <w:rPr>
          <w:sz w:val="28"/>
          <w:szCs w:val="36"/>
        </w:rPr>
        <w:t>rad</w:t>
      </w:r>
      <w:r>
        <w:rPr>
          <w:rFonts w:hint="default" w:hAnsi="DejaVu Math TeX Gyre" w:eastAsia="楷体" w:cs="Times New Roman"/>
          <w:i w:val="0"/>
          <w:sz w:val="28"/>
          <w:szCs w:val="28"/>
          <w:highlight w:val="none"/>
          <w:lang w:val="en-US" w:eastAsia="zh-CN"/>
        </w:rPr>
        <w:t>；同时引入反光组件安全系数k，优选为0.8，以补偿视觉个体差异</w:t>
      </w:r>
      <w:r>
        <w:rPr>
          <w:rFonts w:hint="eastAsia" w:hAnsi="DejaVu Math TeX Gyre" w:eastAsia="楷体" w:cs="Times New Roman"/>
          <w:i w:val="0"/>
          <w:sz w:val="28"/>
          <w:szCs w:val="28"/>
          <w:highlight w:val="none"/>
          <w:lang w:val="en-US" w:eastAsia="zh-CN"/>
        </w:rPr>
        <w:t>、材料老化</w:t>
      </w:r>
      <w:r>
        <w:rPr>
          <w:rFonts w:hint="default" w:hAnsi="DejaVu Math TeX Gyre" w:eastAsia="楷体" w:cs="Times New Roman"/>
          <w:i w:val="0"/>
          <w:sz w:val="28"/>
          <w:szCs w:val="28"/>
          <w:highlight w:val="none"/>
          <w:lang w:val="en-US" w:eastAsia="zh-CN"/>
        </w:rPr>
        <w:t>与施工安装误差。将前述求得的三个不同车速下的直线距离L分别代入该公式，计算出在车辆完全静止工况下，相邻反光组件最大静态间距的理论估算值分别约为0.051m、0.075m、0.098m。</w:t>
      </w:r>
    </w:p>
    <w:p w14:paraId="0C58D2F7">
      <w:pPr>
        <w:adjustRightInd w:val="0"/>
        <w:snapToGrid w:val="0"/>
        <w:spacing w:line="500" w:lineRule="exact"/>
        <w:ind w:firstLine="560" w:firstLineChars="200"/>
        <w:jc w:val="left"/>
        <w:rPr>
          <w:rFonts w:hint="default" w:hAnsi="DejaVu Math TeX Gyre" w:eastAsia="楷体" w:cs="Times New Roman"/>
          <w:i w:val="0"/>
          <w:kern w:val="2"/>
          <w:sz w:val="28"/>
          <w:szCs w:val="28"/>
          <w:highlight w:val="none"/>
          <w:lang w:val="en-US" w:eastAsia="zh-CN" w:bidi="ar-SA"/>
        </w:rPr>
      </w:pPr>
      <w:r>
        <w:rPr>
          <w:rFonts w:hint="default" w:hAnsi="DejaVu Math TeX Gyre" w:eastAsia="楷体" w:cs="Times New Roman"/>
          <w:i w:val="0"/>
          <w:sz w:val="28"/>
          <w:szCs w:val="28"/>
          <w:highlight w:val="none"/>
          <w:lang w:val="en-US" w:eastAsia="zh-CN"/>
        </w:rPr>
        <w:t>然而在实际工程布设中，若直接采用0.05m作为物理施工间距，将</w:t>
      </w:r>
      <w:r>
        <w:rPr>
          <w:rFonts w:hint="eastAsia" w:hAnsi="DejaVu Math TeX Gyre" w:eastAsia="楷体" w:cs="Times New Roman"/>
          <w:i w:val="0"/>
          <w:sz w:val="28"/>
          <w:szCs w:val="28"/>
          <w:highlight w:val="none"/>
          <w:lang w:val="en-US" w:eastAsia="zh-CN"/>
        </w:rPr>
        <w:t>导致设备冗余并增加建设成本</w:t>
      </w:r>
      <w:r>
        <w:rPr>
          <w:rFonts w:hint="default" w:hAnsi="DejaVu Math TeX Gyre" w:eastAsia="楷体" w:cs="Times New Roman"/>
          <w:i w:val="0"/>
          <w:sz w:val="28"/>
          <w:szCs w:val="28"/>
          <w:highlight w:val="none"/>
          <w:lang w:val="en-US" w:eastAsia="zh-CN"/>
        </w:rPr>
        <w:t>。因此，系统引入了预设的工程布设放大系数</w:t>
      </w:r>
      <m:oMath>
        <m:r>
          <m:rPr/>
          <w:rPr>
            <w:rFonts w:ascii="Cambria Math" w:hAnsi="Cambria Math"/>
            <w:sz w:val="28"/>
            <w:szCs w:val="28"/>
          </w:rPr>
          <m:t>μ</m:t>
        </m:r>
      </m:oMath>
      <w:r>
        <w:rPr>
          <w:rFonts w:hint="default" w:hAnsi="DejaVu Math TeX Gyre" w:eastAsia="楷体" w:cs="Times New Roman"/>
          <w:i w:val="0"/>
          <w:sz w:val="28"/>
          <w:szCs w:val="28"/>
          <w:highlight w:val="none"/>
          <w:lang w:val="en-US" w:eastAsia="zh-CN"/>
        </w:rPr>
        <w:t>，以将致密的理论静态基准放大至符合工程经济性的物理模数。确保后续实施跨距断电调控时具备充分的物理硬件节点支撑，同时为底层系统构建视觉安全冗余，系统为该工程布设放大系数设定了上限，即放大后得出的实际物理相邻布设间距不得超过后续对应工况下实际最大动态间距的预设比例，所述预设比例最高设定为百分之50。该上限约束的逻辑在于，一方面为跨距调光预留了至少两倍的整除空间；另一方面，当隧道内局部发光组件遭遇单点物理损坏或断电故障时，相邻完好组件之间的间距依然能够被控制在最大动态间距的以内。具体实施时，选取上述理论估算值中的安全基准模数</w:t>
      </w:r>
      <w:r>
        <w:rPr>
          <w:rFonts w:hint="eastAsia" w:hAnsi="DejaVu Math TeX Gyre" w:eastAsia="楷体" w:cs="Times New Roman"/>
          <w:i w:val="0"/>
          <w:sz w:val="28"/>
          <w:szCs w:val="28"/>
          <w:highlight w:val="none"/>
          <w:lang w:val="en-US" w:eastAsia="zh-CN"/>
        </w:rPr>
        <w:t>，</w:t>
      </w:r>
      <w:r>
        <w:rPr>
          <w:rFonts w:hint="default" w:hAnsi="DejaVu Math TeX Gyre" w:eastAsia="楷体" w:cs="Times New Roman"/>
          <w:i w:val="0"/>
          <w:sz w:val="28"/>
          <w:szCs w:val="28"/>
          <w:highlight w:val="none"/>
          <w:lang w:val="en-US" w:eastAsia="zh-CN"/>
        </w:rPr>
        <w:t>如0.05m，并设定工程布设放大系数优选为50，系统将两者相乘，得出实际的物理相邻布设间距为2.5m。此2.5m的实际布设间距作为空间基座被录入主控设备，既能在拥堵静止的不利工况下提供高密度的视觉引导，</w:t>
      </w:r>
      <w:r>
        <w:rPr>
          <w:rFonts w:hint="eastAsia" w:hAnsi="DejaVu Math TeX Gyre" w:eastAsia="楷体" w:cs="Times New Roman"/>
          <w:i w:val="0"/>
          <w:sz w:val="28"/>
          <w:szCs w:val="28"/>
          <w:highlight w:val="none"/>
          <w:lang w:val="en-US" w:eastAsia="zh-CN"/>
        </w:rPr>
        <w:t>又避免了光源的冗余配置。</w:t>
      </w:r>
    </w:p>
    <w:p w14:paraId="1C57789E">
      <w:pPr>
        <w:pStyle w:val="4"/>
        <w:widowControl w:val="0"/>
        <w:numPr>
          <w:ilvl w:val="-1"/>
          <w:numId w:val="0"/>
        </w:numPr>
        <w:spacing w:line="500" w:lineRule="exact"/>
        <w:ind w:left="0" w:leftChars="0" w:firstLine="560" w:firstLineChars="200"/>
        <w:jc w:val="both"/>
        <w:rPr>
          <w:rFonts w:hint="default" w:ascii="Times New Roman" w:hAnsi="Times New Roman" w:eastAsia="楷体" w:cs="Times New Roman"/>
          <w:kern w:val="2"/>
          <w:sz w:val="28"/>
          <w:szCs w:val="28"/>
          <w:highlight w:val="none"/>
          <w:lang w:val="en-US" w:eastAsia="zh-CN" w:bidi="ar-SA"/>
        </w:rPr>
      </w:pPr>
      <w:r>
        <w:rPr>
          <w:rFonts w:hint="eastAsia" w:eastAsia="楷体" w:cs="Times New Roman"/>
          <w:kern w:val="2"/>
          <w:sz w:val="28"/>
          <w:szCs w:val="28"/>
          <w:highlight w:val="none"/>
          <w:lang w:val="en-US" w:eastAsia="zh-CN" w:bidi="ar-SA"/>
        </w:rPr>
        <w:t>进一步地，</w:t>
      </w:r>
      <w:r>
        <w:rPr>
          <w:rFonts w:hint="default" w:ascii="Times New Roman" w:hAnsi="Times New Roman" w:eastAsia="楷体" w:cs="Times New Roman"/>
          <w:kern w:val="2"/>
          <w:sz w:val="28"/>
          <w:szCs w:val="28"/>
          <w:highlight w:val="none"/>
          <w:lang w:val="en-US" w:eastAsia="zh-CN" w:bidi="ar-SA"/>
        </w:rPr>
        <w:t>步骤S2包括以下步骤：</w:t>
      </w:r>
    </w:p>
    <w:p w14:paraId="209D7CC2">
      <w:pPr>
        <w:pStyle w:val="4"/>
        <w:widowControl w:val="0"/>
        <w:numPr>
          <w:ilvl w:val="0"/>
          <w:numId w:val="0"/>
        </w:numPr>
        <w:spacing w:line="500" w:lineRule="exact"/>
        <w:ind w:firstLine="560" w:firstLineChars="200"/>
        <w:jc w:val="both"/>
        <w:rPr>
          <w:rFonts w:hint="eastAsia" w:eastAsia="楷体" w:cs="Times New Roman"/>
          <w:kern w:val="2"/>
          <w:sz w:val="28"/>
          <w:szCs w:val="28"/>
          <w:highlight w:val="none"/>
          <w:lang w:val="en-US" w:eastAsia="zh-CN" w:bidi="ar-SA"/>
        </w:rPr>
      </w:pPr>
      <w:r>
        <w:rPr>
          <w:rFonts w:hint="eastAsia" w:eastAsia="楷体" w:cs="Times New Roman"/>
          <w:kern w:val="2"/>
          <w:sz w:val="28"/>
          <w:szCs w:val="28"/>
          <w:highlight w:val="none"/>
          <w:lang w:val="en-US" w:eastAsia="zh-CN" w:bidi="ar-SA"/>
        </w:rPr>
        <w:t>S21，获取隧道的设计时速与预设的人眼视觉暂留时间；基于所述设计时速与所述人眼视觉暂留时间，计算出车辆在所述人眼视觉暂留时间内的行驶距离，计算公式为：</w:t>
      </w:r>
    </w:p>
    <w:p w14:paraId="083BBFDE">
      <w:pPr>
        <w:pStyle w:val="4"/>
        <w:widowControl w:val="0"/>
        <w:numPr>
          <w:ilvl w:val="0"/>
          <w:numId w:val="0"/>
        </w:numPr>
        <w:spacing w:line="500" w:lineRule="exact"/>
        <w:jc w:val="center"/>
        <w:rPr>
          <w:rFonts w:hint="default" w:ascii="DejaVu Math TeX Gyre" w:hAnsi="DejaVu Math TeX Gyre" w:eastAsia="楷体" w:cs="Times New Roman"/>
          <w:kern w:val="2"/>
          <w:sz w:val="28"/>
          <w:szCs w:val="28"/>
          <w:highlight w:val="none"/>
          <w:lang w:val="en-US" w:eastAsia="zh-CN" w:bidi="ar-SA"/>
        </w:rPr>
      </w:pPr>
      <w:r>
        <w:rPr>
          <w:rFonts w:hint="default" w:ascii="DejaVu Math TeX Gyre" w:hAnsi="DejaVu Math TeX Gyre" w:eastAsia="楷体" w:cs="Times New Roman"/>
          <w:kern w:val="2"/>
          <w:sz w:val="28"/>
          <w:szCs w:val="28"/>
          <w:highlight w:val="none"/>
          <w:lang w:val="en-US" w:eastAsia="zh-CN" w:bidi="ar-SA"/>
        </w:rPr>
        <w:t>Lτ=v∙τ</w:t>
      </w:r>
    </w:p>
    <w:p w14:paraId="6EDFFA64">
      <w:pPr>
        <w:pStyle w:val="4"/>
        <w:widowControl w:val="0"/>
        <w:numPr>
          <w:ilvl w:val="0"/>
          <w:numId w:val="0"/>
        </w:numPr>
        <w:spacing w:line="500" w:lineRule="exact"/>
        <w:jc w:val="left"/>
        <w:rPr>
          <w:rFonts w:hint="default" w:ascii="DejaVu Math TeX Gyre" w:hAnsi="DejaVu Math TeX Gyre" w:eastAsia="楷体" w:cs="Times New Roman"/>
          <w:kern w:val="2"/>
          <w:sz w:val="28"/>
          <w:szCs w:val="28"/>
          <w:highlight w:val="none"/>
          <w:lang w:val="en-US" w:eastAsia="zh-CN" w:bidi="ar-SA"/>
        </w:rPr>
      </w:pPr>
      <w:r>
        <w:rPr>
          <w:rFonts w:hint="eastAsia" w:ascii="DejaVu Math TeX Gyre" w:hAnsi="DejaVu Math TeX Gyre" w:eastAsia="楷体" w:cs="Times New Roman"/>
          <w:kern w:val="2"/>
          <w:sz w:val="28"/>
          <w:szCs w:val="28"/>
          <w:highlight w:val="none"/>
          <w:lang w:val="en-US" w:eastAsia="zh-CN" w:bidi="ar-SA"/>
        </w:rPr>
        <w:t xml:space="preserve">    式中，</w:t>
      </w:r>
      <w:r>
        <w:rPr>
          <w:rFonts w:hint="default" w:ascii="DejaVu Math TeX Gyre" w:hAnsi="DejaVu Math TeX Gyre" w:eastAsia="楷体" w:cs="Times New Roman"/>
          <w:kern w:val="2"/>
          <w:sz w:val="28"/>
          <w:szCs w:val="28"/>
          <w:highlight w:val="none"/>
          <w:lang w:val="en-US" w:eastAsia="zh-CN" w:bidi="ar-SA"/>
        </w:rPr>
        <w:t>Lτ</w:t>
      </w:r>
      <w:r>
        <w:rPr>
          <w:rFonts w:hint="eastAsia" w:ascii="DejaVu Math TeX Gyre" w:hAnsi="DejaVu Math TeX Gyre" w:eastAsia="楷体" w:cs="Times New Roman"/>
          <w:kern w:val="2"/>
          <w:sz w:val="28"/>
          <w:szCs w:val="28"/>
          <w:highlight w:val="none"/>
          <w:lang w:val="en-US" w:eastAsia="zh-CN" w:bidi="ar-SA"/>
        </w:rPr>
        <w:t>为车辆在所述人眼视觉暂留时间内的行驶距离；</w:t>
      </w:r>
      <w:r>
        <w:rPr>
          <w:rFonts w:hint="default" w:ascii="DejaVu Math TeX Gyre" w:hAnsi="DejaVu Math TeX Gyre" w:eastAsia="楷体" w:cs="Times New Roman"/>
          <w:kern w:val="2"/>
          <w:sz w:val="28"/>
          <w:szCs w:val="28"/>
          <w:highlight w:val="none"/>
          <w:lang w:val="en-US" w:eastAsia="zh-CN" w:bidi="ar-SA"/>
        </w:rPr>
        <w:t>v</w:t>
      </w:r>
      <w:r>
        <w:rPr>
          <w:rFonts w:hint="eastAsia" w:ascii="DejaVu Math TeX Gyre" w:hAnsi="DejaVu Math TeX Gyre" w:eastAsia="楷体" w:cs="Times New Roman"/>
          <w:kern w:val="2"/>
          <w:sz w:val="28"/>
          <w:szCs w:val="28"/>
          <w:highlight w:val="none"/>
          <w:lang w:val="en-US" w:eastAsia="zh-CN" w:bidi="ar-SA"/>
        </w:rPr>
        <w:t>为隧道的设计时速；</w:t>
      </w:r>
      <w:r>
        <w:rPr>
          <w:rFonts w:hint="default" w:ascii="DejaVu Math TeX Gyre" w:hAnsi="DejaVu Math TeX Gyre" w:eastAsia="楷体" w:cs="Times New Roman"/>
          <w:kern w:val="2"/>
          <w:sz w:val="28"/>
          <w:szCs w:val="28"/>
          <w:highlight w:val="none"/>
          <w:lang w:val="en-US" w:eastAsia="zh-CN" w:bidi="ar-SA"/>
        </w:rPr>
        <w:t>τ</w:t>
      </w:r>
      <w:r>
        <w:rPr>
          <w:rFonts w:hint="eastAsia" w:ascii="DejaVu Math TeX Gyre" w:hAnsi="DejaVu Math TeX Gyre" w:eastAsia="楷体" w:cs="Times New Roman"/>
          <w:kern w:val="2"/>
          <w:sz w:val="28"/>
          <w:szCs w:val="28"/>
          <w:highlight w:val="none"/>
          <w:lang w:val="en-US" w:eastAsia="zh-CN" w:bidi="ar-SA"/>
        </w:rPr>
        <w:t>为预设的人眼视觉暂留时间。</w:t>
      </w:r>
    </w:p>
    <w:p w14:paraId="13E9B53D">
      <w:pPr>
        <w:adjustRightInd w:val="0"/>
        <w:snapToGrid w:val="0"/>
        <w:spacing w:line="500" w:lineRule="exact"/>
        <w:ind w:firstLine="560" w:firstLineChars="200"/>
        <w:rPr>
          <w:rFonts w:hint="default" w:ascii="Times New Roman" w:hAnsi="DejaVu Math TeX Gyre" w:eastAsia="楷体" w:cs="Times New Roman"/>
          <w:kern w:val="2"/>
          <w:sz w:val="28"/>
          <w:szCs w:val="28"/>
          <w:highlight w:val="none"/>
          <w:lang w:val="en-US" w:eastAsia="zh-CN" w:bidi="ar-SA"/>
        </w:rPr>
      </w:pPr>
      <w:r>
        <w:rPr>
          <w:rFonts w:hint="default" w:ascii="Times New Roman" w:hAnsi="DejaVu Math TeX Gyre" w:eastAsia="楷体" w:cs="Times New Roman"/>
          <w:kern w:val="2"/>
          <w:sz w:val="28"/>
          <w:szCs w:val="28"/>
          <w:highlight w:val="none"/>
          <w:lang w:val="en-US" w:eastAsia="zh-CN" w:bidi="ar-SA"/>
        </w:rPr>
        <w:t>在本步骤的具体控制逻辑中，系统主要解决车辆处于动态高速行驶状态下的视觉连续性问题。当驾驶员随车辆高速运动时，人眼有效分辨角随之增大。基于人体运动学与视觉暂留理论，只要相邻两个点亮的发光组件之间的空白跨距能够被车辆在单次视觉暂留时间内的物理行驶距离完全覆盖，驾驶员视网膜上的前序发光点残影便能与后序真实发光点无缝重叠，从而形成一条无频闪的连续视觉光带。</w:t>
      </w:r>
    </w:p>
    <w:p w14:paraId="3D1F5F0E">
      <w:pPr>
        <w:adjustRightInd w:val="0"/>
        <w:snapToGrid w:val="0"/>
        <w:spacing w:line="500" w:lineRule="exact"/>
        <w:ind w:firstLine="560" w:firstLineChars="200"/>
        <w:rPr>
          <w:rFonts w:hint="default" w:ascii="Times New Roman" w:hAnsi="DejaVu Math TeX Gyre" w:eastAsia="楷体" w:cs="Times New Roman"/>
          <w:kern w:val="2"/>
          <w:sz w:val="28"/>
          <w:szCs w:val="28"/>
          <w:highlight w:val="none"/>
          <w:lang w:val="en-US" w:eastAsia="zh-CN" w:bidi="ar-SA"/>
        </w:rPr>
      </w:pPr>
      <w:r>
        <w:rPr>
          <w:rFonts w:hint="default" w:ascii="Times New Roman" w:hAnsi="DejaVu Math TeX Gyre" w:eastAsia="楷体" w:cs="Times New Roman"/>
          <w:kern w:val="2"/>
          <w:sz w:val="28"/>
          <w:szCs w:val="28"/>
          <w:highlight w:val="none"/>
          <w:lang w:val="en-US" w:eastAsia="zh-CN" w:bidi="ar-SA"/>
        </w:rPr>
        <w:t>基于此核心机理，系统首先获取人体生理学参数即人眼视觉暂留时间</w:t>
      </w:r>
      <w:r>
        <w:rPr>
          <w:rFonts w:hint="default" w:ascii="DejaVu Math TeX Gyre" w:hAnsi="DejaVu Math TeX Gyre" w:eastAsia="楷体" w:cs="Times New Roman"/>
          <w:kern w:val="2"/>
          <w:sz w:val="28"/>
          <w:szCs w:val="28"/>
          <w:highlight w:val="none"/>
          <w:lang w:val="en-US" w:eastAsia="zh-CN" w:bidi="ar-SA"/>
        </w:rPr>
        <w:t>τ</w:t>
      </w:r>
      <w:r>
        <w:rPr>
          <w:rFonts w:hint="default" w:ascii="Times New Roman" w:hAnsi="DejaVu Math TeX Gyre" w:eastAsia="楷体" w:cs="Times New Roman"/>
          <w:kern w:val="2"/>
          <w:sz w:val="28"/>
          <w:szCs w:val="28"/>
          <w:highlight w:val="none"/>
          <w:lang w:val="en-US" w:eastAsia="zh-CN" w:bidi="ar-SA"/>
        </w:rPr>
        <w:t>，该参数的医学常规取值范围为0.1秒至0.4秒。为统筹动态视觉的连贯安全性与后续跨距断电的最大节能率，系统将该暂留时间优选为0.</w:t>
      </w:r>
      <w:ins w:id="2" w:author="qzuser" w:date="2026-07-15T16:09:16Z">
        <w:r>
          <w:rPr>
            <w:rFonts w:hint="eastAsia" w:hAnsi="DejaVu Math TeX Gyre" w:eastAsia="楷体" w:cs="Times New Roman"/>
            <w:kern w:val="2"/>
            <w:sz w:val="28"/>
            <w:szCs w:val="28"/>
            <w:highlight w:val="none"/>
            <w:lang w:val="en-US" w:eastAsia="zh-CN" w:bidi="ar-SA"/>
          </w:rPr>
          <w:t>2</w:t>
        </w:r>
      </w:ins>
      <w:ins w:id="3" w:author="qzuser" w:date="2026-07-15T16:09:18Z">
        <w:r>
          <w:rPr>
            <w:rFonts w:hint="eastAsia" w:hAnsi="DejaVu Math TeX Gyre" w:eastAsia="楷体" w:cs="Times New Roman"/>
            <w:kern w:val="2"/>
            <w:sz w:val="28"/>
            <w:szCs w:val="28"/>
            <w:highlight w:val="none"/>
            <w:lang w:val="en-US" w:eastAsia="zh-CN" w:bidi="ar-SA"/>
          </w:rPr>
          <w:t>5</w:t>
        </w:r>
      </w:ins>
      <w:del w:id="4" w:author="qzuser" w:date="2026-07-15T16:09:15Z">
        <w:r>
          <w:rPr>
            <w:rFonts w:hint="default" w:ascii="Times New Roman" w:hAnsi="DejaVu Math TeX Gyre" w:eastAsia="楷体" w:cs="Times New Roman"/>
            <w:kern w:val="2"/>
            <w:sz w:val="28"/>
            <w:szCs w:val="28"/>
            <w:highlight w:val="none"/>
            <w:lang w:val="en-US" w:eastAsia="zh-CN" w:bidi="ar-SA"/>
          </w:rPr>
          <w:delText>3</w:delText>
        </w:r>
      </w:del>
      <w:r>
        <w:rPr>
          <w:rFonts w:hint="default" w:ascii="Times New Roman" w:hAnsi="DejaVu Math TeX Gyre" w:eastAsia="楷体" w:cs="Times New Roman"/>
          <w:kern w:val="2"/>
          <w:sz w:val="28"/>
          <w:szCs w:val="28"/>
          <w:highlight w:val="none"/>
          <w:lang w:val="en-US" w:eastAsia="zh-CN" w:bidi="ar-SA"/>
        </w:rPr>
        <w:t>秒。结合具体的隧道工程工况进行数据推演，当隧道设计车速分别为80km/h、100km/h、120km/h时，系统将其换算为国际标准单位即约22.22m/s、27.78m/s、33.33m/s，并将上述参数代入该乘法公式进行运算，得出车辆在单次视觉暂留时间内的实际行驶距离</w:t>
      </w:r>
      <w:r>
        <w:rPr>
          <w:rFonts w:hint="default" w:ascii="DejaVu Math TeX Gyre" w:hAnsi="DejaVu Math TeX Gyre" w:eastAsia="楷体" w:cs="Times New Roman"/>
          <w:kern w:val="2"/>
          <w:sz w:val="28"/>
          <w:szCs w:val="28"/>
          <w:highlight w:val="none"/>
          <w:lang w:val="en-US" w:eastAsia="zh-CN" w:bidi="ar-SA"/>
        </w:rPr>
        <w:t>Lτ</w:t>
      </w:r>
      <w:r>
        <w:rPr>
          <w:rFonts w:hint="default" w:ascii="Times New Roman" w:hAnsi="DejaVu Math TeX Gyre" w:eastAsia="楷体" w:cs="Times New Roman"/>
          <w:kern w:val="2"/>
          <w:sz w:val="28"/>
          <w:szCs w:val="28"/>
          <w:highlight w:val="none"/>
          <w:lang w:val="en-US" w:eastAsia="zh-CN" w:bidi="ar-SA"/>
        </w:rPr>
        <w:t>分别约为6.66m、8.33m、10.0m。该动态行驶距离作为</w:t>
      </w:r>
      <w:r>
        <w:rPr>
          <w:rFonts w:hint="eastAsia" w:hAnsi="DejaVu Math TeX Gyre" w:eastAsia="楷体" w:cs="Times New Roman"/>
          <w:kern w:val="2"/>
          <w:sz w:val="28"/>
          <w:szCs w:val="28"/>
          <w:highlight w:val="none"/>
          <w:lang w:val="en-US" w:eastAsia="zh-CN" w:bidi="ar-SA"/>
        </w:rPr>
        <w:t>维持视觉动态连续的边界</w:t>
      </w:r>
      <w:r>
        <w:rPr>
          <w:rFonts w:hint="default" w:ascii="Times New Roman" w:hAnsi="DejaVu Math TeX Gyre" w:eastAsia="楷体" w:cs="Times New Roman"/>
          <w:kern w:val="2"/>
          <w:sz w:val="28"/>
          <w:szCs w:val="28"/>
          <w:highlight w:val="none"/>
          <w:lang w:val="en-US" w:eastAsia="zh-CN" w:bidi="ar-SA"/>
        </w:rPr>
        <w:t>，为系统放宽发光组件的开启跨距提供了数据支撑。</w:t>
      </w:r>
    </w:p>
    <w:p w14:paraId="7FBDA37A">
      <w:pPr>
        <w:pStyle w:val="4"/>
        <w:widowControl w:val="0"/>
        <w:numPr>
          <w:ilvl w:val="0"/>
          <w:numId w:val="0"/>
        </w:numPr>
        <w:spacing w:line="500" w:lineRule="exact"/>
        <w:ind w:firstLine="56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S22，将所述行驶距离作为所述最大动态间距，即：</w:t>
      </w:r>
      <w:bookmarkStart w:id="5" w:name="_GoBack"/>
      <w:bookmarkEnd w:id="5"/>
    </w:p>
    <w:p w14:paraId="2CEA42F4">
      <w:pPr>
        <w:ind w:firstLine="480"/>
        <w:jc w:val="center"/>
        <w:rPr>
          <w:rFonts w:hint="default" w:hAnsi="DejaVu Math TeX Gyre" w:eastAsia="楷体" w:cs="Times New Roman"/>
          <w:i w:val="0"/>
          <w:kern w:val="2"/>
          <w:sz w:val="28"/>
          <w:szCs w:val="28"/>
          <w:highlight w:val="none"/>
          <w:lang w:val="en-US" w:eastAsia="zh-CN" w:bidi="ar-SA"/>
        </w:rPr>
      </w:pPr>
      <m:oMathPara>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DejaVu Math TeX Gyre" w:hAnsi="DejaVu Math TeX Gyre" w:eastAsia="楷体" w:cs="Times New Roman"/>
                  <w:kern w:val="2"/>
                  <w:sz w:val="28"/>
                  <w:szCs w:val="28"/>
                  <w:highlight w:val="none"/>
                  <w:lang w:val="en-US" w:eastAsia="zh-CN" w:bidi="ar-SA"/>
                </w:rPr>
                <m:t>max</m:t>
              </m:r>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eastAsia" w:ascii="DejaVu Math TeX Gyre" w:hAnsi="DejaVu Math TeX Gyre" w:eastAsia="楷体" w:cs="Times New Roman"/>
                  <w:kern w:val="2"/>
                  <w:sz w:val="28"/>
                  <w:szCs w:val="28"/>
                  <w:highlight w:val="none"/>
                  <w:lang w:val="en-US" w:eastAsia="zh-CN" w:bidi="ar-SA"/>
                </w:rPr>
                <m:t>dyn</m:t>
              </m:r>
              <m:ctrlPr>
                <w:rPr>
                  <w:rFonts w:hint="default" w:ascii="DejaVu Math TeX Gyre" w:hAnsi="DejaVu Math TeX Gyre" w:eastAsia="楷体" w:cs="Times New Roman"/>
                  <w:kern w:val="2"/>
                  <w:sz w:val="28"/>
                  <w:szCs w:val="28"/>
                  <w:highlight w:val="none"/>
                  <w:lang w:val="en-US" w:eastAsia="zh-CN" w:bidi="ar-SA"/>
                </w:rPr>
              </m:ctrlPr>
            </m:sub>
          </m:sSub>
          <m:r>
            <m:rPr>
              <m:sty m:val="p"/>
            </m:rPr>
            <w:rPr>
              <w:rFonts w:hint="default" w:ascii="DejaVu Math TeX Gyre" w:hAnsi="DejaVu Math TeX Gyre" w:eastAsia="楷体" w:cs="Times New Roman"/>
              <w:kern w:val="2"/>
              <w:sz w:val="28"/>
              <w:szCs w:val="28"/>
              <w:highlight w:val="none"/>
              <w:lang w:val="en-US" w:eastAsia="zh-CN" w:bidi="ar-SA"/>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7CD97FDD">
      <w:pPr>
        <w:spacing w:line="500" w:lineRule="exact"/>
        <w:ind w:firstLine="482"/>
        <w:jc w:val="left"/>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式中，</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D</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eastAsia" w:ascii="DejaVu Math TeX Gyre" w:hAnsi="DejaVu Math TeX Gyre" w:eastAsia="楷体" w:cs="Times New Roman"/>
                <w:kern w:val="2"/>
                <w:sz w:val="28"/>
                <w:szCs w:val="28"/>
                <w:highlight w:val="none"/>
                <w:lang w:val="en-US" w:eastAsia="zh-CN" w:bidi="ar-SA"/>
              </w:rPr>
              <m:t>max</m:t>
            </m:r>
            <m:r>
              <m:rPr>
                <m:sty m:val="p"/>
              </m:rPr>
              <w:rPr>
                <w:rFonts w:hint="default" w:ascii="DejaVu Math TeX Gyre" w:hAnsi="DejaVu Math TeX Gyre" w:eastAsia="楷体" w:cs="Times New Roman"/>
                <w:kern w:val="2"/>
                <w:sz w:val="28"/>
                <w:szCs w:val="28"/>
                <w:highlight w:val="none"/>
                <w:lang w:val="en-US" w:eastAsia="zh-CN" w:bidi="ar-SA"/>
              </w:rPr>
              <m:t>−</m:t>
            </m:r>
            <m:r>
              <m:rPr>
                <m:sty m:val="p"/>
              </m:rPr>
              <w:rPr>
                <w:rFonts w:hint="eastAsia" w:ascii="DejaVu Math TeX Gyre" w:hAnsi="DejaVu Math TeX Gyre" w:eastAsia="楷体" w:cs="Times New Roman"/>
                <w:kern w:val="2"/>
                <w:sz w:val="28"/>
                <w:szCs w:val="28"/>
                <w:highlight w:val="none"/>
                <w:lang w:val="en-US" w:eastAsia="zh-CN" w:bidi="ar-SA"/>
              </w:rPr>
              <m:t>dyn</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DejaVu Math TeX Gyre" w:eastAsia="楷体" w:cs="Times New Roman"/>
          <w:i w:val="0"/>
          <w:kern w:val="2"/>
          <w:sz w:val="28"/>
          <w:szCs w:val="28"/>
          <w:highlight w:val="none"/>
          <w:lang w:val="en-US" w:eastAsia="zh-CN" w:bidi="ar-SA"/>
        </w:rPr>
        <w:t>为最大动态间距；</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DejaVu Math TeX Gyre" w:eastAsia="楷体" w:cs="Times New Roman"/>
          <w:i w:val="0"/>
          <w:kern w:val="2"/>
          <w:sz w:val="28"/>
          <w:szCs w:val="28"/>
          <w:highlight w:val="none"/>
          <w:lang w:val="en-US" w:eastAsia="zh-CN" w:bidi="ar-SA"/>
        </w:rPr>
        <w:t>为所述行驶距离。</w:t>
      </w:r>
    </w:p>
    <w:p w14:paraId="68C83C51">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为了实现节能寻优同时免去主控设备冗余的中间换算过程，系统取动态视力允许的物理距离上限，即直接将前述步骤算出的行驶距离确立为满足视觉无缝衔接的最大动态间距。结合前述步骤的计算结果，当隧道设计车速分别为80km/h、100km/h、120km/h时，反光组件最大动态间距的理论估算值分别对应为6.66m、8.33m、10.0m。</w:t>
      </w:r>
    </w:p>
    <w:p w14:paraId="3FB79B31">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所述车辆行驶状态参数包括车辆运行速度以及状态持续时间；所述车辆行驶状态参数满足预设的畅通阈值，具体为：所述车辆运行速度大于或等于预设的畅通速度阈值，且对应的状态持续时间大于或等于预设的时间阈值；所述车辆行驶状态参数满足所述拥堵阈值，具体为：所述车辆运行速度小于或等于预设的拥堵速度阈值，且对应的状态持续时间大于或等于所述时间阈值。所述预设的驻车节能间距为所述实际相邻间距的整数倍，且所述预设的驻车节能间距大于或等于所述实际最大动态间距。</w:t>
      </w:r>
    </w:p>
    <w:p w14:paraId="157DE517">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在本实施例中，上述判定阈值与控制间距的限定逻辑如下：</w:t>
      </w:r>
    </w:p>
    <w:p w14:paraId="0B91AFC9">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引入时间维度用于执行时间滤波。在实际隧道交通中，车辆常因前车变道、局部压车等产生瞬时低速或瞬时高速。若仅依据瞬时速度切换控制状态，会导致发光组件频繁断电与重启，缩短硬件设备寿命，且易产生高频频闪，引发视觉疲劳。通过设置时间阈值，优选为1分钟至3分钟，能够滤除高频的短时速度波动，在车流形成持续性的畅通或拥堵趋势时再触发调光指令。同时，畅通速度阈值与拥堵速度阈值均根据隧道设计时速按预设折减系数计算得到。</w:t>
      </w:r>
    </w:p>
    <w:p w14:paraId="30A28421">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针对驻车节能间距的设定，隧道现场的发光组件均按照步骤S1中的实际相邻间距等距固定。主控设备执行跨距断电后，保留的发光组件间距须为实际相邻间距的整数倍，以确保控制指令能够准确对应至现场的硬件实体节点；当车辆处于拥堵状态时，车辆极低速行驶或停止，动态视觉暂留效应消失。此时系统无需维持高频的动态连续诱导，照明需求转换为提供基础的静态空间轮廓参照。因此，系统将畅通状态下的实际最大动态间距优选为驻车节能间距的下限。</w:t>
      </w:r>
    </w:p>
    <w:p w14:paraId="14D29D26">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具体地，若现场的实际相邻间距为2.5m，计算得出的实际最大动态间距为5.0m。当系统判定进入拥堵状态时，驻车节能间距设定为大于或等于5.0m，且为2.5m的整数倍。此时，主控设备可将驻车节能间距直接切换为7.5m或10.0m。通过大跨距断电，系统在拥堵驻车工况下关闭了用于动态诱导的冗余光源，在保障基础静态视觉参照的同时降低了系统运行能耗。</w:t>
      </w:r>
    </w:p>
    <w:p w14:paraId="53C25698">
      <w:pPr>
        <w:adjustRightInd w:val="0"/>
        <w:snapToGrid w:val="0"/>
        <w:spacing w:line="500" w:lineRule="exact"/>
        <w:ind w:firstLine="560" w:firstLineChars="200"/>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考虑到隧道现场的硬件已经按照步骤S1中的实际相邻间距完成了固定模数施工，为了实现数字指令与物理硬件的对齐，系统引入了向下取整的匹配逻辑。若算出的最大动态间距不是实际相邻间距的整数倍，系统会强制将其向下缩减至实际相邻间距的最大整数倍。将前述的理论估算值6.66m、8.33m、10.0m与物理模数即2.5m进行适配后，实际最大动态间距推荐值被分别确认为5.0m、7.5m、10.0m。该系列数值为实际相邻布设间距的整数倍，即分别对应2倍、3倍与4倍。系统将此实际最大动态间距录入控制策略库，作为后续实施畅通模式跨距断电时的基准。</w:t>
      </w:r>
    </w:p>
    <w:p w14:paraId="51586CA8">
      <w:pPr>
        <w:pStyle w:val="4"/>
        <w:widowControl w:val="0"/>
        <w:numPr>
          <w:ilvl w:val="-1"/>
          <w:numId w:val="0"/>
        </w:numPr>
        <w:spacing w:line="500" w:lineRule="exact"/>
        <w:ind w:left="0" w:leftChars="0" w:firstLine="560" w:firstLineChars="200"/>
        <w:jc w:val="left"/>
        <w:rPr>
          <w:rFonts w:hint="default" w:eastAsia="楷体" w:cs="Times New Roman"/>
          <w:sz w:val="28"/>
          <w:szCs w:val="28"/>
          <w:highlight w:val="none"/>
          <w:lang w:val="en-US" w:eastAsia="zh-CN"/>
        </w:rPr>
      </w:pPr>
      <w:r>
        <w:rPr>
          <w:rFonts w:hint="eastAsia" w:eastAsia="楷体" w:cs="Times New Roman"/>
          <w:sz w:val="28"/>
          <w:szCs w:val="28"/>
          <w:highlight w:val="none"/>
          <w:lang w:val="en-US" w:eastAsia="zh-CN"/>
        </w:rPr>
        <w:t>进一步地，在所述</w:t>
      </w:r>
      <w:r>
        <w:rPr>
          <w:rFonts w:hint="default" w:eastAsia="楷体" w:cs="Times New Roman"/>
          <w:sz w:val="28"/>
          <w:szCs w:val="28"/>
          <w:highlight w:val="none"/>
          <w:lang w:val="en-US" w:eastAsia="zh-CN"/>
        </w:rPr>
        <w:t>步骤S1</w:t>
      </w:r>
      <w:r>
        <w:rPr>
          <w:rFonts w:hint="eastAsia" w:eastAsia="楷体" w:cs="Times New Roman"/>
          <w:sz w:val="28"/>
          <w:szCs w:val="28"/>
          <w:highlight w:val="none"/>
          <w:lang w:val="en-US" w:eastAsia="zh-CN"/>
        </w:rPr>
        <w:t>后</w:t>
      </w:r>
      <w:r>
        <w:rPr>
          <w:rFonts w:hint="default" w:eastAsia="楷体" w:cs="Times New Roman"/>
          <w:sz w:val="28"/>
          <w:szCs w:val="28"/>
          <w:highlight w:val="none"/>
          <w:lang w:val="en-US" w:eastAsia="zh-CN"/>
        </w:rPr>
        <w:t>还包括计算所述</w:t>
      </w:r>
      <w:r>
        <w:rPr>
          <w:rFonts w:hint="eastAsia" w:eastAsia="楷体" w:cs="Times New Roman"/>
          <w:sz w:val="28"/>
          <w:szCs w:val="28"/>
          <w:highlight w:val="none"/>
          <w:lang w:val="en-US" w:eastAsia="zh-CN"/>
        </w:rPr>
        <w:t>发光组件所需</w:t>
      </w:r>
      <w:r>
        <w:rPr>
          <w:rFonts w:hint="default" w:eastAsia="楷体" w:cs="Times New Roman"/>
          <w:sz w:val="28"/>
          <w:szCs w:val="28"/>
          <w:highlight w:val="none"/>
          <w:lang w:val="en-US" w:eastAsia="zh-CN"/>
        </w:rPr>
        <w:t>光强</w:t>
      </w:r>
      <w:r>
        <w:rPr>
          <w:rFonts w:hint="eastAsia" w:eastAsia="楷体" w:cs="Times New Roman"/>
          <w:sz w:val="28"/>
          <w:szCs w:val="28"/>
          <w:highlight w:val="none"/>
          <w:lang w:val="en-US" w:eastAsia="zh-CN"/>
        </w:rPr>
        <w:t>的</w:t>
      </w:r>
      <w:r>
        <w:rPr>
          <w:rFonts w:hint="default" w:eastAsia="楷体" w:cs="Times New Roman"/>
          <w:sz w:val="28"/>
          <w:szCs w:val="28"/>
          <w:highlight w:val="none"/>
          <w:lang w:val="en-US" w:eastAsia="zh-CN"/>
        </w:rPr>
        <w:t>步骤，具体包括：</w:t>
      </w:r>
    </w:p>
    <w:p w14:paraId="1093CEBE">
      <w:pPr>
        <w:pStyle w:val="4"/>
        <w:widowControl w:val="0"/>
        <w:numPr>
          <w:ilvl w:val="0"/>
          <w:numId w:val="0"/>
        </w:numPr>
        <w:spacing w:line="500" w:lineRule="exact"/>
        <w:ind w:firstLine="56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获取预设的反光组件目标反射亮度、所述反光组件的逆反射系数以及所述反光组件的材料反射率；基于所述目标反射亮度、所述逆反射系数以及所述材料反射率，计算出所述发光组件在所述反光组件表面所需达到的照度，计算公式为：</w:t>
      </w:r>
    </w:p>
    <w:p w14:paraId="7FDB6FAE">
      <w:pPr>
        <w:ind w:firstLine="480"/>
        <w:rPr>
          <w:rFonts w:hint="default" w:eastAsia="楷体" w:cs="Times New Roman"/>
          <w:sz w:val="28"/>
          <w:szCs w:val="28"/>
          <w:highlight w:val="none"/>
          <w:lang w:val="en-US" w:eastAsia="zh-CN"/>
        </w:rPr>
      </w:pPr>
      <m:oMathPara>
        <m:oMath>
          <m:r>
            <m:rPr/>
            <w:rPr>
              <w:rFonts w:ascii="Cambria Math" w:hAnsi="Cambria Math"/>
              <w:sz w:val="28"/>
              <w:szCs w:val="36"/>
            </w:rPr>
            <m:t>E=</m:t>
          </m:r>
          <m:f>
            <m:fPr>
              <m:ctrlPr>
                <w:rPr>
                  <w:rFonts w:ascii="Cambria Math" w:hAnsi="Cambria Math"/>
                  <w:i/>
                  <w:sz w:val="28"/>
                  <w:szCs w:val="36"/>
                </w:rPr>
              </m:ctrlPr>
            </m:fPr>
            <m:num>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eastAsia" w:ascii="Cambria Math" w:hAnsi="Cambria Math"/>
                      <w:sz w:val="28"/>
                      <w:szCs w:val="36"/>
                    </w:rPr>
                    <m:t>r</m:t>
                  </m:r>
                  <m:ctrlPr>
                    <w:rPr>
                      <w:rFonts w:ascii="Cambria Math" w:hAnsi="Cambria Math"/>
                      <w:i/>
                      <w:sz w:val="28"/>
                      <w:szCs w:val="36"/>
                    </w:rPr>
                  </m:ctrlPr>
                </m:sub>
              </m:sSub>
              <m:r>
                <m:rPr/>
                <w:rPr>
                  <w:rFonts w:ascii="Cambria Math" w:hAnsi="Cambria Math"/>
                  <w:sz w:val="28"/>
                  <w:szCs w:val="36"/>
                </w:rPr>
                <m:t>∙π</m:t>
              </m:r>
              <m:ctrlPr>
                <w:rPr>
                  <w:rFonts w:ascii="Cambria Math" w:hAnsi="Cambria Math"/>
                  <w:i/>
                  <w:sz w:val="28"/>
                  <w:szCs w:val="36"/>
                </w:rPr>
              </m:ctrlPr>
            </m:num>
            <m:den>
              <m:r>
                <m:rPr/>
                <w:rPr>
                  <w:rFonts w:ascii="Cambria Math" w:hAnsi="Cambria Math"/>
                  <w:sz w:val="28"/>
                  <w:szCs w:val="36"/>
                </w:rPr>
                <m:t>RA∙</m:t>
              </m:r>
              <m:r>
                <m:rPr>
                  <m:sty m:val="p"/>
                </m:rPr>
                <w:rPr>
                  <w:rFonts w:hint="eastAsia" w:ascii="Cambria Math" w:hAnsi="Cambria Math"/>
                  <w:sz w:val="28"/>
                  <w:szCs w:val="36"/>
                </w:rPr>
                <m:t>ρ</m:t>
              </m:r>
              <m:ctrlPr>
                <w:rPr>
                  <w:rFonts w:ascii="Cambria Math" w:hAnsi="Cambria Math"/>
                  <w:i/>
                  <w:sz w:val="28"/>
                  <w:szCs w:val="36"/>
                </w:rPr>
              </m:ctrlPr>
            </m:den>
          </m:f>
        </m:oMath>
      </m:oMathPara>
    </w:p>
    <w:p w14:paraId="34F551D4">
      <w:pPr>
        <w:pStyle w:val="4"/>
        <w:widowControl w:val="0"/>
        <w:numPr>
          <w:ilvl w:val="0"/>
          <w:numId w:val="0"/>
        </w:numPr>
        <w:spacing w:line="500" w:lineRule="exact"/>
        <w:ind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式中，</w:t>
      </w:r>
      <m:oMath>
        <m:r>
          <m:rPr/>
          <w:rPr>
            <w:rFonts w:ascii="Cambria Math" w:hAnsi="Cambria Math"/>
            <w:sz w:val="28"/>
            <w:szCs w:val="36"/>
          </w:rPr>
          <m:t>E</m:t>
        </m:r>
      </m:oMath>
      <w:r>
        <w:rPr>
          <w:rFonts w:hint="eastAsia" w:eastAsia="楷体" w:cs="Times New Roman"/>
          <w:sz w:val="28"/>
          <w:szCs w:val="28"/>
          <w:highlight w:val="none"/>
          <w:lang w:val="en-US" w:eastAsia="zh-CN"/>
        </w:rPr>
        <w:t>为所述发光组件在所述反光组件表面所需达到的照度；</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eastAsia" w:ascii="Cambria Math" w:hAnsi="Cambria Math"/>
                <w:sz w:val="28"/>
                <w:szCs w:val="36"/>
              </w:rPr>
              <m:t>r</m:t>
            </m:r>
            <m:ctrlPr>
              <w:rPr>
                <w:rFonts w:ascii="Cambria Math" w:hAnsi="Cambria Math"/>
                <w:i/>
                <w:sz w:val="28"/>
                <w:szCs w:val="36"/>
              </w:rPr>
            </m:ctrlPr>
          </m:sub>
        </m:sSub>
      </m:oMath>
      <w:r>
        <w:rPr>
          <w:rFonts w:hint="eastAsia" w:eastAsia="楷体" w:cs="Times New Roman"/>
          <w:sz w:val="28"/>
          <w:szCs w:val="28"/>
          <w:highlight w:val="none"/>
          <w:lang w:val="en-US" w:eastAsia="zh-CN"/>
        </w:rPr>
        <w:t>为预设的反光组件目标反射亮度；</w:t>
      </w:r>
      <m:oMath>
        <m:r>
          <m:rPr/>
          <w:rPr>
            <w:rFonts w:ascii="Cambria Math" w:hAnsi="Cambria Math"/>
            <w:sz w:val="28"/>
            <w:szCs w:val="36"/>
          </w:rPr>
          <m:t>RA</m:t>
        </m:r>
      </m:oMath>
      <w:r>
        <w:rPr>
          <w:rFonts w:hint="eastAsia" w:eastAsia="楷体" w:cs="Times New Roman"/>
          <w:sz w:val="28"/>
          <w:szCs w:val="28"/>
          <w:highlight w:val="none"/>
          <w:lang w:val="en-US" w:eastAsia="zh-CN"/>
        </w:rPr>
        <w:t>为所述反光组件的逆反射系数；</w:t>
      </w:r>
      <m:oMath>
        <m:r>
          <m:rPr>
            <m:sty m:val="p"/>
          </m:rPr>
          <w:rPr>
            <w:rFonts w:hint="eastAsia" w:ascii="Cambria Math" w:hAnsi="Cambria Math"/>
            <w:sz w:val="28"/>
            <w:szCs w:val="36"/>
          </w:rPr>
          <m:t>ρ</m:t>
        </m:r>
      </m:oMath>
      <w:r>
        <w:rPr>
          <w:rFonts w:hint="eastAsia" w:eastAsia="楷体" w:cs="Times New Roman"/>
          <w:sz w:val="28"/>
          <w:szCs w:val="28"/>
          <w:highlight w:val="none"/>
          <w:lang w:val="en-US" w:eastAsia="zh-CN"/>
        </w:rPr>
        <w:t>为所述反光组件的材料反射率。</w:t>
      </w:r>
    </w:p>
    <w:p w14:paraId="021BF4B7">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eastAsia" w:ascii="Times New Roman" w:hAnsi="Times New Roman" w:eastAsia="楷体" w:cs="Times New Roman"/>
          <w:sz w:val="28"/>
          <w:szCs w:val="28"/>
          <w:highlight w:val="none"/>
        </w:rPr>
        <w:t>在本步骤的具体参数配置中，综合考虑隧道暗环境背景与驾驶员视觉适应水平，系统将反光组件目标反射亮度Lr优选设定为15cd/m²。同时根据所选用高逆反射性能材料例如微棱镜逆反射膜的物理属性，其逆反射系数RA设定为300，材料反射率ρ设定为0.8。将上述参数代入该照度计算公式，系统求得发光组件在反光组件表面所需达到的目标照度E约为0.196lx。该步骤为后续的光源硬件选型提供了基础的光度学指标。</w:t>
      </w:r>
    </w:p>
    <w:p w14:paraId="7CF52E42">
      <w:pPr>
        <w:pStyle w:val="4"/>
        <w:widowControl w:val="0"/>
        <w:numPr>
          <w:ilvl w:val="0"/>
          <w:numId w:val="0"/>
        </w:numPr>
        <w:spacing w:line="500" w:lineRule="exact"/>
        <w:ind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获取沿隧道纵向中心线布设的所述发光组件与目标照射的所述反光组件的指定计算点之间的直线距离，以及所述发光组件光线照射至所述指定计算点的入射角；其中，所述指定计算点包括所述反光组件的拱顶中心点以及下缘端点；</w:t>
      </w:r>
    </w:p>
    <w:p w14:paraId="5F59E666">
      <w:pPr>
        <w:pStyle w:val="4"/>
        <w:widowControl w:val="0"/>
        <w:numPr>
          <w:ilvl w:val="0"/>
          <w:numId w:val="0"/>
        </w:numPr>
        <w:spacing w:line="500" w:lineRule="exact"/>
        <w:ind w:firstLine="560" w:firstLineChars="200"/>
        <w:jc w:val="left"/>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基于所述照度、所述直线距离以及所述入射角，分别计算出所述发光组件照射至所述拱顶中心点与所述下缘端点所需的初始光强，计算公式为：</w:t>
      </w:r>
    </w:p>
    <w:p w14:paraId="1FEA18D8">
      <w:pPr>
        <w:ind w:firstLine="480"/>
        <w:rPr>
          <w:rFonts w:hAnsi="Cambria Math"/>
          <w:i w:val="0"/>
          <w:sz w:val="28"/>
          <w:szCs w:val="36"/>
        </w:rPr>
      </w:pPr>
      <m:oMathPara>
        <m:oMath>
          <m:sSub>
            <m:sSubPr>
              <m:ctrlPr>
                <w:rPr>
                  <w:rFonts w:hint="eastAsia" w:ascii="DejaVu Math TeX Gyre" w:eastAsia="楷体" w:cs="Times New Roman"/>
                  <w:i/>
                  <w:sz w:val="28"/>
                  <w:szCs w:val="28"/>
                  <w:highlight w:val="none"/>
                  <w:lang w:val="en-US" w:eastAsia="zh-CN"/>
                </w:rPr>
              </m:ctrlPr>
            </m:sSubPr>
            <m:e>
              <m:r>
                <m:rPr/>
                <w:rPr>
                  <w:rFonts w:ascii="Cambria Math" w:hAnsi="Cambria Math"/>
                  <w:sz w:val="28"/>
                  <w:szCs w:val="36"/>
                </w:rPr>
                <m:t>I</m:t>
              </m:r>
              <m:ctrlPr>
                <w:rPr>
                  <w:rFonts w:hint="eastAsia" w:ascii="DejaVu Math TeX Gyre" w:eastAsia="楷体" w:cs="Times New Roman"/>
                  <w:i/>
                  <w:sz w:val="28"/>
                  <w:szCs w:val="28"/>
                  <w:highlight w:val="none"/>
                  <w:lang w:val="en-US" w:eastAsia="zh-CN"/>
                </w:rPr>
              </m:ctrlPr>
            </m:e>
            <m:sub>
              <m:r>
                <m:rPr/>
                <w:rPr>
                  <w:rFonts w:hint="eastAsia" w:ascii="DejaVu Math TeX Gyre" w:eastAsia="楷体" w:cs="Times New Roman"/>
                  <w:sz w:val="28"/>
                  <w:szCs w:val="28"/>
                  <w:highlight w:val="none"/>
                  <w:lang w:val="en-US" w:eastAsia="zh-CN"/>
                </w:rPr>
                <m:t>初始</m:t>
              </m:r>
              <m:ctrlPr>
                <w:rPr>
                  <w:rFonts w:hint="eastAsia" w:ascii="DejaVu Math TeX Gyre" w:eastAsia="楷体" w:cs="Times New Roman"/>
                  <w:i/>
                  <w:sz w:val="28"/>
                  <w:szCs w:val="28"/>
                  <w:highlight w:val="none"/>
                  <w:lang w:val="en-US" w:eastAsia="zh-CN"/>
                </w:rPr>
              </m:ctrlPr>
            </m:sub>
          </m:sSub>
          <m:r>
            <m:rPr/>
            <w:rPr>
              <w:rFonts w:ascii="Cambria Math" w:hAnsi="Cambria Math"/>
              <w:sz w:val="28"/>
              <w:szCs w:val="36"/>
            </w:rPr>
            <m:t>=</m:t>
          </m:r>
          <m:f>
            <m:fPr>
              <m:ctrlPr>
                <w:rPr>
                  <w:rFonts w:ascii="Cambria Math" w:hAnsi="Cambria Math"/>
                  <w:i/>
                  <w:sz w:val="28"/>
                  <w:szCs w:val="36"/>
                </w:rPr>
              </m:ctrlPr>
            </m:fPr>
            <m:num>
              <m:r>
                <m:rPr/>
                <w:rPr>
                  <w:rFonts w:ascii="Cambria Math" w:hAnsi="Cambria Math"/>
                  <w:sz w:val="28"/>
                  <w:szCs w:val="36"/>
                </w:rPr>
                <m:t>E∙</m:t>
              </m:r>
              <m:sSup>
                <m:sSupPr>
                  <m:ctrlPr>
                    <w:rPr>
                      <w:rFonts w:ascii="Cambria Math" w:hAnsi="Cambria Math"/>
                      <w:i/>
                      <w:sz w:val="28"/>
                      <w:szCs w:val="36"/>
                    </w:rPr>
                  </m:ctrlPr>
                </m:sSupPr>
                <m:e>
                  <m:r>
                    <m:rPr/>
                    <w:rPr>
                      <w:rFonts w:ascii="Cambria Math" w:hAnsi="Cambria Math"/>
                      <w:sz w:val="28"/>
                      <w:szCs w:val="36"/>
                    </w:rPr>
                    <m:t>d</m:t>
                  </m:r>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ctrlPr>
                <w:rPr>
                  <w:rFonts w:ascii="Cambria Math" w:hAnsi="Cambria Math"/>
                  <w:i/>
                  <w:sz w:val="28"/>
                  <w:szCs w:val="36"/>
                </w:rPr>
              </m:ctrlPr>
            </m:num>
            <m:den>
              <m:func>
                <m:funcPr>
                  <m:ctrlPr>
                    <w:rPr>
                      <w:rFonts w:ascii="Cambria Math" w:hAnsi="Cambria Math"/>
                      <w:i/>
                      <w:sz w:val="28"/>
                      <w:szCs w:val="36"/>
                    </w:rPr>
                  </m:ctrlPr>
                </m:funcPr>
                <m:fName>
                  <m:r>
                    <m:rPr>
                      <m:sty m:val="p"/>
                    </m:rPr>
                    <w:rPr>
                      <w:rFonts w:ascii="Cambria Math" w:hAnsi="Cambria Math"/>
                      <w:sz w:val="28"/>
                      <w:szCs w:val="36"/>
                    </w:rPr>
                    <m:t>cos</m:t>
                  </m:r>
                  <m:ctrlPr>
                    <w:rPr>
                      <w:rFonts w:ascii="Cambria Math" w:hAnsi="Cambria Math"/>
                      <w:i/>
                      <w:sz w:val="28"/>
                      <w:szCs w:val="36"/>
                    </w:rPr>
                  </m:ctrlPr>
                </m:fName>
                <m:e>
                  <m:r>
                    <m:rPr/>
                    <w:rPr>
                      <w:rFonts w:ascii="Cambria Math" w:hAnsi="Cambria Math"/>
                      <w:sz w:val="28"/>
                      <w:szCs w:val="36"/>
                    </w:rPr>
                    <m:t>α</m:t>
                  </m:r>
                  <m:ctrlPr>
                    <w:rPr>
                      <w:rFonts w:ascii="Cambria Math" w:hAnsi="Cambria Math"/>
                      <w:i/>
                      <w:sz w:val="28"/>
                      <w:szCs w:val="36"/>
                    </w:rPr>
                  </m:ctrlPr>
                </m:e>
              </m:func>
              <m:ctrlPr>
                <w:rPr>
                  <w:rFonts w:ascii="Cambria Math" w:hAnsi="Cambria Math"/>
                  <w:i/>
                  <w:sz w:val="28"/>
                  <w:szCs w:val="36"/>
                </w:rPr>
              </m:ctrlPr>
            </m:den>
          </m:f>
        </m:oMath>
      </m:oMathPara>
    </w:p>
    <w:p w14:paraId="5A5593DD">
      <w:pPr>
        <w:spacing w:line="500" w:lineRule="atLeast"/>
        <w:ind w:firstLine="482"/>
        <w:rPr>
          <w:rFonts w:hint="eastAsia" w:hAnsi="Times New Roman" w:eastAsia="楷体"/>
          <w:i w:val="0"/>
          <w:sz w:val="28"/>
          <w:szCs w:val="28"/>
          <w:highlight w:val="none"/>
        </w:rPr>
      </w:pPr>
      <w:r>
        <w:rPr>
          <w:rFonts w:hint="eastAsia" w:hAnsi="Times New Roman" w:eastAsia="楷体"/>
          <w:i w:val="0"/>
          <w:sz w:val="28"/>
          <w:szCs w:val="28"/>
          <w:highlight w:val="none"/>
        </w:rPr>
        <w:t>式中，</w:t>
      </w:r>
      <m:oMath>
        <m:sSub>
          <m:sSubPr>
            <m:ctrlPr>
              <w:rPr>
                <w:rFonts w:hint="eastAsia" w:ascii="DejaVu Math TeX Gyre" w:eastAsia="楷体" w:cs="Times New Roman"/>
                <w:i/>
                <w:sz w:val="28"/>
                <w:szCs w:val="28"/>
                <w:highlight w:val="none"/>
                <w:lang w:val="en-US" w:eastAsia="zh-CN"/>
              </w:rPr>
            </m:ctrlPr>
          </m:sSubPr>
          <m:e>
            <m:r>
              <m:rPr/>
              <w:rPr>
                <w:rFonts w:ascii="Cambria Math" w:hAnsi="Cambria Math"/>
                <w:sz w:val="28"/>
                <w:szCs w:val="36"/>
              </w:rPr>
              <m:t>I</m:t>
            </m:r>
            <m:ctrlPr>
              <w:rPr>
                <w:rFonts w:hint="eastAsia" w:ascii="DejaVu Math TeX Gyre" w:eastAsia="楷体" w:cs="Times New Roman"/>
                <w:i/>
                <w:sz w:val="28"/>
                <w:szCs w:val="28"/>
                <w:highlight w:val="none"/>
                <w:lang w:val="en-US" w:eastAsia="zh-CN"/>
              </w:rPr>
            </m:ctrlPr>
          </m:e>
          <m:sub>
            <m:r>
              <m:rPr/>
              <w:rPr>
                <w:rFonts w:hint="eastAsia" w:ascii="DejaVu Math TeX Gyre" w:eastAsia="楷体" w:cs="Times New Roman"/>
                <w:sz w:val="28"/>
                <w:szCs w:val="28"/>
                <w:highlight w:val="none"/>
                <w:lang w:val="en-US" w:eastAsia="zh-CN"/>
              </w:rPr>
              <m:t>初始</m:t>
            </m:r>
            <m:ctrlPr>
              <w:rPr>
                <w:rFonts w:hint="eastAsia" w:ascii="DejaVu Math TeX Gyre" w:eastAsia="楷体" w:cs="Times New Roman"/>
                <w:i/>
                <w:sz w:val="28"/>
                <w:szCs w:val="28"/>
                <w:highlight w:val="none"/>
                <w:lang w:val="en-US" w:eastAsia="zh-CN"/>
              </w:rPr>
            </m:ctrlPr>
          </m:sub>
        </m:sSub>
      </m:oMath>
      <w:r>
        <w:rPr>
          <w:rFonts w:hint="eastAsia" w:hAnsi="Times New Roman" w:eastAsia="楷体"/>
          <w:i w:val="0"/>
          <w:sz w:val="28"/>
          <w:szCs w:val="28"/>
          <w:highlight w:val="none"/>
        </w:rPr>
        <w:t>为所述发光组件照射至所述拱顶中心点与所述</w:t>
      </w:r>
      <w:r>
        <w:rPr>
          <w:rFonts w:hint="eastAsia" w:eastAsia="楷体"/>
          <w:i w:val="0"/>
          <w:sz w:val="28"/>
          <w:szCs w:val="28"/>
          <w:highlight w:val="none"/>
          <w:lang w:eastAsia="zh-CN"/>
        </w:rPr>
        <w:t>下缘端点</w:t>
      </w:r>
      <w:r>
        <w:rPr>
          <w:rFonts w:hint="eastAsia" w:hAnsi="Times New Roman" w:eastAsia="楷体"/>
          <w:i w:val="0"/>
          <w:sz w:val="28"/>
          <w:szCs w:val="28"/>
          <w:highlight w:val="none"/>
        </w:rPr>
        <w:t>所需的初始光强；</w:t>
      </w:r>
      <m:oMath>
        <m:r>
          <m:rPr/>
          <w:rPr>
            <w:rFonts w:ascii="Cambria Math" w:hAnsi="Cambria Math"/>
            <w:sz w:val="28"/>
            <w:szCs w:val="36"/>
          </w:rPr>
          <m:t>E</m:t>
        </m:r>
      </m:oMath>
      <w:r>
        <w:rPr>
          <w:rFonts w:hint="eastAsia" w:hAnsi="Times New Roman" w:eastAsia="楷体"/>
          <w:i w:val="0"/>
          <w:sz w:val="28"/>
          <w:szCs w:val="28"/>
          <w:highlight w:val="none"/>
        </w:rPr>
        <w:t>为所述照度；</w:t>
      </w:r>
      <m:oMath>
        <m:r>
          <m:rPr/>
          <w:rPr>
            <w:rFonts w:ascii="Cambria Math" w:hAnsi="Cambria Math"/>
            <w:sz w:val="28"/>
            <w:szCs w:val="36"/>
          </w:rPr>
          <m:t>d</m:t>
        </m:r>
      </m:oMath>
      <w:r>
        <w:rPr>
          <w:rFonts w:hint="eastAsia" w:hAnsi="Times New Roman" w:eastAsia="楷体"/>
          <w:i w:val="0"/>
          <w:sz w:val="28"/>
          <w:szCs w:val="28"/>
          <w:highlight w:val="none"/>
        </w:rPr>
        <w:t>为所述发光组件与所述目标照射的所述反光组件指定计算点之间的直线距离；</w:t>
      </w:r>
      <m:oMath>
        <m:r>
          <m:rPr/>
          <w:rPr>
            <w:rFonts w:ascii="Cambria Math" w:hAnsi="Cambria Math"/>
            <w:sz w:val="28"/>
            <w:szCs w:val="36"/>
          </w:rPr>
          <m:t>α</m:t>
        </m:r>
      </m:oMath>
      <w:r>
        <w:rPr>
          <w:rFonts w:hint="eastAsia" w:hAnsi="Times New Roman" w:eastAsia="楷体"/>
          <w:i w:val="0"/>
          <w:sz w:val="28"/>
          <w:szCs w:val="28"/>
          <w:highlight w:val="none"/>
        </w:rPr>
        <w:t>为所述发光组件光线照射至所述指定计算点的入射角。</w:t>
      </w:r>
    </w:p>
    <w:p w14:paraId="4C57C77A">
      <w:pPr>
        <w:keepNext w:val="0"/>
        <w:keepLines w:val="0"/>
        <w:pageBreakBefore w:val="0"/>
        <w:widowControl w:val="0"/>
        <w:kinsoku/>
        <w:wordWrap/>
        <w:overflowPunct/>
        <w:topLinePunct w:val="0"/>
        <w:autoSpaceDE/>
        <w:autoSpaceDN/>
        <w:bidi w:val="0"/>
        <w:adjustRightInd/>
        <w:snapToGrid/>
        <w:spacing w:line="500" w:lineRule="exact"/>
        <w:ind w:firstLine="482"/>
        <w:jc w:val="left"/>
        <w:textAlignment w:val="auto"/>
        <w:rPr>
          <w:rFonts w:hint="eastAsia" w:ascii="Times New Roman" w:hAnsi="Times New Roman" w:eastAsia="楷体" w:cs="Times New Roman"/>
          <w:sz w:val="28"/>
          <w:szCs w:val="28"/>
          <w:highlight w:val="none"/>
        </w:rPr>
      </w:pPr>
      <w:r>
        <w:rPr>
          <w:rFonts w:hint="eastAsia" w:ascii="Times New Roman" w:hAnsi="Times New Roman" w:eastAsia="楷体" w:cs="Times New Roman"/>
          <w:sz w:val="28"/>
          <w:szCs w:val="28"/>
          <w:highlight w:val="none"/>
        </w:rPr>
        <w:t>在本步骤中，系统结合实际工程空间布置进行两点极值推演计算。考虑到系统的综合经济性，本实施例优选采用单台发光组件的光束照射范围覆盖前方相邻的两个反光组件的配光策略，且发光组件安装在隧道中心线上并紧邻对应反光组件背面。为精确推演出最不利受光点即反光组件</w:t>
      </w:r>
      <w:r>
        <w:rPr>
          <w:rFonts w:hint="eastAsia" w:eastAsia="楷体" w:cs="Times New Roman"/>
          <w:sz w:val="28"/>
          <w:szCs w:val="28"/>
          <w:highlight w:val="none"/>
          <w:lang w:eastAsia="zh-CN"/>
        </w:rPr>
        <w:t>下缘端点</w:t>
      </w:r>
      <w:r>
        <w:rPr>
          <w:rFonts w:hint="eastAsia" w:ascii="Times New Roman" w:hAnsi="Times New Roman" w:eastAsia="楷体" w:cs="Times New Roman"/>
          <w:sz w:val="28"/>
          <w:szCs w:val="28"/>
          <w:highlight w:val="none"/>
        </w:rPr>
        <w:t>的光照边界，系统基于空间三维几何关系构建计算模型，发光组件至所述</w:t>
      </w:r>
      <w:r>
        <w:rPr>
          <w:rFonts w:hint="eastAsia" w:eastAsia="楷体" w:cs="Times New Roman"/>
          <w:sz w:val="28"/>
          <w:szCs w:val="28"/>
          <w:highlight w:val="none"/>
          <w:lang w:eastAsia="zh-CN"/>
        </w:rPr>
        <w:t>下缘端点</w:t>
      </w:r>
      <w:r>
        <w:rPr>
          <w:rFonts w:hint="eastAsia" w:ascii="Times New Roman" w:hAnsi="Times New Roman" w:eastAsia="楷体" w:cs="Times New Roman"/>
          <w:sz w:val="28"/>
          <w:szCs w:val="28"/>
          <w:highlight w:val="none"/>
        </w:rPr>
        <w:t>的直线距离d的计算公式为：</w:t>
      </w:r>
    </w:p>
    <w:p w14:paraId="71B32905">
      <w:pPr>
        <w:keepNext w:val="0"/>
        <w:keepLines w:val="0"/>
        <w:pageBreakBefore w:val="0"/>
        <w:widowControl w:val="0"/>
        <w:kinsoku/>
        <w:wordWrap/>
        <w:overflowPunct/>
        <w:topLinePunct w:val="0"/>
        <w:autoSpaceDE/>
        <w:autoSpaceDN/>
        <w:bidi w:val="0"/>
        <w:adjustRightInd/>
        <w:snapToGrid/>
        <w:spacing w:line="500" w:lineRule="exact"/>
        <w:ind w:firstLine="482"/>
        <w:jc w:val="center"/>
        <w:textAlignment w:val="auto"/>
        <w:rPr>
          <w:szCs w:val="24"/>
        </w:rPr>
      </w:pPr>
      <m:oMathPara>
        <m:oMath>
          <m:r>
            <m:rPr/>
            <w:rPr>
              <w:rFonts w:ascii="Cambria Math" w:hAnsi="Cambria Math"/>
              <w:sz w:val="28"/>
              <w:szCs w:val="36"/>
              <w:highlight w:val="none"/>
            </w:rPr>
            <m:t>d=</m:t>
          </m:r>
          <m:rad>
            <m:radPr>
              <m:degHide m:val="1"/>
              <m:ctrlPr>
                <w:rPr>
                  <w:rFonts w:ascii="Cambria Math" w:hAnsi="Cambria Math"/>
                  <w:i/>
                  <w:sz w:val="28"/>
                  <w:szCs w:val="36"/>
                  <w:highlight w:val="none"/>
                </w:rPr>
              </m:ctrlPr>
            </m:radPr>
            <m:deg>
              <m:ctrlPr>
                <w:rPr>
                  <w:rFonts w:ascii="Cambria Math" w:hAnsi="Cambria Math"/>
                  <w:i/>
                  <w:sz w:val="28"/>
                  <w:szCs w:val="36"/>
                  <w:highlight w:val="none"/>
                </w:rPr>
              </m:ctrlPr>
            </m:deg>
            <m:e>
              <m:sSup>
                <m:sSupPr>
                  <m:ctrlPr>
                    <w:rPr>
                      <w:rFonts w:ascii="Cambria Math" w:hAnsi="Cambria Math"/>
                      <w:i/>
                      <w:sz w:val="28"/>
                      <w:szCs w:val="36"/>
                      <w:highlight w:val="none"/>
                    </w:rPr>
                  </m:ctrlPr>
                </m:sSupPr>
                <m:e>
                  <m:r>
                    <m:rPr/>
                    <w:rPr>
                      <w:rFonts w:ascii="Cambria Math" w:hAnsi="Cambria Math"/>
                      <w:sz w:val="28"/>
                      <w:szCs w:val="36"/>
                      <w:highlight w:val="none"/>
                    </w:rPr>
                    <m:t>(2</m:t>
                  </m:r>
                  <m:sSub>
                    <m:sSubPr>
                      <m:ctrlPr>
                        <w:rPr>
                          <w:rFonts w:ascii="Cambria Math" w:hAnsi="Cambria Math"/>
                          <w:i/>
                          <w:sz w:val="28"/>
                          <w:szCs w:val="36"/>
                          <w:highlight w:val="none"/>
                        </w:rPr>
                      </m:ctrlPr>
                    </m:sSubPr>
                    <m:e>
                      <m:r>
                        <m:rPr/>
                        <w:rPr>
                          <w:rFonts w:ascii="Cambria Math" w:hAnsi="Cambria Math"/>
                          <w:sz w:val="28"/>
                          <w:szCs w:val="36"/>
                          <w:highlight w:val="none"/>
                        </w:rPr>
                        <m:t>D</m:t>
                      </m:r>
                      <m:ctrlPr>
                        <w:rPr>
                          <w:rFonts w:ascii="Cambria Math" w:hAnsi="Cambria Math"/>
                          <w:i/>
                          <w:sz w:val="28"/>
                          <w:szCs w:val="36"/>
                          <w:highlight w:val="none"/>
                        </w:rPr>
                      </m:ctrlPr>
                    </m:e>
                    <m:sub>
                      <m:r>
                        <m:rPr/>
                        <w:rPr>
                          <w:rFonts w:ascii="Cambria Math" w:hAnsi="Cambria Math"/>
                          <w:sz w:val="28"/>
                          <w:szCs w:val="36"/>
                          <w:highlight w:val="none"/>
                        </w:rPr>
                        <m:t>T</m:t>
                      </m:r>
                      <m:ctrlPr>
                        <w:rPr>
                          <w:rFonts w:ascii="Cambria Math" w:hAnsi="Cambria Math"/>
                          <w:i/>
                          <w:sz w:val="28"/>
                          <w:szCs w:val="36"/>
                          <w:highlight w:val="none"/>
                        </w:rPr>
                      </m:ctrlPr>
                    </m:sub>
                  </m:sSub>
                  <m:r>
                    <m:rPr/>
                    <w:rPr>
                      <w:rFonts w:ascii="Cambria Math" w:hAnsi="Cambria Math"/>
                      <w:sz w:val="28"/>
                      <w:szCs w:val="36"/>
                      <w:highlight w:val="none"/>
                    </w:rPr>
                    <m:t>)</m:t>
                  </m:r>
                  <m:ctrlPr>
                    <w:rPr>
                      <w:rFonts w:ascii="Cambria Math" w:hAnsi="Cambria Math"/>
                      <w:i/>
                      <w:sz w:val="28"/>
                      <w:szCs w:val="36"/>
                      <w:highlight w:val="none"/>
                    </w:rPr>
                  </m:ctrlPr>
                </m:e>
                <m:sup>
                  <m:r>
                    <m:rPr/>
                    <w:rPr>
                      <w:rFonts w:ascii="Cambria Math" w:hAnsi="Cambria Math"/>
                      <w:sz w:val="28"/>
                      <w:szCs w:val="36"/>
                      <w:highlight w:val="none"/>
                    </w:rPr>
                    <m:t>2</m:t>
                  </m:r>
                  <m:ctrlPr>
                    <w:rPr>
                      <w:rFonts w:ascii="Cambria Math" w:hAnsi="Cambria Math"/>
                      <w:i/>
                      <w:sz w:val="28"/>
                      <w:szCs w:val="36"/>
                      <w:highlight w:val="none"/>
                    </w:rPr>
                  </m:ctrlPr>
                </m:sup>
              </m:sSup>
              <m:r>
                <m:rPr/>
                <w:rPr>
                  <w:rFonts w:ascii="Cambria Math" w:hAnsi="Cambria Math"/>
                  <w:sz w:val="28"/>
                  <w:szCs w:val="36"/>
                  <w:highlight w:val="none"/>
                </w:rPr>
                <m:t>+</m:t>
              </m:r>
              <m:sSup>
                <m:sSupPr>
                  <m:ctrlPr>
                    <w:rPr>
                      <w:rFonts w:ascii="Cambria Math" w:hAnsi="Cambria Math"/>
                      <w:i/>
                      <w:sz w:val="28"/>
                      <w:szCs w:val="36"/>
                      <w:highlight w:val="none"/>
                    </w:rPr>
                  </m:ctrlPr>
                </m:sSupPr>
                <m:e>
                  <m:d>
                    <m:dPr>
                      <m:begChr m:val="["/>
                      <m:endChr m:val="]"/>
                      <m:ctrlPr>
                        <w:rPr>
                          <w:rFonts w:ascii="Cambria Math" w:hAnsi="Cambria Math"/>
                          <w:i/>
                          <w:sz w:val="28"/>
                          <w:szCs w:val="36"/>
                          <w:highlight w:val="none"/>
                        </w:rPr>
                      </m:ctrlPr>
                    </m:dPr>
                    <m:e>
                      <m:r>
                        <m:rPr/>
                        <w:rPr>
                          <w:rFonts w:ascii="Cambria Math" w:hAnsi="Cambria Math"/>
                          <w:sz w:val="28"/>
                          <w:szCs w:val="36"/>
                          <w:highlight w:val="none"/>
                        </w:rPr>
                        <m:t>H−</m:t>
                      </m:r>
                      <m:sSup>
                        <m:sSupPr>
                          <m:ctrlPr>
                            <w:rPr>
                              <w:rFonts w:ascii="Cambria Math" w:hAnsi="Cambria Math"/>
                              <w:i/>
                              <w:sz w:val="28"/>
                              <w:szCs w:val="36"/>
                              <w:highlight w:val="none"/>
                            </w:rPr>
                          </m:ctrlPr>
                        </m:sSupPr>
                        <m:e>
                          <m:r>
                            <m:rPr/>
                            <w:rPr>
                              <w:rFonts w:ascii="Cambria Math" w:hAnsi="Cambria Math"/>
                              <w:sz w:val="28"/>
                              <w:szCs w:val="36"/>
                              <w:highlight w:val="none"/>
                            </w:rPr>
                            <m:t>(H</m:t>
                          </m:r>
                          <m:ctrlPr>
                            <w:rPr>
                              <w:rFonts w:ascii="Cambria Math" w:hAnsi="Cambria Math"/>
                              <w:i/>
                              <w:sz w:val="28"/>
                              <w:szCs w:val="36"/>
                              <w:highlight w:val="none"/>
                            </w:rPr>
                          </m:ctrlPr>
                        </m:e>
                        <m:sup>
                          <m:r>
                            <m:rPr/>
                            <w:rPr>
                              <w:rFonts w:ascii="Cambria Math" w:hAnsi="Cambria Math"/>
                              <w:sz w:val="28"/>
                              <w:szCs w:val="36"/>
                              <w:highlight w:val="none"/>
                            </w:rPr>
                            <m:t>'</m:t>
                          </m:r>
                          <m:ctrlPr>
                            <w:rPr>
                              <w:rFonts w:ascii="Cambria Math" w:hAnsi="Cambria Math"/>
                              <w:i/>
                              <w:sz w:val="28"/>
                              <w:szCs w:val="36"/>
                              <w:highlight w:val="none"/>
                            </w:rPr>
                          </m:ctrlPr>
                        </m:sup>
                      </m:sSup>
                      <m:r>
                        <m:rPr/>
                        <w:rPr>
                          <w:rFonts w:ascii="Cambria Math" w:hAnsi="Cambria Math"/>
                          <w:sz w:val="28"/>
                          <w:szCs w:val="36"/>
                          <w:highlight w:val="none"/>
                        </w:rPr>
                        <m:t>−</m:t>
                      </m:r>
                      <m:sSup>
                        <m:sSupPr>
                          <m:ctrlPr>
                            <w:rPr>
                              <w:rFonts w:ascii="Cambria Math" w:hAnsi="Cambria Math"/>
                              <w:i/>
                              <w:sz w:val="28"/>
                              <w:szCs w:val="36"/>
                              <w:highlight w:val="none"/>
                            </w:rPr>
                          </m:ctrlPr>
                        </m:sSupPr>
                        <m:e>
                          <m:r>
                            <m:rPr/>
                            <w:rPr>
                              <w:rFonts w:ascii="Cambria Math" w:hAnsi="Cambria Math"/>
                              <w:sz w:val="28"/>
                              <w:szCs w:val="36"/>
                              <w:highlight w:val="none"/>
                            </w:rPr>
                            <m:t>G</m:t>
                          </m:r>
                          <m:ctrlPr>
                            <w:rPr>
                              <w:rFonts w:ascii="Cambria Math" w:hAnsi="Cambria Math"/>
                              <w:i/>
                              <w:sz w:val="28"/>
                              <w:szCs w:val="36"/>
                              <w:highlight w:val="none"/>
                            </w:rPr>
                          </m:ctrlPr>
                        </m:e>
                        <m:sup>
                          <m:r>
                            <m:rPr/>
                            <w:rPr>
                              <w:rFonts w:ascii="Cambria Math" w:hAnsi="Cambria Math"/>
                              <w:sz w:val="28"/>
                              <w:szCs w:val="36"/>
                              <w:highlight w:val="none"/>
                            </w:rPr>
                            <m:t>'</m:t>
                          </m:r>
                          <m:ctrlPr>
                            <w:rPr>
                              <w:rFonts w:ascii="Cambria Math" w:hAnsi="Cambria Math"/>
                              <w:i/>
                              <w:sz w:val="28"/>
                              <w:szCs w:val="36"/>
                              <w:highlight w:val="none"/>
                            </w:rPr>
                          </m:ctrlPr>
                        </m:sup>
                      </m:sSup>
                      <m:r>
                        <m:rPr/>
                        <w:rPr>
                          <w:rFonts w:ascii="Cambria Math" w:hAnsi="Cambria Math"/>
                          <w:sz w:val="28"/>
                          <w:szCs w:val="36"/>
                          <w:highlight w:val="none"/>
                        </w:rPr>
                        <m:t>∙</m:t>
                      </m:r>
                      <m:r>
                        <m:rPr/>
                        <w:rPr>
                          <w:rFonts w:hint="eastAsia" w:ascii="Cambria Math" w:hAnsi="Cambria Math"/>
                          <w:sz w:val="28"/>
                          <w:szCs w:val="36"/>
                          <w:highlight w:val="none"/>
                        </w:rPr>
                        <m:t>i</m:t>
                      </m:r>
                      <m:r>
                        <m:rPr/>
                        <w:rPr>
                          <w:rFonts w:ascii="Cambria Math" w:hAnsi="Cambria Math"/>
                          <w:sz w:val="28"/>
                          <w:szCs w:val="36"/>
                          <w:highlight w:val="none"/>
                        </w:rPr>
                        <m:t>%)−∆H</m:t>
                      </m:r>
                      <m:ctrlPr>
                        <w:rPr>
                          <w:rFonts w:ascii="Cambria Math" w:hAnsi="Cambria Math"/>
                          <w:i/>
                          <w:sz w:val="28"/>
                          <w:szCs w:val="36"/>
                          <w:highlight w:val="none"/>
                        </w:rPr>
                      </m:ctrlPr>
                    </m:e>
                  </m:d>
                  <m:ctrlPr>
                    <w:rPr>
                      <w:rFonts w:ascii="Cambria Math" w:hAnsi="Cambria Math"/>
                      <w:i/>
                      <w:sz w:val="28"/>
                      <w:szCs w:val="36"/>
                      <w:highlight w:val="none"/>
                    </w:rPr>
                  </m:ctrlPr>
                </m:e>
                <m:sup>
                  <m:r>
                    <m:rPr/>
                    <w:rPr>
                      <w:rFonts w:ascii="Cambria Math" w:hAnsi="Cambria Math"/>
                      <w:sz w:val="28"/>
                      <w:szCs w:val="36"/>
                      <w:highlight w:val="none"/>
                    </w:rPr>
                    <m:t>2</m:t>
                  </m:r>
                  <m:ctrlPr>
                    <w:rPr>
                      <w:rFonts w:ascii="Cambria Math" w:hAnsi="Cambria Math"/>
                      <w:i/>
                      <w:sz w:val="28"/>
                      <w:szCs w:val="36"/>
                      <w:highlight w:val="none"/>
                    </w:rPr>
                  </m:ctrlPr>
                </m:sup>
              </m:sSup>
              <m:r>
                <m:rPr/>
                <w:rPr>
                  <w:rFonts w:ascii="Cambria Math" w:hAnsi="Cambria Math"/>
                  <w:sz w:val="28"/>
                  <w:szCs w:val="36"/>
                  <w:highlight w:val="none"/>
                </w:rPr>
                <m:t>+</m:t>
              </m:r>
              <m:sSup>
                <m:sSupPr>
                  <m:ctrlPr>
                    <w:rPr>
                      <w:rFonts w:ascii="Cambria Math" w:hAnsi="Cambria Math"/>
                      <w:i/>
                      <w:sz w:val="28"/>
                      <w:szCs w:val="36"/>
                      <w:highlight w:val="none"/>
                    </w:rPr>
                  </m:ctrlPr>
                </m:sSupPr>
                <m:e>
                  <m:r>
                    <m:rPr/>
                    <w:rPr>
                      <w:rFonts w:ascii="Cambria Math" w:hAnsi="Cambria Math"/>
                      <w:sz w:val="28"/>
                      <w:szCs w:val="36"/>
                      <w:highlight w:val="none"/>
                    </w:rPr>
                    <m:t>∆G</m:t>
                  </m:r>
                  <m:ctrlPr>
                    <w:rPr>
                      <w:rFonts w:ascii="Cambria Math" w:hAnsi="Cambria Math"/>
                      <w:i/>
                      <w:sz w:val="28"/>
                      <w:szCs w:val="36"/>
                      <w:highlight w:val="none"/>
                    </w:rPr>
                  </m:ctrlPr>
                </m:e>
                <m:sup>
                  <m:r>
                    <m:rPr/>
                    <w:rPr>
                      <w:rFonts w:ascii="Cambria Math" w:hAnsi="Cambria Math"/>
                      <w:sz w:val="28"/>
                      <w:szCs w:val="36"/>
                      <w:highlight w:val="none"/>
                    </w:rPr>
                    <m:t>2</m:t>
                  </m:r>
                  <m:ctrlPr>
                    <w:rPr>
                      <w:rFonts w:ascii="Cambria Math" w:hAnsi="Cambria Math"/>
                      <w:i/>
                      <w:sz w:val="28"/>
                      <w:szCs w:val="36"/>
                      <w:highlight w:val="none"/>
                    </w:rPr>
                  </m:ctrlPr>
                </m:sup>
              </m:sSup>
              <m:ctrlPr>
                <w:rPr>
                  <w:rFonts w:ascii="Cambria Math" w:hAnsi="Cambria Math"/>
                  <w:i/>
                  <w:sz w:val="28"/>
                  <w:szCs w:val="36"/>
                  <w:highlight w:val="none"/>
                </w:rPr>
              </m:ctrlPr>
            </m:e>
          </m:rad>
        </m:oMath>
      </m:oMathPara>
    </w:p>
    <w:p w14:paraId="7968BA8F">
      <w:pPr>
        <w:ind w:firstLine="560" w:firstLineChars="200"/>
        <w:jc w:val="both"/>
        <w:rPr>
          <w:rFonts w:hint="eastAsia" w:ascii="Times New Roman" w:hAnsi="Times New Roman" w:eastAsia="楷体" w:cs="Times New Roman"/>
          <w:sz w:val="28"/>
          <w:szCs w:val="28"/>
          <w:highlight w:val="none"/>
        </w:rPr>
      </w:pPr>
      <w:r>
        <w:rPr>
          <w:rFonts w:hint="eastAsia" w:ascii="Times New Roman" w:hAnsi="Times New Roman" w:eastAsia="楷体" w:cs="Times New Roman"/>
          <w:sz w:val="28"/>
          <w:szCs w:val="28"/>
          <w:highlight w:val="none"/>
          <w:lang w:val="en-US" w:eastAsia="zh-CN"/>
        </w:rPr>
        <w:t>发光组件光线照射至所述</w:t>
      </w:r>
      <w:r>
        <w:rPr>
          <w:rFonts w:hint="eastAsia" w:eastAsia="楷体" w:cs="Times New Roman"/>
          <w:sz w:val="28"/>
          <w:szCs w:val="28"/>
          <w:highlight w:val="none"/>
          <w:lang w:val="en-US" w:eastAsia="zh-CN"/>
        </w:rPr>
        <w:t>下缘端点</w:t>
      </w:r>
      <w:r>
        <w:rPr>
          <w:rFonts w:hint="eastAsia" w:ascii="Times New Roman" w:hAnsi="Times New Roman" w:eastAsia="楷体" w:cs="Times New Roman"/>
          <w:sz w:val="28"/>
          <w:szCs w:val="28"/>
          <w:highlight w:val="none"/>
          <w:lang w:val="en-US" w:eastAsia="zh-CN"/>
        </w:rPr>
        <w:t>的入射角α的余弦值计算公式为：</w:t>
      </w:r>
    </w:p>
    <w:p w14:paraId="4A13976A">
      <w:pPr>
        <w:ind w:firstLine="480"/>
        <w:rPr>
          <w:szCs w:val="24"/>
        </w:rPr>
      </w:pPr>
      <m:oMathPara>
        <m:oMath>
          <m:func>
            <m:funcPr>
              <m:ctrlPr>
                <w:rPr>
                  <w:rFonts w:ascii="Cambria Math" w:hAnsi="Cambria Math"/>
                  <w:i/>
                  <w:sz w:val="28"/>
                  <w:szCs w:val="36"/>
                </w:rPr>
              </m:ctrlPr>
            </m:funcPr>
            <m:fName>
              <m:r>
                <m:rPr>
                  <m:sty m:val="p"/>
                </m:rPr>
                <w:rPr>
                  <w:rFonts w:ascii="Cambria Math" w:hAnsi="Cambria Math"/>
                  <w:sz w:val="28"/>
                  <w:szCs w:val="36"/>
                </w:rPr>
                <m:t>cos</m:t>
              </m:r>
              <m:ctrlPr>
                <w:rPr>
                  <w:rFonts w:ascii="Cambria Math" w:hAnsi="Cambria Math"/>
                  <w:i/>
                  <w:sz w:val="28"/>
                  <w:szCs w:val="36"/>
                </w:rPr>
              </m:ctrlPr>
            </m:fName>
            <m:e>
              <m:r>
                <m:rPr/>
                <w:rPr>
                  <w:rFonts w:ascii="Cambria Math" w:hAnsi="Cambria Math"/>
                  <w:sz w:val="28"/>
                  <w:szCs w:val="36"/>
                </w:rPr>
                <m:t>α</m:t>
              </m:r>
              <m:ctrlPr>
                <w:rPr>
                  <w:rFonts w:ascii="Cambria Math" w:hAnsi="Cambria Math"/>
                  <w:i/>
                  <w:sz w:val="28"/>
                  <w:szCs w:val="36"/>
                </w:rPr>
              </m:ctrlPr>
            </m:e>
          </m:func>
          <m:r>
            <m:rPr/>
            <w:rPr>
              <w:rFonts w:ascii="Cambria Math" w:hAnsi="Cambria Math"/>
              <w:sz w:val="28"/>
              <w:szCs w:val="36"/>
            </w:rPr>
            <m:t>=</m:t>
          </m:r>
          <m:f>
            <m:fPr>
              <m:ctrlPr>
                <w:rPr>
                  <w:rFonts w:ascii="Cambria Math" w:hAnsi="Cambria Math"/>
                  <w:i/>
                  <w:sz w:val="28"/>
                  <w:szCs w:val="36"/>
                </w:rPr>
              </m:ctrlPr>
            </m:fPr>
            <m:num>
              <m:rad>
                <m:radPr>
                  <m:degHide m:val="1"/>
                  <m:ctrlPr>
                    <w:rPr>
                      <w:rFonts w:ascii="Cambria Math" w:hAnsi="Cambria Math"/>
                      <w:i/>
                      <w:sz w:val="28"/>
                      <w:szCs w:val="36"/>
                    </w:rPr>
                  </m:ctrlPr>
                </m:radPr>
                <m:deg>
                  <m:ctrlPr>
                    <w:rPr>
                      <w:rFonts w:ascii="Cambria Math" w:hAnsi="Cambria Math"/>
                      <w:i/>
                      <w:sz w:val="28"/>
                      <w:szCs w:val="36"/>
                    </w:rPr>
                  </m:ctrlPr>
                </m:deg>
                <m:e>
                  <m:sSup>
                    <m:sSupPr>
                      <m:ctrlPr>
                        <w:rPr>
                          <w:rFonts w:ascii="Cambria Math" w:hAnsi="Cambria Math"/>
                          <w:i/>
                          <w:sz w:val="28"/>
                          <w:szCs w:val="36"/>
                        </w:rPr>
                      </m:ctrlPr>
                    </m:sSupPr>
                    <m:e>
                      <m:d>
                        <m:dPr>
                          <m:begChr m:val="["/>
                          <m:endChr m:val="]"/>
                          <m:ctrlPr>
                            <w:rPr>
                              <w:rFonts w:ascii="Cambria Math" w:hAnsi="Cambria Math"/>
                              <w:i/>
                              <w:sz w:val="28"/>
                              <w:szCs w:val="36"/>
                            </w:rPr>
                          </m:ctrlPr>
                        </m:dPr>
                        <m:e>
                          <m:r>
                            <m:rPr/>
                            <w:rPr>
                              <w:rFonts w:ascii="Cambria Math" w:hAnsi="Cambria Math"/>
                              <w:sz w:val="28"/>
                              <w:szCs w:val="36"/>
                            </w:rPr>
                            <m:t>H−</m:t>
                          </m:r>
                          <m:sSup>
                            <m:sSupPr>
                              <m:ctrlPr>
                                <w:rPr>
                                  <w:rFonts w:ascii="Cambria Math" w:hAnsi="Cambria Math"/>
                                  <w:i/>
                                  <w:sz w:val="28"/>
                                  <w:szCs w:val="36"/>
                                </w:rPr>
                              </m:ctrlPr>
                            </m:sSupPr>
                            <m:e>
                              <m:r>
                                <m:rPr/>
                                <w:rPr>
                                  <w:rFonts w:ascii="Cambria Math" w:hAnsi="Cambria Math"/>
                                  <w:sz w:val="28"/>
                                  <w:szCs w:val="36"/>
                                </w:rPr>
                                <m:t>(H</m:t>
                              </m:r>
                              <m:ctrlPr>
                                <w:rPr>
                                  <w:rFonts w:ascii="Cambria Math" w:hAnsi="Cambria Math"/>
                                  <w:i/>
                                  <w:sz w:val="28"/>
                                  <w:szCs w:val="36"/>
                                </w:rPr>
                              </m:ctrlPr>
                            </m:e>
                            <m:sup>
                              <m:r>
                                <m:rPr/>
                                <w:rPr>
                                  <w:rFonts w:ascii="Cambria Math" w:hAnsi="Cambria Math"/>
                                  <w:sz w:val="28"/>
                                  <w:szCs w:val="36"/>
                                </w:rPr>
                                <m:t>'</m:t>
                              </m:r>
                              <m:ctrlPr>
                                <w:rPr>
                                  <w:rFonts w:ascii="Cambria Math" w:hAnsi="Cambria Math"/>
                                  <w:i/>
                                  <w:sz w:val="28"/>
                                  <w:szCs w:val="36"/>
                                </w:rPr>
                              </m:ctrlPr>
                            </m:sup>
                          </m:sSup>
                          <m:r>
                            <m:rPr/>
                            <w:rPr>
                              <w:rFonts w:ascii="Cambria Math" w:hAnsi="Cambria Math"/>
                              <w:sz w:val="28"/>
                              <w:szCs w:val="36"/>
                            </w:rPr>
                            <m:t>−</m:t>
                          </m:r>
                          <m:sSup>
                            <m:sSupPr>
                              <m:ctrlPr>
                                <w:rPr>
                                  <w:rFonts w:ascii="Cambria Math" w:hAnsi="Cambria Math"/>
                                  <w:i/>
                                  <w:sz w:val="28"/>
                                  <w:szCs w:val="36"/>
                                </w:rPr>
                              </m:ctrlPr>
                            </m:sSupPr>
                            <m:e>
                              <m:r>
                                <m:rPr/>
                                <w:rPr>
                                  <w:rFonts w:ascii="Cambria Math" w:hAnsi="Cambria Math"/>
                                  <w:sz w:val="28"/>
                                  <w:szCs w:val="36"/>
                                </w:rPr>
                                <m:t>G</m:t>
                              </m:r>
                              <m:ctrlPr>
                                <w:rPr>
                                  <w:rFonts w:ascii="Cambria Math" w:hAnsi="Cambria Math"/>
                                  <w:i/>
                                  <w:sz w:val="28"/>
                                  <w:szCs w:val="36"/>
                                </w:rPr>
                              </m:ctrlPr>
                            </m:e>
                            <m:sup>
                              <m:r>
                                <m:rPr/>
                                <w:rPr>
                                  <w:rFonts w:ascii="Cambria Math" w:hAnsi="Cambria Math"/>
                                  <w:sz w:val="28"/>
                                  <w:szCs w:val="36"/>
                                </w:rPr>
                                <m:t>'</m:t>
                              </m:r>
                              <m:ctrlPr>
                                <w:rPr>
                                  <w:rFonts w:ascii="Cambria Math" w:hAnsi="Cambria Math"/>
                                  <w:i/>
                                  <w:sz w:val="28"/>
                                  <w:szCs w:val="36"/>
                                </w:rPr>
                              </m:ctrlPr>
                            </m:sup>
                          </m:sSup>
                          <m:r>
                            <m:rPr/>
                            <w:rPr>
                              <w:rFonts w:ascii="Cambria Math" w:hAnsi="Cambria Math"/>
                              <w:sz w:val="28"/>
                              <w:szCs w:val="36"/>
                            </w:rPr>
                            <m:t>∙</m:t>
                          </m:r>
                          <m:r>
                            <m:rPr/>
                            <w:rPr>
                              <w:rFonts w:hint="eastAsia" w:ascii="Cambria Math" w:hAnsi="Cambria Math"/>
                              <w:sz w:val="28"/>
                              <w:szCs w:val="36"/>
                            </w:rPr>
                            <m:t>i</m:t>
                          </m:r>
                          <m:r>
                            <m:rPr/>
                            <w:rPr>
                              <w:rFonts w:ascii="Cambria Math" w:hAnsi="Cambria Math"/>
                              <w:sz w:val="28"/>
                              <w:szCs w:val="36"/>
                            </w:rPr>
                            <m:t>%)−∆H</m:t>
                          </m:r>
                          <m:ctrlPr>
                            <w:rPr>
                              <w:rFonts w:ascii="Cambria Math" w:hAnsi="Cambria Math"/>
                              <w:i/>
                              <w:sz w:val="28"/>
                              <w:szCs w:val="36"/>
                            </w:rPr>
                          </m:ctrlPr>
                        </m:e>
                      </m:d>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r>
                    <m:rPr/>
                    <w:rPr>
                      <w:rFonts w:ascii="Cambria Math" w:hAnsi="Cambria Math"/>
                      <w:sz w:val="28"/>
                      <w:szCs w:val="36"/>
                    </w:rPr>
                    <m:t>+</m:t>
                  </m:r>
                  <m:sSup>
                    <m:sSupPr>
                      <m:ctrlPr>
                        <w:rPr>
                          <w:rFonts w:ascii="Cambria Math" w:hAnsi="Cambria Math"/>
                          <w:i/>
                          <w:sz w:val="28"/>
                          <w:szCs w:val="36"/>
                        </w:rPr>
                      </m:ctrlPr>
                    </m:sSupPr>
                    <m:e>
                      <m:r>
                        <m:rPr/>
                        <w:rPr>
                          <w:rFonts w:ascii="Cambria Math" w:hAnsi="Cambria Math"/>
                          <w:sz w:val="28"/>
                          <w:szCs w:val="36"/>
                        </w:rPr>
                        <m:t>∆G</m:t>
                      </m:r>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ctrlPr>
                    <w:rPr>
                      <w:rFonts w:ascii="Cambria Math" w:hAnsi="Cambria Math"/>
                      <w:i/>
                      <w:sz w:val="28"/>
                      <w:szCs w:val="36"/>
                    </w:rPr>
                  </m:ctrlPr>
                </m:e>
              </m:rad>
              <m:ctrlPr>
                <w:rPr>
                  <w:rFonts w:ascii="Cambria Math" w:hAnsi="Cambria Math"/>
                  <w:i/>
                  <w:sz w:val="28"/>
                  <w:szCs w:val="36"/>
                </w:rPr>
              </m:ctrlPr>
            </m:num>
            <m:den>
              <m:r>
                <m:rPr/>
                <w:rPr>
                  <w:rFonts w:ascii="Cambria Math" w:hAnsi="Cambria Math"/>
                  <w:sz w:val="28"/>
                  <w:szCs w:val="36"/>
                </w:rPr>
                <m:t>d</m:t>
              </m:r>
              <m:ctrlPr>
                <w:rPr>
                  <w:rFonts w:ascii="Cambria Math" w:hAnsi="Cambria Math"/>
                  <w:i/>
                  <w:sz w:val="28"/>
                  <w:szCs w:val="36"/>
                </w:rPr>
              </m:ctrlPr>
            </m:den>
          </m:f>
        </m:oMath>
      </m:oMathPara>
    </w:p>
    <w:p w14:paraId="04B2DEEB">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上述公式中DT为反光组件实际相邻间距，H为隧道中心线拱顶与路面净距，H'为隧道检修道侧壁高度，G'为隧道检修道侧壁至隧道中线水平距离，ΔH为反光组件</w:t>
      </w:r>
      <w:r>
        <w:rPr>
          <w:rFonts w:hint="eastAsia" w:eastAsia="楷体" w:cs="Times New Roman"/>
          <w:sz w:val="28"/>
          <w:szCs w:val="28"/>
          <w:highlight w:val="none"/>
          <w:lang w:eastAsia="zh-CN"/>
        </w:rPr>
        <w:t>下缘端点</w:t>
      </w:r>
      <w:r>
        <w:rPr>
          <w:rFonts w:hint="default" w:ascii="Times New Roman" w:hAnsi="Times New Roman" w:eastAsia="楷体" w:cs="Times New Roman"/>
          <w:sz w:val="28"/>
          <w:szCs w:val="28"/>
          <w:highlight w:val="none"/>
        </w:rPr>
        <w:t>至检修道高度，ΔG为反光组件</w:t>
      </w:r>
      <w:r>
        <w:rPr>
          <w:rFonts w:hint="eastAsia" w:eastAsia="楷体" w:cs="Times New Roman"/>
          <w:sz w:val="28"/>
          <w:szCs w:val="28"/>
          <w:highlight w:val="none"/>
          <w:lang w:eastAsia="zh-CN"/>
        </w:rPr>
        <w:t>下缘端点</w:t>
      </w:r>
      <w:r>
        <w:rPr>
          <w:rFonts w:hint="default" w:ascii="Times New Roman" w:hAnsi="Times New Roman" w:eastAsia="楷体" w:cs="Times New Roman"/>
          <w:sz w:val="28"/>
          <w:szCs w:val="28"/>
          <w:highlight w:val="none"/>
        </w:rPr>
        <w:t>至隧道中线水平距离，i%为隧道路面超高旋转角度。</w:t>
      </w:r>
    </w:p>
    <w:p w14:paraId="7546D7B6">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结合典型的单向两车道隧道断面几何参数进行数据验证，已知前述步骤确定的间距DT为5m，且H约为7.4m，H'约为0.4m，G'约为4.57m，超高旋转角度i%为正百分之2，ΔH约为2.0m，ΔG约为5.65m。将上述参数代入空间三维几何模型，求得发光组件至该</w:t>
      </w:r>
      <w:r>
        <w:rPr>
          <w:rFonts w:hint="eastAsia" w:eastAsia="楷体" w:cs="Times New Roman"/>
          <w:sz w:val="28"/>
          <w:szCs w:val="28"/>
          <w:highlight w:val="none"/>
          <w:lang w:eastAsia="zh-CN"/>
        </w:rPr>
        <w:t>下缘端点</w:t>
      </w:r>
      <w:r>
        <w:rPr>
          <w:rFonts w:hint="default" w:ascii="Times New Roman" w:hAnsi="Times New Roman" w:eastAsia="楷体" w:cs="Times New Roman"/>
          <w:sz w:val="28"/>
          <w:szCs w:val="28"/>
          <w:highlight w:val="none"/>
        </w:rPr>
        <w:t>的直线距离d2约为12.56m，该处入射角的余弦值约为0.6059。将上述计算结果与目标照度0.196lx一并代入光强计算公式，推导出满足</w:t>
      </w:r>
      <w:r>
        <w:rPr>
          <w:rFonts w:hint="eastAsia" w:eastAsia="楷体" w:cs="Times New Roman"/>
          <w:sz w:val="28"/>
          <w:szCs w:val="28"/>
          <w:highlight w:val="none"/>
          <w:lang w:eastAsia="zh-CN"/>
        </w:rPr>
        <w:t>下缘端点</w:t>
      </w:r>
      <w:r>
        <w:rPr>
          <w:rFonts w:hint="default" w:ascii="Times New Roman" w:hAnsi="Times New Roman" w:eastAsia="楷体" w:cs="Times New Roman"/>
          <w:sz w:val="28"/>
          <w:szCs w:val="28"/>
          <w:highlight w:val="none"/>
        </w:rPr>
        <w:t>反光照明所需的初始光强约为51cd。</w:t>
      </w:r>
    </w:p>
    <w:p w14:paraId="5DE037D3">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同理，针对最优受光点即拱顶中心点进行光强反推时，该处直线距离d1即两倍的DT为10m，光线入射角极小其余弦值近似为1.0。代入光强公式求得照射拱顶中心点所需的初始光强约为19.6cd。</w:t>
      </w:r>
    </w:p>
    <w:p w14:paraId="525492E8">
      <w:pPr>
        <w:ind w:firstLine="480"/>
        <w:rPr>
          <w:rFonts w:hAnsi="Cambria Math"/>
          <w:i w:val="0"/>
          <w:sz w:val="28"/>
          <w:szCs w:val="36"/>
        </w:rPr>
      </w:pPr>
      <w:r>
        <w:rPr>
          <w:rFonts w:hint="eastAsia" w:ascii="Times New Roman" w:hAnsi="Times New Roman" w:eastAsia="楷体" w:cs="Times New Roman"/>
          <w:kern w:val="2"/>
          <w:sz w:val="28"/>
          <w:szCs w:val="28"/>
          <w:highlight w:val="none"/>
          <w:lang w:val="en-US" w:eastAsia="zh-CN" w:bidi="ar-SA"/>
        </w:rPr>
        <w:t>将各所述初始光强的平均值确定为所述发光组件最终所需的光强</w:t>
      </w:r>
      <m:oMath>
        <m:r>
          <m:rPr/>
          <w:rPr>
            <w:rFonts w:ascii="Cambria Math" w:hAnsi="Cambria Math"/>
            <w:sz w:val="28"/>
            <w:szCs w:val="36"/>
          </w:rPr>
          <m:t>I</m:t>
        </m:r>
      </m:oMath>
      <w:r>
        <w:rPr>
          <w:rFonts w:hint="eastAsia" w:ascii="Times New Roman" w:hAnsi="Times New Roman" w:eastAsia="楷体" w:cs="Times New Roman"/>
          <w:kern w:val="2"/>
          <w:sz w:val="28"/>
          <w:szCs w:val="28"/>
          <w:highlight w:val="none"/>
          <w:lang w:val="en-US" w:eastAsia="zh-CN" w:bidi="ar-SA"/>
        </w:rPr>
        <w:t>。</w:t>
      </w:r>
    </w:p>
    <w:p w14:paraId="3B6D7C16">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系统将上述最优受光点与最不利受光点的初始光强即19.6cd与51cd取算术平均值，得出系统发光组件所需的目标光强约为35.3cd。该推算结果表明，结合反光材料的逆反射特性及三维光路几何关系，系统采用较低的光强输出即可实现隧道轮廓的勾勒。该推导结果为选用1W至5W的小功率探照灯提供了理论依据，有利于降低照明系统的整体装机能耗。</w:t>
      </w:r>
    </w:p>
    <w:p w14:paraId="3F1322ED">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ascii="Times New Roman" w:hAnsi="Times New Roman" w:eastAsia="楷体" w:cs="Times New Roman"/>
          <w:kern w:val="2"/>
          <w:sz w:val="28"/>
          <w:szCs w:val="28"/>
          <w:highlight w:val="none"/>
          <w:lang w:val="en-US" w:eastAsia="zh-CN" w:bidi="ar-SA"/>
        </w:rPr>
      </w:pPr>
      <w:r>
        <w:rPr>
          <w:rFonts w:hint="eastAsia" w:eastAsia="楷体" w:cs="Times New Roman"/>
          <w:kern w:val="2"/>
          <w:sz w:val="28"/>
          <w:szCs w:val="28"/>
          <w:highlight w:val="none"/>
          <w:lang w:val="en-US" w:eastAsia="zh-CN" w:bidi="ar-SA"/>
        </w:rPr>
        <w:t>进一步地，</w:t>
      </w:r>
      <w:r>
        <w:rPr>
          <w:rFonts w:hint="default" w:ascii="Times New Roman" w:hAnsi="Times New Roman" w:eastAsia="楷体" w:cs="Times New Roman"/>
          <w:kern w:val="2"/>
          <w:sz w:val="28"/>
          <w:szCs w:val="28"/>
          <w:highlight w:val="none"/>
          <w:lang w:val="en-US" w:eastAsia="zh-CN" w:bidi="ar-SA"/>
        </w:rPr>
        <w:t>还包括针对</w:t>
      </w:r>
      <w:r>
        <w:rPr>
          <w:rFonts w:hint="eastAsia" w:ascii="Times New Roman" w:hAnsi="Times New Roman" w:eastAsia="楷体" w:cs="Times New Roman"/>
          <w:kern w:val="2"/>
          <w:sz w:val="28"/>
          <w:szCs w:val="28"/>
          <w:highlight w:val="none"/>
          <w:lang w:val="en-US" w:eastAsia="zh-CN" w:bidi="ar-SA"/>
        </w:rPr>
        <w:t>隧道路面及侧壁的视觉组件</w:t>
      </w:r>
      <w:r>
        <w:rPr>
          <w:rFonts w:hint="default" w:ascii="Times New Roman" w:hAnsi="Times New Roman" w:eastAsia="楷体" w:cs="Times New Roman"/>
          <w:kern w:val="2"/>
          <w:sz w:val="28"/>
          <w:szCs w:val="28"/>
          <w:highlight w:val="none"/>
          <w:lang w:val="en-US" w:eastAsia="zh-CN" w:bidi="ar-SA"/>
        </w:rPr>
        <w:t>的</w:t>
      </w:r>
      <w:r>
        <w:rPr>
          <w:rFonts w:hint="eastAsia" w:ascii="Times New Roman" w:hAnsi="Times New Roman" w:eastAsia="楷体" w:cs="Times New Roman"/>
          <w:kern w:val="2"/>
          <w:sz w:val="28"/>
          <w:szCs w:val="28"/>
          <w:highlight w:val="none"/>
          <w:lang w:val="en-US" w:eastAsia="zh-CN" w:bidi="ar-SA"/>
        </w:rPr>
        <w:t>设计</w:t>
      </w:r>
      <w:r>
        <w:rPr>
          <w:rFonts w:hint="default" w:ascii="Times New Roman" w:hAnsi="Times New Roman" w:eastAsia="楷体" w:cs="Times New Roman"/>
          <w:kern w:val="2"/>
          <w:sz w:val="28"/>
          <w:szCs w:val="28"/>
          <w:highlight w:val="none"/>
          <w:lang w:val="en-US" w:eastAsia="zh-CN" w:bidi="ar-SA"/>
        </w:rPr>
        <w:t>步骤</w:t>
      </w:r>
      <w:r>
        <w:rPr>
          <w:rFonts w:hint="eastAsia" w:ascii="Times New Roman" w:hAnsi="Times New Roman" w:eastAsia="楷体" w:cs="Times New Roman"/>
          <w:kern w:val="2"/>
          <w:sz w:val="28"/>
          <w:szCs w:val="28"/>
          <w:highlight w:val="none"/>
          <w:lang w:val="en-US" w:eastAsia="zh-CN" w:bidi="ar-SA"/>
        </w:rPr>
        <w:t>；</w:t>
      </w:r>
      <w:r>
        <w:rPr>
          <w:rFonts w:hint="default" w:ascii="Times New Roman" w:hAnsi="Times New Roman" w:eastAsia="楷体" w:cs="Times New Roman"/>
          <w:kern w:val="2"/>
          <w:sz w:val="28"/>
          <w:szCs w:val="28"/>
          <w:highlight w:val="none"/>
          <w:lang w:val="en-US" w:eastAsia="zh-CN" w:bidi="ar-SA"/>
        </w:rPr>
        <w:t>具体包括</w:t>
      </w:r>
      <w:r>
        <w:rPr>
          <w:rFonts w:hint="eastAsia" w:ascii="Times New Roman" w:hAnsi="Times New Roman" w:eastAsia="楷体" w:cs="Times New Roman"/>
          <w:kern w:val="2"/>
          <w:sz w:val="28"/>
          <w:szCs w:val="28"/>
          <w:highlight w:val="none"/>
          <w:lang w:val="en-US" w:eastAsia="zh-CN" w:bidi="ar-SA"/>
        </w:rPr>
        <w:t>路面反光标线、主动发光的LED道钉、侧壁检修道的LED轮廓标</w:t>
      </w:r>
      <w:r>
        <w:rPr>
          <w:rFonts w:hint="eastAsia" w:eastAsia="楷体" w:cs="Times New Roman"/>
          <w:kern w:val="2"/>
          <w:sz w:val="28"/>
          <w:szCs w:val="28"/>
          <w:highlight w:val="none"/>
          <w:lang w:val="en-US" w:eastAsia="zh-CN" w:bidi="ar-SA"/>
        </w:rPr>
        <w:t>的设计</w:t>
      </w:r>
      <w:r>
        <w:rPr>
          <w:rFonts w:hint="eastAsia" w:ascii="Times New Roman" w:hAnsi="Times New Roman" w:eastAsia="楷体" w:cs="Times New Roman"/>
          <w:kern w:val="2"/>
          <w:sz w:val="28"/>
          <w:szCs w:val="28"/>
          <w:highlight w:val="none"/>
          <w:lang w:val="en-US" w:eastAsia="zh-CN" w:bidi="ar-SA"/>
        </w:rPr>
        <w:t>步骤</w:t>
      </w:r>
      <w:r>
        <w:rPr>
          <w:rFonts w:hint="default" w:ascii="Times New Roman" w:hAnsi="Times New Roman" w:eastAsia="楷体" w:cs="Times New Roman"/>
          <w:kern w:val="2"/>
          <w:sz w:val="28"/>
          <w:szCs w:val="28"/>
          <w:highlight w:val="none"/>
          <w:lang w:val="en-US" w:eastAsia="zh-CN" w:bidi="ar-SA"/>
        </w:rPr>
        <w:t>：</w:t>
      </w:r>
    </w:p>
    <w:p w14:paraId="178F79D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ascii="Times New Roman" w:hAnsi="Times New Roman" w:eastAsia="楷体" w:cs="Times New Roman"/>
          <w:kern w:val="2"/>
          <w:sz w:val="28"/>
          <w:szCs w:val="28"/>
          <w:highlight w:val="none"/>
          <w:lang w:val="en-US" w:eastAsia="zh-CN" w:bidi="ar-SA"/>
        </w:rPr>
      </w:pPr>
      <w:r>
        <w:rPr>
          <w:rFonts w:hint="eastAsia" w:ascii="Times New Roman" w:hAnsi="Times New Roman" w:eastAsia="楷体" w:cs="Times New Roman"/>
          <w:kern w:val="2"/>
          <w:sz w:val="28"/>
          <w:szCs w:val="28"/>
          <w:highlight w:val="none"/>
          <w:lang w:val="en-US" w:eastAsia="zh-CN" w:bidi="ar-SA"/>
        </w:rPr>
        <w:t>获取汽车近光灯光强、预设的光线衰减因子、人眼最小可识别亮度以及预设的标线安全系数；结合</w:t>
      </w:r>
      <w:r>
        <w:rPr>
          <w:rFonts w:hint="eastAsia" w:eastAsia="楷体" w:cs="Times New Roman"/>
          <w:kern w:val="2"/>
          <w:sz w:val="28"/>
          <w:szCs w:val="28"/>
          <w:highlight w:val="none"/>
          <w:lang w:val="en-US" w:eastAsia="zh-CN" w:bidi="ar-SA"/>
        </w:rPr>
        <w:t>所述期望</w:t>
      </w:r>
      <w:r>
        <w:rPr>
          <w:rFonts w:hint="eastAsia" w:ascii="Times New Roman" w:hAnsi="Times New Roman" w:eastAsia="楷体" w:cs="Times New Roman"/>
          <w:kern w:val="2"/>
          <w:sz w:val="28"/>
          <w:szCs w:val="28"/>
          <w:highlight w:val="none"/>
          <w:lang w:val="en-US" w:eastAsia="zh-CN" w:bidi="ar-SA"/>
        </w:rPr>
        <w:t>可视距离，计算出所述路面反光标线所需的初始逆反射系数</w:t>
      </w:r>
      <w:r>
        <w:rPr>
          <w:rFonts w:hint="eastAsia" w:hAnsi="Cambria Math"/>
          <w:i w:val="0"/>
          <w:sz w:val="28"/>
          <w:szCs w:val="36"/>
          <w:lang w:eastAsia="zh-CN"/>
        </w:rPr>
        <w:t>，</w:t>
      </w:r>
      <w:r>
        <w:rPr>
          <w:rFonts w:hint="eastAsia" w:ascii="Times New Roman" w:hAnsi="Times New Roman" w:eastAsia="楷体" w:cs="Times New Roman"/>
          <w:kern w:val="2"/>
          <w:sz w:val="28"/>
          <w:szCs w:val="28"/>
          <w:highlight w:val="none"/>
          <w:lang w:val="en-US" w:eastAsia="zh-CN" w:bidi="ar-SA"/>
        </w:rPr>
        <w:t>所述初始反射系数满足如下关系式：</w:t>
      </w:r>
    </w:p>
    <w:p w14:paraId="79DC48E6">
      <w:pPr>
        <w:ind w:firstLine="0" w:firstLineChars="0"/>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r>
            <m:rPr/>
            <w:rPr>
              <w:rFonts w:ascii="Cambria Math" w:hAnsi="Cambria Math"/>
              <w:sz w:val="28"/>
              <w:szCs w:val="36"/>
            </w:rPr>
            <m:t>≥K∙</m:t>
          </m:r>
          <m:f>
            <m:fPr>
              <m:ctrlPr>
                <w:rPr>
                  <w:rFonts w:ascii="Cambria Math" w:hAnsi="Cambria Math"/>
                  <w:i/>
                  <w:sz w:val="28"/>
                  <w:szCs w:val="36"/>
                </w:rPr>
              </m:ctrlPr>
            </m:fPr>
            <m:num>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ascii="Cambria Math" w:hAnsi="Cambria Math"/>
                      <w:sz w:val="28"/>
                      <w:szCs w:val="36"/>
                    </w:rPr>
                    <m:t>min</m:t>
                  </m:r>
                  <m:ctrlPr>
                    <w:rPr>
                      <w:rFonts w:ascii="Cambria Math" w:hAnsi="Cambria Math"/>
                      <w:i/>
                      <w:sz w:val="28"/>
                      <w:szCs w:val="36"/>
                    </w:rPr>
                  </m:ctrlPr>
                </m:sub>
              </m:sSub>
              <m:r>
                <m:rPr/>
                <w:rPr>
                  <w:rFonts w:ascii="Cambria Math" w:hAnsi="Cambria Math"/>
                  <w:sz w:val="28"/>
                  <w:szCs w:val="36"/>
                </w:rPr>
                <m:t>∙</m:t>
              </m:r>
              <m:sSup>
                <m:sSupPr>
                  <m:ctrlPr>
                    <w:rPr>
                      <w:rFonts w:ascii="Cambria Math" w:hAnsi="Cambria Math"/>
                      <w:i/>
                      <w:sz w:val="28"/>
                      <w:szCs w:val="36"/>
                    </w:rPr>
                  </m:ctrlPr>
                </m:sSupPr>
                <m:e>
                  <m:r>
                    <m:rPr/>
                    <w:rPr>
                      <w:rFonts w:ascii="Cambria Math" w:hAnsi="Cambria Math"/>
                      <w:sz w:val="28"/>
                      <w:szCs w:val="36"/>
                    </w:rPr>
                    <m:t>S</m:t>
                  </m:r>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ctrlPr>
                <w:rPr>
                  <w:rFonts w:ascii="Cambria Math" w:hAnsi="Cambria Math"/>
                  <w:i/>
                  <w:sz w:val="28"/>
                  <w:szCs w:val="36"/>
                </w:rPr>
              </m:ctrlPr>
            </m:num>
            <m:den>
              <m:r>
                <m:rPr/>
                <w:rPr>
                  <w:rFonts w:hint="eastAsia" w:ascii="Cambria Math" w:hAnsi="Cambria Math"/>
                  <w:sz w:val="28"/>
                  <w:szCs w:val="36"/>
                </w:rPr>
                <m:t>f</m:t>
              </m:r>
              <m:r>
                <m:rPr/>
                <w:rPr>
                  <w:rFonts w:ascii="Cambria Math" w:hAnsi="Cambria Math"/>
                  <w:sz w:val="28"/>
                  <w:szCs w:val="36"/>
                </w:rPr>
                <m:t>(α,β)∙</m:t>
              </m:r>
              <m:sSub>
                <m:sSubPr>
                  <m:ctrlPr>
                    <w:rPr>
                      <w:rFonts w:ascii="Cambria Math" w:hAnsi="Cambria Math"/>
                      <w:i/>
                      <w:sz w:val="28"/>
                      <w:szCs w:val="36"/>
                    </w:rPr>
                  </m:ctrlPr>
                </m:sSubPr>
                <m:e>
                  <m:r>
                    <m:rPr/>
                    <w:rPr>
                      <w:rFonts w:ascii="Cambria Math" w:hAnsi="Cambria Math"/>
                      <w:sz w:val="28"/>
                      <w:szCs w:val="36"/>
                    </w:rPr>
                    <m:t>I</m:t>
                  </m:r>
                  <m:ctrlPr>
                    <w:rPr>
                      <w:rFonts w:ascii="Cambria Math" w:hAnsi="Cambria Math"/>
                      <w:i/>
                      <w:sz w:val="28"/>
                      <w:szCs w:val="36"/>
                    </w:rPr>
                  </m:ctrlPr>
                </m:e>
                <m:sub>
                  <m:r>
                    <m:rPr/>
                    <w:rPr>
                      <w:rFonts w:hint="eastAsia" w:ascii="Cambria Math" w:hAnsi="Cambria Math"/>
                      <w:sz w:val="28"/>
                      <w:szCs w:val="36"/>
                    </w:rPr>
                    <m:t>车</m:t>
                  </m:r>
                  <m:ctrlPr>
                    <w:rPr>
                      <w:rFonts w:ascii="Cambria Math" w:hAnsi="Cambria Math"/>
                      <w:i/>
                      <w:sz w:val="28"/>
                      <w:szCs w:val="36"/>
                    </w:rPr>
                  </m:ctrlPr>
                </m:sub>
              </m:sSub>
              <m:ctrlPr>
                <w:rPr>
                  <w:rFonts w:ascii="Cambria Math" w:hAnsi="Cambria Math"/>
                  <w:i/>
                  <w:sz w:val="28"/>
                  <w:szCs w:val="36"/>
                </w:rPr>
              </m:ctrlPr>
            </m:den>
          </m:f>
        </m:oMath>
      </m:oMathPara>
    </w:p>
    <w:p w14:paraId="337C7DBB">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firstLine="560" w:firstLineChars="200"/>
        <w:textAlignment w:val="auto"/>
        <w:rPr>
          <w:rFonts w:hint="default" w:hAnsi="Times New Roman" w:eastAsia="楷体"/>
          <w:i w:val="0"/>
          <w:sz w:val="28"/>
          <w:szCs w:val="28"/>
          <w:highlight w:val="none"/>
          <w:lang w:val="en-US" w:eastAsia="zh-CN"/>
        </w:rPr>
      </w:pPr>
      <w:r>
        <w:rPr>
          <w:rFonts w:hint="default" w:hAnsi="Times New Roman" w:eastAsia="楷体"/>
          <w:i w:val="0"/>
          <w:sz w:val="28"/>
          <w:szCs w:val="28"/>
          <w:highlight w:val="none"/>
          <w:lang w:val="en-US" w:eastAsia="zh-CN"/>
        </w:rPr>
        <w:t>式中，</w:t>
      </w:r>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oMath>
      <w:r>
        <w:rPr>
          <w:rFonts w:hint="default" w:hAnsi="Times New Roman" w:eastAsia="楷体"/>
          <w:i w:val="0"/>
          <w:sz w:val="28"/>
          <w:szCs w:val="28"/>
          <w:highlight w:val="none"/>
          <w:lang w:val="en-US" w:eastAsia="zh-CN"/>
        </w:rPr>
        <w:t>为所述路面反光标线所需的初始逆反射系数；</w:t>
      </w:r>
      <m:oMath>
        <m:r>
          <m:rPr/>
          <w:rPr>
            <w:rFonts w:ascii="Cambria Math" w:hAnsi="Cambria Math"/>
            <w:sz w:val="28"/>
            <w:szCs w:val="36"/>
          </w:rPr>
          <m:t>K</m:t>
        </m:r>
      </m:oMath>
      <w:r>
        <w:rPr>
          <w:rFonts w:hint="default" w:hAnsi="Times New Roman" w:eastAsia="楷体"/>
          <w:i w:val="0"/>
          <w:sz w:val="28"/>
          <w:szCs w:val="28"/>
          <w:highlight w:val="none"/>
          <w:lang w:val="en-US" w:eastAsia="zh-CN"/>
        </w:rPr>
        <w:t>为预设的标线安全系数；</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ascii="Cambria Math" w:hAnsi="Cambria Math"/>
                <w:sz w:val="28"/>
                <w:szCs w:val="36"/>
              </w:rPr>
              <m:t>min</m:t>
            </m:r>
            <m:ctrlPr>
              <w:rPr>
                <w:rFonts w:ascii="Cambria Math" w:hAnsi="Cambria Math"/>
                <w:i/>
                <w:sz w:val="28"/>
                <w:szCs w:val="36"/>
              </w:rPr>
            </m:ctrlPr>
          </m:sub>
        </m:sSub>
      </m:oMath>
      <w:r>
        <w:rPr>
          <w:rFonts w:hint="default" w:hAnsi="Times New Roman" w:eastAsia="楷体"/>
          <w:i w:val="0"/>
          <w:sz w:val="28"/>
          <w:szCs w:val="28"/>
          <w:highlight w:val="none"/>
          <w:lang w:val="en-US" w:eastAsia="zh-CN"/>
        </w:rPr>
        <w:t>为人眼最小可识别亮度；</w:t>
      </w:r>
      <m:oMath>
        <m:r>
          <m:rPr/>
          <w:rPr>
            <w:rFonts w:ascii="Cambria Math" w:hAnsi="Cambria Math"/>
            <w:sz w:val="28"/>
            <w:szCs w:val="36"/>
          </w:rPr>
          <m:t>S</m:t>
        </m:r>
      </m:oMath>
      <w:r>
        <w:rPr>
          <w:rFonts w:hint="default" w:hAnsi="Times New Roman" w:eastAsia="楷体"/>
          <w:i w:val="0"/>
          <w:sz w:val="28"/>
          <w:szCs w:val="28"/>
          <w:highlight w:val="none"/>
          <w:lang w:val="en-US" w:eastAsia="zh-CN"/>
        </w:rPr>
        <w:t>为所述期望可视距离；</w:t>
      </w:r>
      <m:oMath>
        <m:r>
          <m:rPr/>
          <w:rPr>
            <w:rFonts w:hint="eastAsia" w:ascii="Cambria Math" w:hAnsi="Cambria Math"/>
            <w:sz w:val="28"/>
            <w:szCs w:val="36"/>
          </w:rPr>
          <m:t>f</m:t>
        </m:r>
        <m:r>
          <m:rPr/>
          <w:rPr>
            <w:rFonts w:ascii="Cambria Math" w:hAnsi="Cambria Math"/>
            <w:sz w:val="28"/>
            <w:szCs w:val="36"/>
          </w:rPr>
          <m:t>(α,β)</m:t>
        </m:r>
      </m:oMath>
      <w:r>
        <w:rPr>
          <w:rFonts w:hint="default" w:hAnsi="Times New Roman" w:eastAsia="楷体"/>
          <w:i w:val="0"/>
          <w:sz w:val="28"/>
          <w:szCs w:val="28"/>
          <w:highlight w:val="none"/>
          <w:lang w:val="en-US" w:eastAsia="zh-CN"/>
        </w:rPr>
        <w:t>为预设的光线衰减因子；</w:t>
      </w:r>
      <m:oMath>
        <m:sSub>
          <m:sSubPr>
            <m:ctrlPr>
              <w:rPr>
                <w:rFonts w:ascii="Cambria Math" w:hAnsi="Cambria Math"/>
                <w:i/>
                <w:sz w:val="28"/>
                <w:szCs w:val="36"/>
              </w:rPr>
            </m:ctrlPr>
          </m:sSubPr>
          <m:e>
            <m:r>
              <m:rPr/>
              <w:rPr>
                <w:rFonts w:ascii="Cambria Math" w:hAnsi="Cambria Math"/>
                <w:sz w:val="28"/>
                <w:szCs w:val="36"/>
              </w:rPr>
              <m:t>I</m:t>
            </m:r>
            <m:ctrlPr>
              <w:rPr>
                <w:rFonts w:ascii="Cambria Math" w:hAnsi="Cambria Math"/>
                <w:i/>
                <w:sz w:val="28"/>
                <w:szCs w:val="36"/>
              </w:rPr>
            </m:ctrlPr>
          </m:e>
          <m:sub>
            <m:r>
              <m:rPr/>
              <w:rPr>
                <w:rFonts w:hint="eastAsia" w:ascii="Cambria Math" w:hAnsi="Cambria Math"/>
                <w:sz w:val="28"/>
                <w:szCs w:val="36"/>
              </w:rPr>
              <m:t>车</m:t>
            </m:r>
            <m:ctrlPr>
              <w:rPr>
                <w:rFonts w:ascii="Cambria Math" w:hAnsi="Cambria Math"/>
                <w:i/>
                <w:sz w:val="28"/>
                <w:szCs w:val="36"/>
              </w:rPr>
            </m:ctrlPr>
          </m:sub>
        </m:sSub>
      </m:oMath>
      <w:r>
        <w:rPr>
          <w:rFonts w:hint="default" w:hAnsi="Times New Roman" w:eastAsia="楷体"/>
          <w:i w:val="0"/>
          <w:sz w:val="28"/>
          <w:szCs w:val="28"/>
          <w:highlight w:val="none"/>
          <w:lang w:val="en-US" w:eastAsia="zh-CN"/>
        </w:rPr>
        <w:t>为汽车近光灯光强。</w:t>
      </w:r>
    </w:p>
    <w:p w14:paraId="525DB20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ascii="Times New Roman" w:hAnsi="Times New Roman" w:eastAsia="楷体" w:cs="Times New Roman"/>
          <w:kern w:val="2"/>
          <w:sz w:val="28"/>
          <w:szCs w:val="28"/>
          <w:highlight w:val="none"/>
          <w:lang w:val="en-US" w:eastAsia="zh-CN" w:bidi="ar-SA"/>
        </w:rPr>
      </w:pPr>
      <w:r>
        <w:rPr>
          <w:rFonts w:hint="eastAsia" w:ascii="Times New Roman" w:hAnsi="Times New Roman" w:eastAsia="楷体" w:cs="Times New Roman"/>
          <w:kern w:val="2"/>
          <w:sz w:val="28"/>
          <w:szCs w:val="28"/>
          <w:highlight w:val="none"/>
          <w:lang w:val="en-US" w:eastAsia="zh-CN" w:bidi="ar-SA"/>
        </w:rPr>
        <w:t>在本步骤的具体工程换算中，系统旨在确保在汽车近光灯照射下底层路面反光标线具备足够的可见度。根据基础光学原理，汽车灯光照射到距离S处的反光标线上时，结合</w:t>
      </w:r>
      <w:r>
        <w:rPr>
          <w:rFonts w:hint="eastAsia" w:eastAsia="楷体" w:cs="Times New Roman"/>
          <w:kern w:val="2"/>
          <w:sz w:val="28"/>
          <w:szCs w:val="28"/>
          <w:highlight w:val="none"/>
          <w:lang w:val="en-US" w:eastAsia="zh-CN" w:bidi="ar-SA"/>
        </w:rPr>
        <w:t>光线</w:t>
      </w:r>
      <w:r>
        <w:rPr>
          <w:rFonts w:hint="eastAsia" w:ascii="Times New Roman" w:hAnsi="Times New Roman" w:eastAsia="楷体" w:cs="Times New Roman"/>
          <w:kern w:val="2"/>
          <w:sz w:val="28"/>
          <w:szCs w:val="28"/>
          <w:highlight w:val="none"/>
          <w:lang w:val="en-US" w:eastAsia="zh-CN" w:bidi="ar-SA"/>
        </w:rPr>
        <w:t>衰减因子</w:t>
      </w:r>
      <m:oMath>
        <m:r>
          <m:rPr/>
          <w:rPr>
            <w:rFonts w:hint="eastAsia" w:ascii="Cambria Math" w:hAnsi="Cambria Math"/>
            <w:sz w:val="28"/>
            <w:szCs w:val="36"/>
          </w:rPr>
          <m:t>f</m:t>
        </m:r>
        <m:r>
          <m:rPr/>
          <w:rPr>
            <w:rFonts w:ascii="Cambria Math" w:hAnsi="Cambria Math"/>
            <w:sz w:val="28"/>
            <w:szCs w:val="36"/>
          </w:rPr>
          <m:t>(α,β)</m:t>
        </m:r>
      </m:oMath>
      <w:r>
        <w:rPr>
          <w:rFonts w:hint="eastAsia" w:ascii="Times New Roman" w:hAnsi="Times New Roman" w:eastAsia="楷体" w:cs="Times New Roman"/>
          <w:kern w:val="2"/>
          <w:sz w:val="28"/>
          <w:szCs w:val="28"/>
          <w:highlight w:val="none"/>
          <w:lang w:val="en-US" w:eastAsia="zh-CN" w:bidi="ar-SA"/>
        </w:rPr>
        <w:t>，此处反光标线的照度</w:t>
      </w:r>
      <m:oMath>
        <m:sSub>
          <m:sSubPr>
            <m:ctrlPr>
              <w:rPr>
                <w:rFonts w:ascii="Cambria Math" w:hAnsi="Cambria Math"/>
                <w:i/>
                <w:sz w:val="28"/>
                <w:szCs w:val="36"/>
              </w:rPr>
            </m:ctrlPr>
          </m:sSubPr>
          <m:e>
            <m:r>
              <m:rPr/>
              <w:rPr>
                <w:rFonts w:hint="eastAsia" w:ascii="Cambria Math" w:hAnsi="Cambria Math"/>
                <w:sz w:val="28"/>
                <w:szCs w:val="36"/>
              </w:rPr>
              <m:t>E</m:t>
            </m:r>
            <m:ctrlPr>
              <w:rPr>
                <w:rFonts w:ascii="Cambria Math" w:hAnsi="Cambria Math"/>
                <w:i/>
                <w:sz w:val="28"/>
                <w:szCs w:val="36"/>
              </w:rPr>
            </m:ctrlPr>
          </m:e>
          <m:sub>
            <m:r>
              <m:rPr/>
              <w:rPr>
                <w:rFonts w:hint="eastAsia" w:ascii="Cambria Math" w:hAnsi="Cambria Math"/>
                <w:sz w:val="28"/>
                <w:szCs w:val="36"/>
              </w:rPr>
              <m:t>s</m:t>
            </m:r>
            <m:ctrlPr>
              <w:rPr>
                <w:rFonts w:ascii="Cambria Math" w:hAnsi="Cambria Math"/>
                <w:i/>
                <w:sz w:val="28"/>
                <w:szCs w:val="36"/>
              </w:rPr>
            </m:ctrlPr>
          </m:sub>
        </m:sSub>
      </m:oMath>
      <w:r>
        <w:rPr>
          <w:rFonts w:hint="eastAsia" w:ascii="Times New Roman" w:hAnsi="Times New Roman" w:eastAsia="楷体" w:cs="Times New Roman"/>
          <w:kern w:val="2"/>
          <w:sz w:val="28"/>
          <w:szCs w:val="28"/>
          <w:highlight w:val="none"/>
          <w:lang w:val="en-US" w:eastAsia="zh-CN" w:bidi="ar-SA"/>
        </w:rPr>
        <w:t>的理论计算公式为：</w:t>
      </w:r>
    </w:p>
    <w:p w14:paraId="478AD193">
      <w:pPr>
        <w:ind w:firstLine="0" w:firstLineChars="0"/>
        <w:jc w:val="center"/>
        <w:rPr>
          <w:sz w:val="28"/>
          <w:szCs w:val="36"/>
        </w:rPr>
      </w:pPr>
      <m:oMathPara>
        <m:oMath>
          <m:sSub>
            <m:sSubPr>
              <m:ctrlPr>
                <w:rPr>
                  <w:rFonts w:ascii="Cambria Math" w:hAnsi="Cambria Math"/>
                  <w:i/>
                  <w:sz w:val="28"/>
                  <w:szCs w:val="36"/>
                </w:rPr>
              </m:ctrlPr>
            </m:sSubPr>
            <m:e>
              <m:r>
                <m:rPr/>
                <w:rPr>
                  <w:rFonts w:hint="eastAsia" w:ascii="Cambria Math" w:hAnsi="Cambria Math"/>
                  <w:sz w:val="28"/>
                  <w:szCs w:val="36"/>
                </w:rPr>
                <m:t>E</m:t>
              </m:r>
              <m:ctrlPr>
                <w:rPr>
                  <w:rFonts w:ascii="Cambria Math" w:hAnsi="Cambria Math"/>
                  <w:i/>
                  <w:sz w:val="28"/>
                  <w:szCs w:val="36"/>
                </w:rPr>
              </m:ctrlPr>
            </m:e>
            <m:sub>
              <m:r>
                <m:rPr/>
                <w:rPr>
                  <w:rFonts w:hint="eastAsia" w:ascii="Cambria Math" w:hAnsi="Cambria Math"/>
                  <w:sz w:val="28"/>
                  <w:szCs w:val="36"/>
                </w:rPr>
                <m:t>s</m:t>
              </m:r>
              <m:ctrlPr>
                <w:rPr>
                  <w:rFonts w:ascii="Cambria Math" w:hAnsi="Cambria Math"/>
                  <w:i/>
                  <w:sz w:val="28"/>
                  <w:szCs w:val="36"/>
                </w:rPr>
              </m:ctrlPr>
            </m:sub>
          </m:sSub>
          <m:r>
            <m:rPr/>
            <w:rPr>
              <w:rFonts w:hint="eastAsia" w:ascii="Cambria Math" w:hAnsi="Cambria Math"/>
              <w:sz w:val="28"/>
              <w:szCs w:val="36"/>
            </w:rPr>
            <m:t>=f</m:t>
          </m:r>
          <m:r>
            <m:rPr/>
            <w:rPr>
              <w:rFonts w:ascii="Cambria Math" w:hAnsi="Cambria Math"/>
              <w:sz w:val="28"/>
              <w:szCs w:val="36"/>
            </w:rPr>
            <m:t>(α,β)∙</m:t>
          </m:r>
          <m:f>
            <m:fPr>
              <m:ctrlPr>
                <w:rPr>
                  <w:rFonts w:ascii="Cambria Math" w:hAnsi="Cambria Math"/>
                  <w:i/>
                  <w:sz w:val="28"/>
                  <w:szCs w:val="36"/>
                </w:rPr>
              </m:ctrlPr>
            </m:fPr>
            <m:num>
              <m:sSub>
                <m:sSubPr>
                  <m:ctrlPr>
                    <w:rPr>
                      <w:rFonts w:ascii="Cambria Math" w:hAnsi="Cambria Math"/>
                      <w:i/>
                      <w:sz w:val="28"/>
                      <w:szCs w:val="36"/>
                    </w:rPr>
                  </m:ctrlPr>
                </m:sSubPr>
                <m:e>
                  <m:r>
                    <m:rPr/>
                    <w:rPr>
                      <w:rFonts w:ascii="Cambria Math" w:hAnsi="Cambria Math"/>
                      <w:sz w:val="28"/>
                      <w:szCs w:val="36"/>
                    </w:rPr>
                    <m:t>I</m:t>
                  </m:r>
                  <m:ctrlPr>
                    <w:rPr>
                      <w:rFonts w:ascii="Cambria Math" w:hAnsi="Cambria Math"/>
                      <w:i/>
                      <w:sz w:val="28"/>
                      <w:szCs w:val="36"/>
                    </w:rPr>
                  </m:ctrlPr>
                </m:e>
                <m:sub>
                  <m:r>
                    <m:rPr/>
                    <w:rPr>
                      <w:rFonts w:hint="eastAsia" w:ascii="Cambria Math" w:hAnsi="Cambria Math"/>
                      <w:sz w:val="28"/>
                      <w:szCs w:val="36"/>
                    </w:rPr>
                    <m:t>车</m:t>
                  </m:r>
                  <m:ctrlPr>
                    <w:rPr>
                      <w:rFonts w:ascii="Cambria Math" w:hAnsi="Cambria Math"/>
                      <w:i/>
                      <w:sz w:val="28"/>
                      <w:szCs w:val="36"/>
                    </w:rPr>
                  </m:ctrlPr>
                </m:sub>
              </m:sSub>
              <m:ctrlPr>
                <w:rPr>
                  <w:rFonts w:ascii="Cambria Math" w:hAnsi="Cambria Math"/>
                  <w:i/>
                  <w:sz w:val="28"/>
                  <w:szCs w:val="36"/>
                </w:rPr>
              </m:ctrlPr>
            </m:num>
            <m:den>
              <m:sSup>
                <m:sSupPr>
                  <m:ctrlPr>
                    <w:rPr>
                      <w:rFonts w:ascii="Cambria Math" w:hAnsi="Cambria Math"/>
                      <w:i/>
                      <w:sz w:val="28"/>
                      <w:szCs w:val="36"/>
                    </w:rPr>
                  </m:ctrlPr>
                </m:sSupPr>
                <m:e>
                  <m:r>
                    <m:rPr/>
                    <w:rPr>
                      <w:rFonts w:ascii="Cambria Math" w:hAnsi="Cambria Math"/>
                      <w:sz w:val="28"/>
                      <w:szCs w:val="36"/>
                    </w:rPr>
                    <m:t>S</m:t>
                  </m:r>
                  <m:ctrlPr>
                    <w:rPr>
                      <w:rFonts w:ascii="Cambria Math" w:hAnsi="Cambria Math"/>
                      <w:i/>
                      <w:sz w:val="28"/>
                      <w:szCs w:val="36"/>
                    </w:rPr>
                  </m:ctrlPr>
                </m:e>
                <m:sup>
                  <m:r>
                    <m:rPr/>
                    <w:rPr>
                      <w:rFonts w:ascii="Cambria Math" w:hAnsi="Cambria Math"/>
                      <w:sz w:val="28"/>
                      <w:szCs w:val="36"/>
                    </w:rPr>
                    <m:t>2</m:t>
                  </m:r>
                  <m:ctrlPr>
                    <w:rPr>
                      <w:rFonts w:ascii="Cambria Math" w:hAnsi="Cambria Math"/>
                      <w:i/>
                      <w:sz w:val="28"/>
                      <w:szCs w:val="36"/>
                    </w:rPr>
                  </m:ctrlPr>
                </m:sup>
              </m:sSup>
              <m:ctrlPr>
                <w:rPr>
                  <w:rFonts w:ascii="Cambria Math" w:hAnsi="Cambria Math"/>
                  <w:i/>
                  <w:sz w:val="28"/>
                  <w:szCs w:val="36"/>
                </w:rPr>
              </m:ctrlPr>
            </m:den>
          </m:f>
        </m:oMath>
      </m:oMathPara>
    </w:p>
    <w:p w14:paraId="1BEF48A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Times New Roman" w:eastAsia="楷体" w:cs="Times New Roman"/>
          <w:kern w:val="2"/>
          <w:sz w:val="28"/>
          <w:szCs w:val="28"/>
          <w:highlight w:val="none"/>
          <w:lang w:val="en-US" w:eastAsia="zh-CN" w:bidi="ar-SA"/>
        </w:rPr>
      </w:pPr>
      <w:r>
        <w:rPr>
          <w:rFonts w:hint="default" w:ascii="Times New Roman" w:hAnsi="Times New Roman" w:eastAsia="楷体" w:cs="Times New Roman"/>
          <w:kern w:val="2"/>
          <w:sz w:val="28"/>
          <w:szCs w:val="28"/>
          <w:highlight w:val="none"/>
          <w:lang w:val="en-US" w:eastAsia="zh-CN" w:bidi="ar-SA"/>
        </w:rPr>
        <w:t>反光标线的初始逆反射系数</w:t>
      </w:r>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oMath>
      <w:r>
        <w:rPr>
          <w:rFonts w:hint="default" w:ascii="Times New Roman" w:hAnsi="Times New Roman" w:eastAsia="楷体" w:cs="Times New Roman"/>
          <w:kern w:val="2"/>
          <w:sz w:val="28"/>
          <w:szCs w:val="28"/>
          <w:highlight w:val="none"/>
          <w:lang w:val="en-US" w:eastAsia="zh-CN" w:bidi="ar-SA"/>
        </w:rPr>
        <w:t>定义为逆反射亮</w:t>
      </w:r>
      <w:r>
        <w:rPr>
          <w:rFonts w:hint="eastAsia" w:eastAsia="楷体" w:cs="Times New Roman"/>
          <w:kern w:val="2"/>
          <w:sz w:val="28"/>
          <w:szCs w:val="28"/>
          <w:highlight w:val="none"/>
          <w:lang w:val="en-US" w:eastAsia="zh-CN" w:bidi="ar-SA"/>
        </w:rPr>
        <w:t>度</w:t>
      </w:r>
      <w:r>
        <w:rPr>
          <w:rFonts w:hint="default" w:ascii="Times New Roman" w:hAnsi="Times New Roman" w:eastAsia="楷体" w:cs="Times New Roman"/>
          <w:kern w:val="2"/>
          <w:sz w:val="28"/>
          <w:szCs w:val="28"/>
          <w:highlight w:val="none"/>
          <w:lang w:val="en-US" w:eastAsia="zh-CN" w:bidi="ar-SA"/>
        </w:rPr>
        <w:t>L与所述照度</w:t>
      </w:r>
      <m:oMath>
        <m:sSub>
          <m:sSubPr>
            <m:ctrlPr>
              <w:rPr>
                <w:rFonts w:ascii="Cambria Math" w:hAnsi="Cambria Math"/>
                <w:i/>
                <w:sz w:val="28"/>
                <w:szCs w:val="36"/>
              </w:rPr>
            </m:ctrlPr>
          </m:sSubPr>
          <m:e>
            <m:r>
              <m:rPr/>
              <w:rPr>
                <w:rFonts w:hint="eastAsia" w:ascii="Cambria Math" w:hAnsi="Cambria Math"/>
                <w:sz w:val="28"/>
                <w:szCs w:val="36"/>
              </w:rPr>
              <m:t>E</m:t>
            </m:r>
            <m:ctrlPr>
              <w:rPr>
                <w:rFonts w:ascii="Cambria Math" w:hAnsi="Cambria Math"/>
                <w:i/>
                <w:sz w:val="28"/>
                <w:szCs w:val="36"/>
              </w:rPr>
            </m:ctrlPr>
          </m:e>
          <m:sub>
            <m:r>
              <m:rPr/>
              <w:rPr>
                <w:rFonts w:hint="eastAsia" w:ascii="Cambria Math" w:hAnsi="Cambria Math"/>
                <w:sz w:val="28"/>
                <w:szCs w:val="36"/>
              </w:rPr>
              <m:t>s</m:t>
            </m:r>
            <m:ctrlPr>
              <w:rPr>
                <w:rFonts w:ascii="Cambria Math" w:hAnsi="Cambria Math"/>
                <w:i/>
                <w:sz w:val="28"/>
                <w:szCs w:val="36"/>
              </w:rPr>
            </m:ctrlPr>
          </m:sub>
        </m:sSub>
      </m:oMath>
      <w:r>
        <w:rPr>
          <w:rFonts w:hint="default" w:ascii="Times New Roman" w:hAnsi="Times New Roman" w:eastAsia="楷体" w:cs="Times New Roman"/>
          <w:kern w:val="2"/>
          <w:sz w:val="28"/>
          <w:szCs w:val="28"/>
          <w:highlight w:val="none"/>
          <w:lang w:val="en-US" w:eastAsia="zh-CN" w:bidi="ar-SA"/>
        </w:rPr>
        <w:t>的比值，即：</w:t>
      </w:r>
    </w:p>
    <w:p w14:paraId="58B2C02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r>
            <m:rPr/>
            <w:rPr>
              <w:rFonts w:ascii="Cambria Math" w:hAnsi="Cambria Math"/>
              <w:sz w:val="28"/>
              <w:szCs w:val="36"/>
            </w:rPr>
            <m:t>=</m:t>
          </m:r>
          <m:f>
            <m:fPr>
              <m:ctrlPr>
                <w:rPr>
                  <w:rFonts w:ascii="Cambria Math" w:hAnsi="Cambria Math"/>
                  <w:i/>
                  <w:sz w:val="28"/>
                  <w:szCs w:val="36"/>
                </w:rPr>
              </m:ctrlPr>
            </m:fPr>
            <m:num>
              <m:r>
                <m:rPr/>
                <w:rPr>
                  <w:rFonts w:ascii="Cambria Math" w:hAnsi="Cambria Math"/>
                  <w:sz w:val="28"/>
                  <w:szCs w:val="36"/>
                </w:rPr>
                <m:t>L</m:t>
              </m:r>
              <m:ctrlPr>
                <w:rPr>
                  <w:rFonts w:ascii="Cambria Math" w:hAnsi="Cambria Math"/>
                  <w:i/>
                  <w:sz w:val="28"/>
                  <w:szCs w:val="36"/>
                </w:rPr>
              </m:ctrlPr>
            </m:num>
            <m:den>
              <m:sSub>
                <m:sSubPr>
                  <m:ctrlPr>
                    <w:rPr>
                      <w:rFonts w:ascii="Cambria Math" w:hAnsi="Cambria Math"/>
                      <w:i/>
                      <w:sz w:val="28"/>
                      <w:szCs w:val="36"/>
                    </w:rPr>
                  </m:ctrlPr>
                </m:sSubPr>
                <m:e>
                  <m:r>
                    <m:rPr/>
                    <w:rPr>
                      <w:rFonts w:hint="eastAsia" w:ascii="Cambria Math" w:hAnsi="Cambria Math"/>
                      <w:sz w:val="28"/>
                      <w:szCs w:val="36"/>
                    </w:rPr>
                    <m:t>E</m:t>
                  </m:r>
                  <m:ctrlPr>
                    <w:rPr>
                      <w:rFonts w:ascii="Cambria Math" w:hAnsi="Cambria Math"/>
                      <w:i/>
                      <w:sz w:val="28"/>
                      <w:szCs w:val="36"/>
                    </w:rPr>
                  </m:ctrlPr>
                </m:e>
                <m:sub>
                  <m:r>
                    <m:rPr/>
                    <w:rPr>
                      <w:rFonts w:hint="eastAsia" w:ascii="Cambria Math" w:hAnsi="Cambria Math"/>
                      <w:sz w:val="28"/>
                      <w:szCs w:val="36"/>
                    </w:rPr>
                    <m:t>s</m:t>
                  </m:r>
                  <m:ctrlPr>
                    <w:rPr>
                      <w:rFonts w:ascii="Cambria Math" w:hAnsi="Cambria Math"/>
                      <w:i/>
                      <w:sz w:val="28"/>
                      <w:szCs w:val="36"/>
                    </w:rPr>
                  </m:ctrlPr>
                </m:sub>
              </m:sSub>
              <m:ctrlPr>
                <w:rPr>
                  <w:rFonts w:ascii="Cambria Math" w:hAnsi="Cambria Math"/>
                  <w:i/>
                  <w:sz w:val="28"/>
                  <w:szCs w:val="36"/>
                </w:rPr>
              </m:ctrlPr>
            </m:den>
          </m:f>
        </m:oMath>
      </m:oMathPara>
    </w:p>
    <w:p w14:paraId="2924ECE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Times New Roman" w:eastAsia="楷体" w:cs="Times New Roman"/>
          <w:sz w:val="28"/>
          <w:szCs w:val="28"/>
          <w:highlight w:val="none"/>
        </w:rPr>
      </w:pPr>
      <w:r>
        <w:rPr>
          <w:rFonts w:hint="default" w:ascii="Times New Roman" w:hAnsi="Times New Roman" w:eastAsia="楷体" w:cs="Times New Roman"/>
          <w:kern w:val="2"/>
          <w:sz w:val="28"/>
          <w:szCs w:val="28"/>
          <w:highlight w:val="none"/>
          <w:lang w:val="en-US" w:eastAsia="zh-CN" w:bidi="ar-SA"/>
        </w:rPr>
        <w:t>结合实际驾驶工况，要求驾驶员高速行驶时看到标线的反射光需满足L</w:t>
      </w:r>
      <m:oMath>
        <m:sSub>
          <m:sSubPr>
            <m:ctrlPr>
              <w:rPr>
                <w:rFonts w:ascii="Cambria Math" w:hAnsi="Cambria Math"/>
                <w:i/>
                <w:sz w:val="28"/>
                <w:szCs w:val="36"/>
              </w:rPr>
            </m:ctrlPr>
          </m:sSubPr>
          <m:e>
            <m:r>
              <m:rPr/>
              <w:rPr>
                <w:rFonts w:ascii="Cambria Math" w:hAnsi="Cambria Math"/>
                <w:szCs w:val="24"/>
              </w:rPr>
              <m:t>≥</m:t>
            </m:r>
            <m:r>
              <m:rPr/>
              <w:rPr>
                <w:rFonts w:ascii="Cambria Math" w:hAnsi="Cambria Math"/>
                <w:sz w:val="28"/>
                <w:szCs w:val="36"/>
              </w:rPr>
              <m:t>L</m:t>
            </m:r>
            <m:ctrlPr>
              <w:rPr>
                <w:rFonts w:ascii="Cambria Math" w:hAnsi="Cambria Math"/>
                <w:i/>
                <w:sz w:val="28"/>
                <w:szCs w:val="36"/>
              </w:rPr>
            </m:ctrlPr>
          </m:e>
          <m:sub>
            <m:r>
              <m:rPr/>
              <w:rPr>
                <w:rFonts w:ascii="Cambria Math" w:hAnsi="Cambria Math"/>
                <w:sz w:val="28"/>
                <w:szCs w:val="36"/>
              </w:rPr>
              <m:t>min</m:t>
            </m:r>
            <m:ctrlPr>
              <w:rPr>
                <w:rFonts w:ascii="Cambria Math" w:hAnsi="Cambria Math"/>
                <w:i/>
                <w:sz w:val="28"/>
                <w:szCs w:val="36"/>
              </w:rPr>
            </m:ctrlPr>
          </m:sub>
        </m:sSub>
      </m:oMath>
      <w:r>
        <w:rPr>
          <w:rFonts w:hint="default" w:ascii="Times New Roman" w:hAnsi="Times New Roman" w:eastAsia="楷体" w:cs="Times New Roman"/>
          <w:kern w:val="2"/>
          <w:sz w:val="28"/>
          <w:szCs w:val="28"/>
          <w:highlight w:val="none"/>
          <w:lang w:val="en-US" w:eastAsia="zh-CN" w:bidi="ar-SA"/>
        </w:rPr>
        <w:t>。系统获取汽车近光灯光强设定为12000cd，人眼最小可识别亮度取经验值2cd/m²。考虑观测角与入射角的不利组合，衰减因子</w:t>
      </w:r>
      <m:oMath>
        <m:r>
          <m:rPr/>
          <w:rPr>
            <w:rFonts w:hint="eastAsia" w:ascii="Cambria Math" w:hAnsi="Cambria Math"/>
            <w:sz w:val="28"/>
            <w:szCs w:val="36"/>
          </w:rPr>
          <m:t>f</m:t>
        </m:r>
        <m:r>
          <m:rPr/>
          <w:rPr>
            <w:rFonts w:ascii="Cambria Math" w:hAnsi="Cambria Math"/>
            <w:sz w:val="28"/>
            <w:szCs w:val="36"/>
          </w:rPr>
          <m:t>(α,β)</m:t>
        </m:r>
      </m:oMath>
      <w:r>
        <w:rPr>
          <w:rFonts w:hint="default" w:ascii="Times New Roman" w:hAnsi="Times New Roman" w:eastAsia="楷体" w:cs="Times New Roman"/>
          <w:kern w:val="2"/>
          <w:sz w:val="28"/>
          <w:szCs w:val="28"/>
          <w:highlight w:val="none"/>
          <w:lang w:val="en-US" w:eastAsia="zh-CN" w:bidi="ar-SA"/>
        </w:rPr>
        <w:t>取值为百分之1。为吸收标线表面老化引发的亮度衰减，引入标线安全系数K</w:t>
      </w:r>
      <w:r>
        <w:rPr>
          <w:rFonts w:hint="eastAsia" w:eastAsia="楷体" w:cs="Times New Roman"/>
          <w:kern w:val="2"/>
          <w:sz w:val="28"/>
          <w:szCs w:val="28"/>
          <w:highlight w:val="none"/>
          <w:lang w:val="en-US" w:eastAsia="zh-CN" w:bidi="ar-SA"/>
        </w:rPr>
        <w:t>，</w:t>
      </w:r>
      <w:r>
        <w:rPr>
          <w:rFonts w:hint="default" w:ascii="Times New Roman" w:hAnsi="Times New Roman" w:eastAsia="楷体" w:cs="Times New Roman"/>
          <w:kern w:val="2"/>
          <w:sz w:val="28"/>
          <w:szCs w:val="28"/>
          <w:highlight w:val="none"/>
          <w:lang w:val="en-US" w:eastAsia="zh-CN" w:bidi="ar-SA"/>
        </w:rPr>
        <w:t>优选为1.8。以隧道设计时速80km/h对应的</w:t>
      </w:r>
      <w:r>
        <w:rPr>
          <w:rFonts w:hint="eastAsia" w:eastAsia="楷体" w:cs="Times New Roman"/>
          <w:kern w:val="2"/>
          <w:sz w:val="28"/>
          <w:szCs w:val="28"/>
          <w:highlight w:val="none"/>
          <w:lang w:val="en-US" w:eastAsia="zh-CN" w:bidi="ar-SA"/>
        </w:rPr>
        <w:t>期望</w:t>
      </w:r>
      <w:r>
        <w:rPr>
          <w:rFonts w:hint="default" w:ascii="Times New Roman" w:hAnsi="Times New Roman" w:eastAsia="楷体" w:cs="Times New Roman"/>
          <w:kern w:val="2"/>
          <w:sz w:val="28"/>
          <w:szCs w:val="28"/>
          <w:highlight w:val="none"/>
          <w:lang w:val="en-US" w:eastAsia="zh-CN" w:bidi="ar-SA"/>
        </w:rPr>
        <w:t>可视距离S即110m为例，将前述照度与逆反射系数的定义式代入亮度约束条件，推算出所选路面反光标线的初始逆反射系数</w:t>
      </w:r>
      <m:oMath>
        <m:sSub>
          <m:sSubPr>
            <m:ctrlPr>
              <w:rPr>
                <w:rFonts w:ascii="Cambria Math" w:hAnsi="Cambria Math"/>
                <w:i/>
                <w:sz w:val="28"/>
                <w:szCs w:val="36"/>
              </w:rPr>
            </m:ctrlPr>
          </m:sSubPr>
          <m:e>
            <m:r>
              <m:rPr/>
              <w:rPr>
                <w:rFonts w:ascii="Cambria Math" w:hAnsi="Cambria Math"/>
                <w:sz w:val="28"/>
                <w:szCs w:val="36"/>
              </w:rPr>
              <m:t>R</m:t>
            </m:r>
            <m:ctrlPr>
              <w:rPr>
                <w:rFonts w:ascii="Cambria Math" w:hAnsi="Cambria Math"/>
                <w:i/>
                <w:sz w:val="28"/>
                <w:szCs w:val="36"/>
              </w:rPr>
            </m:ctrlPr>
          </m:e>
          <m:sub>
            <m:r>
              <m:rPr/>
              <w:rPr>
                <w:rFonts w:ascii="Cambria Math" w:hAnsi="Cambria Math"/>
                <w:sz w:val="28"/>
                <w:szCs w:val="36"/>
              </w:rPr>
              <m:t>A</m:t>
            </m:r>
            <m:ctrlPr>
              <w:rPr>
                <w:rFonts w:ascii="Cambria Math" w:hAnsi="Cambria Math"/>
                <w:i/>
                <w:sz w:val="28"/>
                <w:szCs w:val="36"/>
              </w:rPr>
            </m:ctrlPr>
          </m:sub>
        </m:sSub>
      </m:oMath>
      <w:r>
        <w:rPr>
          <w:rFonts w:hint="default" w:ascii="Times New Roman" w:hAnsi="Times New Roman" w:eastAsia="楷体" w:cs="Times New Roman"/>
          <w:kern w:val="2"/>
          <w:sz w:val="28"/>
          <w:szCs w:val="28"/>
          <w:highlight w:val="none"/>
          <w:lang w:val="en-US" w:eastAsia="zh-CN" w:bidi="ar-SA"/>
        </w:rPr>
        <w:t>必须大于或等于363。该参数指导了底层物料选用满足阈值的Ⅲ级热熔型涂料，且铺设施工厚度控制在1.5毫米至2.5毫米之间。</w:t>
      </w:r>
    </w:p>
    <w:p w14:paraId="5330818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ascii="Times New Roman" w:hAnsi="Times New Roman" w:eastAsia="楷体" w:cs="Times New Roman"/>
          <w:kern w:val="2"/>
          <w:sz w:val="28"/>
          <w:szCs w:val="28"/>
          <w:highlight w:val="none"/>
          <w:lang w:val="en-US" w:eastAsia="zh-CN" w:bidi="ar-SA"/>
        </w:rPr>
      </w:pPr>
      <w:r>
        <w:rPr>
          <w:rFonts w:hint="eastAsia" w:ascii="Times New Roman" w:hAnsi="Times New Roman" w:eastAsia="楷体" w:cs="Times New Roman"/>
          <w:kern w:val="2"/>
          <w:sz w:val="28"/>
          <w:szCs w:val="28"/>
          <w:highlight w:val="none"/>
          <w:lang w:val="en-US" w:eastAsia="zh-CN" w:bidi="ar-SA"/>
        </w:rPr>
        <w:t>将所述步骤S2中计算得出的所述行驶距离，确定为沿线布设的所述LED道钉的最大间距</w:t>
      </w:r>
      <w:r>
        <w:rPr>
          <w:rFonts w:hint="eastAsia" w:hAnsi="Cambria Math"/>
          <w:i w:val="0"/>
          <w:sz w:val="28"/>
          <w:szCs w:val="36"/>
          <w:lang w:eastAsia="zh-CN"/>
        </w:rPr>
        <w:t>；</w:t>
      </w:r>
      <w:r>
        <w:rPr>
          <w:rFonts w:hint="eastAsia" w:ascii="Times New Roman" w:hAnsi="Times New Roman" w:eastAsia="楷体" w:cs="Times New Roman"/>
          <w:kern w:val="2"/>
          <w:sz w:val="28"/>
          <w:szCs w:val="28"/>
          <w:highlight w:val="none"/>
          <w:lang w:val="en-US" w:eastAsia="zh-CN" w:bidi="ar-SA"/>
        </w:rPr>
        <w:t>即：</w:t>
      </w:r>
    </w:p>
    <w:p w14:paraId="573E276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m:oMathPara>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w:rPr>
                  <w:rFonts w:ascii="Cambria Math" w:hAnsi="Cambria Math"/>
                  <w:sz w:val="28"/>
                  <w:szCs w:val="36"/>
                </w:rPr>
                <m:t>max</m:t>
              </m:r>
              <m:ctrlPr>
                <w:rPr>
                  <w:rFonts w:ascii="Cambria Math" w:hAnsi="Cambria Math"/>
                  <w:i/>
                  <w:sz w:val="28"/>
                  <w:szCs w:val="36"/>
                </w:rPr>
              </m:ctrlPr>
            </m:sub>
          </m:sSub>
          <m:r>
            <m:rPr>
              <m:sty m:val="p"/>
            </m:rPr>
            <w:rPr>
              <w:rFonts w:hint="default" w:ascii="DejaVu Math TeX Gyre" w:hAnsi="DejaVu Math TeX Gyre" w:eastAsia="楷体" w:cs="Times New Roman"/>
              <w:kern w:val="2"/>
              <w:sz w:val="28"/>
              <w:szCs w:val="28"/>
              <w:highlight w:val="none"/>
              <w:lang w:val="en-US" w:eastAsia="zh-CN" w:bidi="ar-SA"/>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4D381A0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式中，</w:t>
      </w:r>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w:rPr>
                <w:rFonts w:ascii="Cambria Math" w:hAnsi="Cambria Math"/>
                <w:sz w:val="28"/>
                <w:szCs w:val="36"/>
              </w:rPr>
              <m:t>max</m:t>
            </m:r>
            <m:ctrlPr>
              <w:rPr>
                <w:rFonts w:ascii="Cambria Math" w:hAnsi="Cambria Math"/>
                <w:i/>
                <w:sz w:val="28"/>
                <w:szCs w:val="36"/>
              </w:rPr>
            </m:ctrlPr>
          </m:sub>
        </m:sSub>
      </m:oMath>
      <w:r>
        <w:rPr>
          <w:rFonts w:hint="eastAsia" w:hAnsi="DejaVu Math TeX Gyre" w:eastAsia="楷体" w:cs="Times New Roman"/>
          <w:i w:val="0"/>
          <w:kern w:val="2"/>
          <w:sz w:val="28"/>
          <w:szCs w:val="28"/>
          <w:highlight w:val="none"/>
          <w:lang w:val="en-US" w:eastAsia="zh-CN" w:bidi="ar-SA"/>
        </w:rPr>
        <w:t>为沿线布设的所述LED道钉的最大间距；</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w:r>
        <w:rPr>
          <w:rFonts w:hint="eastAsia" w:hAnsi="DejaVu Math TeX Gyre" w:eastAsia="楷体" w:cs="Times New Roman"/>
          <w:i w:val="0"/>
          <w:kern w:val="2"/>
          <w:sz w:val="28"/>
          <w:szCs w:val="28"/>
          <w:highlight w:val="none"/>
          <w:lang w:val="en-US" w:eastAsia="zh-CN" w:bidi="ar-SA"/>
        </w:rPr>
        <w:t>为所述行驶距离。</w:t>
      </w:r>
    </w:p>
    <w:p w14:paraId="5F2DF5E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Times New Roman" w:eastAsia="楷体" w:cs="Times New Roman"/>
          <w:sz w:val="28"/>
          <w:szCs w:val="28"/>
          <w:highlight w:val="none"/>
        </w:rPr>
      </w:pPr>
      <w:r>
        <w:rPr>
          <w:rFonts w:hint="default" w:hAnsi="DejaVu Math TeX Gyre" w:eastAsia="楷体" w:cs="Times New Roman"/>
          <w:i w:val="0"/>
          <w:kern w:val="2"/>
          <w:sz w:val="28"/>
          <w:szCs w:val="28"/>
          <w:highlight w:val="none"/>
          <w:lang w:val="en-US" w:eastAsia="zh-CN" w:bidi="ar-SA"/>
        </w:rPr>
        <w:t>在本步骤中，系统为底层的主动发光组件即LED道钉确立了纵向布设的安全边界。为保障驾驶员在任意位置均能同时捕捉到至少2个以上的光源以形成连续视觉引导，系统要求LED道钉的布设间距不得突破单次视觉反应时间内的物理行驶距离。将前述步骤算出的行驶距离直接确立为最大间距后，在实际工程落地时，为实现</w:t>
      </w:r>
      <w:r>
        <w:rPr>
          <w:rFonts w:hint="eastAsia" w:hAnsi="DejaVu Math TeX Gyre" w:eastAsia="楷体" w:cs="Times New Roman"/>
          <w:i w:val="0"/>
          <w:kern w:val="2"/>
          <w:sz w:val="28"/>
          <w:szCs w:val="28"/>
          <w:highlight w:val="none"/>
          <w:lang w:val="en-US" w:eastAsia="zh-CN" w:bidi="ar-SA"/>
        </w:rPr>
        <w:t>较好</w:t>
      </w:r>
      <w:r>
        <w:rPr>
          <w:rFonts w:hint="default" w:hAnsi="DejaVu Math TeX Gyre" w:eastAsia="楷体" w:cs="Times New Roman"/>
          <w:i w:val="0"/>
          <w:kern w:val="2"/>
          <w:sz w:val="28"/>
          <w:szCs w:val="28"/>
          <w:highlight w:val="none"/>
          <w:lang w:val="en-US" w:eastAsia="zh-CN" w:bidi="ar-SA"/>
        </w:rPr>
        <w:t>的视觉冗余并兼顾标准化施工，</w:t>
      </w:r>
      <w:r>
        <w:rPr>
          <w:rFonts w:hint="eastAsia" w:hAnsi="DejaVu Math TeX Gyre" w:eastAsia="楷体" w:cs="Times New Roman"/>
          <w:i w:val="0"/>
          <w:kern w:val="2"/>
          <w:sz w:val="28"/>
          <w:szCs w:val="28"/>
          <w:highlight w:val="none"/>
          <w:lang w:val="en-US" w:eastAsia="zh-CN" w:bidi="ar-SA"/>
        </w:rPr>
        <w:t>系统采取向下取整的逻辑确定实际间距。具体而言，将计算得出的最大间距向下取整至临近的标准工程模数，例如当设计时速为80km/h时，理论最大间距计算约为3.33m时，沿线布设的主动发光LED道钉的实际物理间距向下取整并建议设置为3m；进一步地，在弯道等视距受限的特殊路段，所述LED道钉的布设间距应在此基础上进一步适当加密。</w:t>
      </w:r>
      <w:r>
        <w:rPr>
          <w:rFonts w:hint="default" w:hAnsi="DejaVu Math TeX Gyre" w:eastAsia="楷体" w:cs="Times New Roman"/>
          <w:i w:val="0"/>
          <w:kern w:val="2"/>
          <w:sz w:val="28"/>
          <w:szCs w:val="28"/>
          <w:highlight w:val="none"/>
          <w:lang w:val="en-US" w:eastAsia="zh-CN" w:bidi="ar-SA"/>
        </w:rPr>
        <w:t>该LED道钉发光件具体可布设在反光标线关键位置的下方或内部，其发光亮度被控制在200cd/m²至600cd/m²之间且色温宜采用穿透性更优的黄光，</w:t>
      </w:r>
      <w:r>
        <w:rPr>
          <w:rFonts w:hint="eastAsia" w:hAnsi="DejaVu Math TeX Gyre" w:eastAsia="楷体" w:cs="Times New Roman"/>
          <w:i w:val="0"/>
          <w:kern w:val="2"/>
          <w:sz w:val="28"/>
          <w:szCs w:val="28"/>
          <w:highlight w:val="none"/>
          <w:lang w:val="en-US" w:eastAsia="zh-CN" w:bidi="ar-SA"/>
        </w:rPr>
        <w:t>作为湿滑路面或车灯照度不足等反光效果受限时的主动亮度补偿。</w:t>
      </w:r>
    </w:p>
    <w:p w14:paraId="2EB32CF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获取预设的检修道调整系数；基于所述检修道调整系数与所述行驶距离，计算出所述LED轮廓标的最大间距</w:t>
      </w:r>
      <w:r>
        <w:rPr>
          <w:rFonts w:hint="eastAsia" w:hAnsi="Cambria Math"/>
          <w:i w:val="0"/>
          <w:sz w:val="28"/>
          <w:szCs w:val="36"/>
          <w:lang w:eastAsia="zh-CN"/>
        </w:rPr>
        <w:t>，</w:t>
      </w:r>
      <w:r>
        <w:rPr>
          <w:rFonts w:hint="eastAsia" w:hAnsi="DejaVu Math TeX Gyre" w:eastAsia="楷体" w:cs="Times New Roman"/>
          <w:i w:val="0"/>
          <w:kern w:val="2"/>
          <w:sz w:val="28"/>
          <w:szCs w:val="28"/>
          <w:highlight w:val="none"/>
          <w:lang w:val="en-US" w:eastAsia="zh-CN" w:bidi="ar-SA"/>
        </w:rPr>
        <w:t>计算公式为：</w:t>
      </w:r>
    </w:p>
    <w:p w14:paraId="099F0DD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m:oMathPara>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m:sty m:val="p"/>
                </m:rPr>
                <w:rPr>
                  <w:rFonts w:ascii="Cambria Math" w:hAnsi="Cambria Math"/>
                  <w:sz w:val="28"/>
                  <w:szCs w:val="36"/>
                </w:rPr>
                <m:t>max⁡</m:t>
              </m:r>
              <m:r>
                <m:rPr/>
                <w:rPr>
                  <w:rFonts w:ascii="Cambria Math" w:hAnsi="Cambria Math"/>
                  <w:sz w:val="28"/>
                  <w:szCs w:val="36"/>
                </w:rPr>
                <m:t>_</m:t>
              </m:r>
              <m:r>
                <m:rPr/>
                <w:rPr>
                  <w:rFonts w:hint="eastAsia" w:ascii="Cambria Math" w:hAnsi="Cambria Math"/>
                  <w:sz w:val="28"/>
                  <w:szCs w:val="36"/>
                </w:rPr>
                <m:t>检</m:t>
              </m:r>
              <m:ctrlPr>
                <w:rPr>
                  <w:rFonts w:ascii="Cambria Math" w:hAnsi="Cambria Math"/>
                  <w:i/>
                  <w:sz w:val="28"/>
                  <w:szCs w:val="36"/>
                </w:rPr>
              </m:ctrlPr>
            </m:sub>
          </m:sSub>
          <m:r>
            <m:rPr>
              <m:sty m:val="p"/>
            </m:rPr>
            <w:rPr>
              <w:rFonts w:hint="default" w:ascii="DejaVu Math TeX Gyre" w:hAnsi="DejaVu Math TeX Gyre" w:eastAsia="楷体" w:cs="Times New Roman"/>
              <w:kern w:val="2"/>
              <w:sz w:val="28"/>
              <w:szCs w:val="28"/>
              <w:highlight w:val="none"/>
              <w:lang w:val="en-US" w:eastAsia="zh-CN" w:bidi="ar-SA"/>
            </w:rPr>
            <m:t>=</m:t>
          </m:r>
          <m:sSub>
            <m:sSubPr>
              <m:ctrlPr>
                <w:rPr>
                  <w:rFonts w:hint="eastAsia" w:ascii="DejaVu Math TeX Gyre" w:hAnsi="DejaVu Math TeX Gyre" w:eastAsia="楷体" w:cs="Times New Roman"/>
                  <w:i/>
                  <w:kern w:val="2"/>
                  <w:sz w:val="28"/>
                  <w:szCs w:val="28"/>
                  <w:highlight w:val="none"/>
                  <w:lang w:val="en-US" w:eastAsia="zh-CN" w:bidi="ar-SA"/>
                </w:rPr>
              </m:ctrlPr>
            </m:sSubPr>
            <m:e>
              <m:r>
                <m:rPr/>
                <w:rPr>
                  <w:rFonts w:hint="eastAsia" w:ascii="Cambria Math" w:hAnsi="Cambria Math"/>
                  <w:sz w:val="28"/>
                  <w:szCs w:val="36"/>
                </w:rPr>
                <m:t>k</m:t>
              </m:r>
              <m:ctrlPr>
                <w:rPr>
                  <w:rFonts w:hint="eastAsia" w:ascii="DejaVu Math TeX Gyre" w:hAnsi="DejaVu Math TeX Gyre" w:eastAsia="楷体" w:cs="Times New Roman"/>
                  <w:i/>
                  <w:kern w:val="2"/>
                  <w:sz w:val="28"/>
                  <w:szCs w:val="28"/>
                  <w:highlight w:val="none"/>
                  <w:lang w:val="en-US" w:eastAsia="zh-CN" w:bidi="ar-SA"/>
                </w:rPr>
              </m:ctrlPr>
            </m:e>
            <m:sub>
              <m:r>
                <m:rPr/>
                <w:rPr>
                  <w:rFonts w:hint="default" w:ascii="DejaVu Math TeX Gyre" w:hAnsi="DejaVu Math TeX Gyre" w:eastAsia="楷体" w:cs="Times New Roman"/>
                  <w:kern w:val="2"/>
                  <w:sz w:val="28"/>
                  <w:szCs w:val="28"/>
                  <w:highlight w:val="none"/>
                  <w:lang w:val="en-US" w:eastAsia="zh-CN" w:bidi="ar-SA"/>
                </w:rPr>
                <m:t>1</m:t>
              </m:r>
              <m:ctrlPr>
                <w:rPr>
                  <w:rFonts w:hint="eastAsia" w:ascii="DejaVu Math TeX Gyre" w:hAnsi="DejaVu Math TeX Gyre" w:eastAsia="楷体" w:cs="Times New Roman"/>
                  <w:i/>
                  <w:kern w:val="2"/>
                  <w:sz w:val="28"/>
                  <w:szCs w:val="28"/>
                  <w:highlight w:val="none"/>
                  <w:lang w:val="en-US" w:eastAsia="zh-CN" w:bidi="ar-SA"/>
                </w:rPr>
              </m:ctrlPr>
            </m:sub>
          </m:sSub>
          <m:r>
            <m:rPr/>
            <w:rPr>
              <w:rFonts w:ascii="Cambria Math" w:hAnsi="Cambria Math"/>
              <w:sz w:val="28"/>
              <w:szCs w:val="36"/>
            </w:rPr>
            <m:t>∙</m:t>
          </m:r>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m:oMathPara>
    </w:p>
    <w:p w14:paraId="0BEB1D1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default" w:hAnsi="DejaVu Math TeX Gyre" w:eastAsia="楷体" w:cs="Times New Roman"/>
          <w:i w:val="0"/>
          <w:kern w:val="2"/>
          <w:sz w:val="28"/>
          <w:szCs w:val="28"/>
          <w:highlight w:val="none"/>
          <w:lang w:val="en-US" w:eastAsia="zh-CN" w:bidi="ar-SA"/>
        </w:rPr>
        <w:t>式中，</w:t>
      </w:r>
      <m:oMath>
        <m:sSub>
          <m:sSubPr>
            <m:ctrlPr>
              <w:rPr>
                <w:rFonts w:ascii="Cambria Math" w:hAnsi="Cambria Math"/>
                <w:i/>
                <w:sz w:val="28"/>
                <w:szCs w:val="36"/>
              </w:rPr>
            </m:ctrlPr>
          </m:sSubPr>
          <m:e>
            <m:r>
              <m:rPr/>
              <w:rPr>
                <w:rFonts w:ascii="Cambria Math" w:hAnsi="Cambria Math"/>
                <w:sz w:val="28"/>
                <w:szCs w:val="36"/>
              </w:rPr>
              <m:t>D</m:t>
            </m:r>
            <m:ctrlPr>
              <w:rPr>
                <w:rFonts w:ascii="Cambria Math" w:hAnsi="Cambria Math"/>
                <w:i/>
                <w:sz w:val="28"/>
                <w:szCs w:val="36"/>
              </w:rPr>
            </m:ctrlPr>
          </m:e>
          <m:sub>
            <m:r>
              <m:rPr>
                <m:sty m:val="p"/>
              </m:rPr>
              <w:rPr>
                <w:rFonts w:ascii="Cambria Math" w:hAnsi="Cambria Math"/>
                <w:sz w:val="28"/>
                <w:szCs w:val="36"/>
              </w:rPr>
              <m:t>max⁡</m:t>
            </m:r>
            <m:r>
              <m:rPr/>
              <w:rPr>
                <w:rFonts w:ascii="Cambria Math" w:hAnsi="Cambria Math"/>
                <w:sz w:val="28"/>
                <w:szCs w:val="36"/>
              </w:rPr>
              <m:t>_</m:t>
            </m:r>
            <m:r>
              <m:rPr/>
              <w:rPr>
                <w:rFonts w:hint="eastAsia" w:ascii="Cambria Math" w:hAnsi="Cambria Math"/>
                <w:sz w:val="28"/>
                <w:szCs w:val="36"/>
              </w:rPr>
              <m:t>检</m:t>
            </m:r>
            <m:ctrlPr>
              <w:rPr>
                <w:rFonts w:ascii="Cambria Math" w:hAnsi="Cambria Math"/>
                <w:i/>
                <w:sz w:val="28"/>
                <w:szCs w:val="36"/>
              </w:rPr>
            </m:ctrlPr>
          </m:sub>
        </m:sSub>
      </m:oMath>
      <w:r>
        <w:rPr>
          <w:rFonts w:hint="default" w:hAnsi="DejaVu Math TeX Gyre" w:eastAsia="楷体" w:cs="Times New Roman"/>
          <w:i w:val="0"/>
          <w:kern w:val="2"/>
          <w:sz w:val="28"/>
          <w:szCs w:val="28"/>
          <w:highlight w:val="none"/>
          <w:lang w:val="en-US" w:eastAsia="zh-CN" w:bidi="ar-SA"/>
        </w:rPr>
        <w:t>为所述LED轮廓标的最大间距；</w:t>
      </w:r>
      <m:oMath>
        <m:sSub>
          <m:sSubPr>
            <m:ctrlPr>
              <w:rPr>
                <w:rFonts w:hint="eastAsia" w:ascii="DejaVu Math TeX Gyre" w:hAnsi="DejaVu Math TeX Gyre" w:eastAsia="楷体" w:cs="Times New Roman"/>
                <w:i/>
                <w:kern w:val="2"/>
                <w:sz w:val="28"/>
                <w:szCs w:val="28"/>
                <w:highlight w:val="none"/>
                <w:lang w:val="en-US" w:eastAsia="zh-CN" w:bidi="ar-SA"/>
              </w:rPr>
            </m:ctrlPr>
          </m:sSubPr>
          <m:e>
            <m:r>
              <m:rPr/>
              <w:rPr>
                <w:rFonts w:hint="eastAsia" w:ascii="Cambria Math" w:hAnsi="Cambria Math"/>
                <w:sz w:val="28"/>
                <w:szCs w:val="36"/>
              </w:rPr>
              <m:t>k</m:t>
            </m:r>
            <m:ctrlPr>
              <w:rPr>
                <w:rFonts w:hint="eastAsia" w:ascii="DejaVu Math TeX Gyre" w:hAnsi="DejaVu Math TeX Gyre" w:eastAsia="楷体" w:cs="Times New Roman"/>
                <w:i/>
                <w:kern w:val="2"/>
                <w:sz w:val="28"/>
                <w:szCs w:val="28"/>
                <w:highlight w:val="none"/>
                <w:lang w:val="en-US" w:eastAsia="zh-CN" w:bidi="ar-SA"/>
              </w:rPr>
            </m:ctrlPr>
          </m:e>
          <m:sub>
            <m:r>
              <m:rPr/>
              <w:rPr>
                <w:rFonts w:hint="default" w:ascii="DejaVu Math TeX Gyre" w:hAnsi="DejaVu Math TeX Gyre" w:eastAsia="楷体" w:cs="Times New Roman"/>
                <w:kern w:val="2"/>
                <w:sz w:val="28"/>
                <w:szCs w:val="28"/>
                <w:highlight w:val="none"/>
                <w:lang w:val="en-US" w:eastAsia="zh-CN" w:bidi="ar-SA"/>
              </w:rPr>
              <m:t>1</m:t>
            </m:r>
            <m:ctrlPr>
              <w:rPr>
                <w:rFonts w:hint="eastAsia" w:ascii="DejaVu Math TeX Gyre" w:hAnsi="DejaVu Math TeX Gyre" w:eastAsia="楷体" w:cs="Times New Roman"/>
                <w:i/>
                <w:kern w:val="2"/>
                <w:sz w:val="28"/>
                <w:szCs w:val="28"/>
                <w:highlight w:val="none"/>
                <w:lang w:val="en-US" w:eastAsia="zh-CN" w:bidi="ar-SA"/>
              </w:rPr>
            </m:ctrlPr>
          </m:sub>
        </m:sSub>
      </m:oMath>
      <w:r>
        <w:rPr>
          <w:rFonts w:hint="default" w:hAnsi="DejaVu Math TeX Gyre" w:eastAsia="楷体" w:cs="Times New Roman"/>
          <w:i w:val="0"/>
          <w:kern w:val="2"/>
          <w:sz w:val="28"/>
          <w:szCs w:val="28"/>
          <w:highlight w:val="none"/>
          <w:lang w:val="en-US" w:eastAsia="zh-CN" w:bidi="ar-SA"/>
        </w:rPr>
        <w:t>为预设的检修道调整系数；</w:t>
      </w:r>
      <m:oMath>
        <m:sSub>
          <m:sSubPr>
            <m:ctrlPr>
              <w:rPr>
                <w:rFonts w:hint="default" w:ascii="DejaVu Math TeX Gyre" w:hAnsi="DejaVu Math TeX Gyre" w:eastAsia="楷体" w:cs="Times New Roman"/>
                <w:kern w:val="2"/>
                <w:sz w:val="28"/>
                <w:szCs w:val="28"/>
                <w:highlight w:val="none"/>
                <w:lang w:val="en-US" w:eastAsia="zh-CN" w:bidi="ar-SA"/>
              </w:rPr>
            </m:ctrlPr>
          </m:sSubPr>
          <m:e>
            <m:r>
              <m:rPr>
                <m:sty m:val="p"/>
              </m:rPr>
              <w:rPr>
                <w:rFonts w:hint="default" w:ascii="DejaVu Math TeX Gyre" w:hAnsi="DejaVu Math TeX Gyre" w:eastAsia="楷体" w:cs="Times New Roman"/>
                <w:kern w:val="2"/>
                <w:sz w:val="28"/>
                <w:szCs w:val="28"/>
                <w:highlight w:val="none"/>
                <w:lang w:val="en-US" w:eastAsia="zh-CN" w:bidi="ar-SA"/>
              </w:rPr>
              <m:t>L</m:t>
            </m:r>
            <m:ctrlPr>
              <w:rPr>
                <w:rFonts w:hint="default" w:ascii="DejaVu Math TeX Gyre" w:hAnsi="DejaVu Math TeX Gyre" w:eastAsia="楷体" w:cs="Times New Roman"/>
                <w:kern w:val="2"/>
                <w:sz w:val="28"/>
                <w:szCs w:val="28"/>
                <w:highlight w:val="none"/>
                <w:lang w:val="en-US" w:eastAsia="zh-CN" w:bidi="ar-SA"/>
              </w:rPr>
            </m:ctrlPr>
          </m:e>
          <m:sub>
            <m:r>
              <m:rPr>
                <m:sty m:val="p"/>
              </m:rPr>
              <w:rPr>
                <w:rFonts w:hint="default" w:ascii="DejaVu Math TeX Gyre" w:hAnsi="DejaVu Math TeX Gyre" w:eastAsia="楷体" w:cs="Times New Roman"/>
                <w:kern w:val="2"/>
                <w:sz w:val="28"/>
                <w:szCs w:val="28"/>
                <w:highlight w:val="none"/>
                <w:lang w:val="en-US" w:eastAsia="zh-CN" w:bidi="ar-SA"/>
              </w:rPr>
              <m:t>τ</m:t>
            </m:r>
            <m:ctrlPr>
              <w:rPr>
                <w:rFonts w:hint="default" w:ascii="DejaVu Math TeX Gyre" w:hAnsi="DejaVu Math TeX Gyre" w:eastAsia="楷体" w:cs="Times New Roman"/>
                <w:kern w:val="2"/>
                <w:sz w:val="28"/>
                <w:szCs w:val="28"/>
                <w:highlight w:val="none"/>
                <w:lang w:val="en-US" w:eastAsia="zh-CN" w:bidi="ar-SA"/>
              </w:rPr>
            </m:ctrlPr>
          </m:sub>
        </m:sSub>
      </m:oMath>
      <w:r>
        <w:rPr>
          <w:rFonts w:hint="default" w:hAnsi="DejaVu Math TeX Gyre" w:eastAsia="楷体" w:cs="Times New Roman"/>
          <w:i w:val="0"/>
          <w:kern w:val="2"/>
          <w:sz w:val="28"/>
          <w:szCs w:val="28"/>
          <w:highlight w:val="none"/>
          <w:lang w:val="en-US" w:eastAsia="zh-CN" w:bidi="ar-SA"/>
        </w:rPr>
        <w:t>为所述行驶距离。</w:t>
      </w:r>
    </w:p>
    <w:p w14:paraId="18516B8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default" w:hAnsi="DejaVu Math TeX Gyre" w:eastAsia="楷体" w:cs="Times New Roman"/>
          <w:i w:val="0"/>
          <w:kern w:val="2"/>
          <w:sz w:val="28"/>
          <w:szCs w:val="28"/>
          <w:highlight w:val="none"/>
          <w:lang w:val="en-US" w:eastAsia="zh-CN" w:bidi="ar-SA"/>
        </w:rPr>
        <w:t>针对预埋于隧道两侧检修道防撞墙侧壁的主动发光的LED轮廓标，由于其属于侧面光源，人眼侧面视角所需的识别频率略低，据此系统引入了检修道调整系数</w:t>
      </w:r>
      <m:oMath>
        <m:sSub>
          <m:sSubPr>
            <m:ctrlPr>
              <w:rPr>
                <w:rFonts w:hint="eastAsia" w:ascii="DejaVu Math TeX Gyre" w:hAnsi="DejaVu Math TeX Gyre" w:eastAsia="楷体" w:cs="Times New Roman"/>
                <w:i/>
                <w:kern w:val="2"/>
                <w:sz w:val="28"/>
                <w:szCs w:val="28"/>
                <w:highlight w:val="none"/>
                <w:lang w:val="en-US" w:eastAsia="zh-CN" w:bidi="ar-SA"/>
              </w:rPr>
            </m:ctrlPr>
          </m:sSubPr>
          <m:e>
            <m:r>
              <m:rPr/>
              <w:rPr>
                <w:rFonts w:hint="eastAsia" w:ascii="Cambria Math" w:hAnsi="Cambria Math"/>
                <w:sz w:val="28"/>
                <w:szCs w:val="36"/>
              </w:rPr>
              <m:t>k</m:t>
            </m:r>
            <m:ctrlPr>
              <w:rPr>
                <w:rFonts w:hint="eastAsia" w:ascii="DejaVu Math TeX Gyre" w:hAnsi="DejaVu Math TeX Gyre" w:eastAsia="楷体" w:cs="Times New Roman"/>
                <w:i/>
                <w:kern w:val="2"/>
                <w:sz w:val="28"/>
                <w:szCs w:val="28"/>
                <w:highlight w:val="none"/>
                <w:lang w:val="en-US" w:eastAsia="zh-CN" w:bidi="ar-SA"/>
              </w:rPr>
            </m:ctrlPr>
          </m:e>
          <m:sub>
            <m:r>
              <m:rPr/>
              <w:rPr>
                <w:rFonts w:hint="default" w:ascii="DejaVu Math TeX Gyre" w:hAnsi="DejaVu Math TeX Gyre" w:eastAsia="楷体" w:cs="Times New Roman"/>
                <w:kern w:val="2"/>
                <w:sz w:val="28"/>
                <w:szCs w:val="28"/>
                <w:highlight w:val="none"/>
                <w:lang w:val="en-US" w:eastAsia="zh-CN" w:bidi="ar-SA"/>
              </w:rPr>
              <m:t>1</m:t>
            </m:r>
            <m:ctrlPr>
              <w:rPr>
                <w:rFonts w:hint="eastAsia" w:ascii="DejaVu Math TeX Gyre" w:hAnsi="DejaVu Math TeX Gyre" w:eastAsia="楷体" w:cs="Times New Roman"/>
                <w:i/>
                <w:kern w:val="2"/>
                <w:sz w:val="28"/>
                <w:szCs w:val="28"/>
                <w:highlight w:val="none"/>
                <w:lang w:val="en-US" w:eastAsia="zh-CN" w:bidi="ar-SA"/>
              </w:rPr>
            </m:ctrlPr>
          </m:sub>
        </m:sSub>
      </m:oMath>
      <w:r>
        <w:rPr>
          <w:rFonts w:hint="default" w:hAnsi="DejaVu Math TeX Gyre" w:eastAsia="楷体" w:cs="Times New Roman"/>
          <w:i w:val="0"/>
          <w:kern w:val="2"/>
          <w:sz w:val="28"/>
          <w:szCs w:val="28"/>
          <w:highlight w:val="none"/>
          <w:lang w:val="en-US" w:eastAsia="zh-CN" w:bidi="ar-SA"/>
        </w:rPr>
        <w:t>。该调整系数的取值范围一般设定为1.2至1.5之间，系统默认优选为1.3。将该调整系数与前述基于视觉暂留算出的行驶距离相乘，即可计算求得检修道侧壁LED轮廓标的最大允许间距。为了便于标准化施工与视觉参照的一致性，该检修道LED轮廓标的实际布设间距同样结合向下取整的逻辑，建议与所述LED道钉的布设间距保持同步一致，例如</w:t>
      </w:r>
      <w:r>
        <w:rPr>
          <w:rFonts w:hint="eastAsia" w:hAnsi="DejaVu Math TeX Gyre" w:eastAsia="楷体" w:cs="Times New Roman"/>
          <w:i w:val="0"/>
          <w:kern w:val="2"/>
          <w:sz w:val="28"/>
          <w:szCs w:val="28"/>
          <w:highlight w:val="none"/>
          <w:lang w:val="en-US" w:eastAsia="zh-CN" w:bidi="ar-SA"/>
        </w:rPr>
        <w:t>在设计时速为80km/h时</w:t>
      </w:r>
      <w:r>
        <w:rPr>
          <w:rFonts w:hint="default" w:hAnsi="DejaVu Math TeX Gyre" w:eastAsia="楷体" w:cs="Times New Roman"/>
          <w:i w:val="0"/>
          <w:kern w:val="2"/>
          <w:sz w:val="28"/>
          <w:szCs w:val="28"/>
          <w:highlight w:val="none"/>
          <w:lang w:val="en-US" w:eastAsia="zh-CN" w:bidi="ar-SA"/>
        </w:rPr>
        <w:t>设置为3m</w:t>
      </w:r>
      <w:r>
        <w:rPr>
          <w:rFonts w:hint="eastAsia" w:hAnsi="DejaVu Math TeX Gyre" w:eastAsia="楷体" w:cs="Times New Roman"/>
          <w:i w:val="0"/>
          <w:kern w:val="2"/>
          <w:sz w:val="28"/>
          <w:szCs w:val="28"/>
          <w:highlight w:val="none"/>
          <w:lang w:val="en-US" w:eastAsia="zh-CN" w:bidi="ar-SA"/>
        </w:rPr>
        <w:t>。</w:t>
      </w:r>
      <w:r>
        <w:rPr>
          <w:rFonts w:hint="default" w:hAnsi="DejaVu Math TeX Gyre" w:eastAsia="楷体" w:cs="Times New Roman"/>
          <w:i w:val="0"/>
          <w:kern w:val="2"/>
          <w:sz w:val="28"/>
          <w:szCs w:val="28"/>
          <w:highlight w:val="none"/>
          <w:lang w:val="en-US" w:eastAsia="zh-CN" w:bidi="ar-SA"/>
        </w:rPr>
        <w:t>此外该侧壁LED轮廓标的亮度要求控制在200cd/m²至500cd/m²之间，以清晰标示路面边界且避免眩光</w:t>
      </w:r>
      <w:r>
        <w:rPr>
          <w:rFonts w:hint="eastAsia" w:hAnsi="DejaVu Math TeX Gyre" w:eastAsia="楷体" w:cs="Times New Roman"/>
          <w:i w:val="0"/>
          <w:kern w:val="2"/>
          <w:sz w:val="28"/>
          <w:szCs w:val="28"/>
          <w:highlight w:val="none"/>
          <w:lang w:val="en-US" w:eastAsia="zh-CN" w:bidi="ar-SA"/>
        </w:rPr>
        <w:t>。</w:t>
      </w:r>
    </w:p>
    <w:p w14:paraId="3218FAC1">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进一步地，还设计有布置在</w:t>
      </w:r>
      <w:r>
        <w:rPr>
          <w:rFonts w:hint="default" w:hAnsi="DejaVu Math TeX Gyre" w:eastAsia="楷体" w:cs="Times New Roman"/>
          <w:i w:val="0"/>
          <w:kern w:val="2"/>
          <w:sz w:val="28"/>
          <w:szCs w:val="28"/>
          <w:highlight w:val="none"/>
          <w:lang w:val="en-US" w:eastAsia="zh-CN" w:bidi="ar-SA"/>
        </w:rPr>
        <w:t>隧道进</w:t>
      </w:r>
      <w:r>
        <w:rPr>
          <w:rFonts w:hint="eastAsia" w:hAnsi="DejaVu Math TeX Gyre" w:eastAsia="楷体" w:cs="Times New Roman"/>
          <w:i w:val="0"/>
          <w:kern w:val="2"/>
          <w:sz w:val="28"/>
          <w:szCs w:val="28"/>
          <w:highlight w:val="none"/>
          <w:lang w:val="en-US" w:eastAsia="zh-CN" w:bidi="ar-SA"/>
        </w:rPr>
        <w:t>口段和</w:t>
      </w:r>
      <w:r>
        <w:rPr>
          <w:rFonts w:hint="default" w:hAnsi="DejaVu Math TeX Gyre" w:eastAsia="楷体" w:cs="Times New Roman"/>
          <w:i w:val="0"/>
          <w:kern w:val="2"/>
          <w:sz w:val="28"/>
          <w:szCs w:val="28"/>
          <w:highlight w:val="none"/>
          <w:lang w:val="en-US" w:eastAsia="zh-CN" w:bidi="ar-SA"/>
        </w:rPr>
        <w:t>隧道出口段</w:t>
      </w:r>
      <w:r>
        <w:rPr>
          <w:rFonts w:hint="eastAsia" w:hAnsi="DejaVu Math TeX Gyre" w:eastAsia="楷体" w:cs="Times New Roman"/>
          <w:i w:val="0"/>
          <w:kern w:val="2"/>
          <w:sz w:val="28"/>
          <w:szCs w:val="28"/>
          <w:highlight w:val="none"/>
          <w:lang w:val="en-US" w:eastAsia="zh-CN" w:bidi="ar-SA"/>
        </w:rPr>
        <w:t>的亮度监测增强模块，以减弱由于隧道内外环境亮度差骤变引发的</w:t>
      </w:r>
      <w:r>
        <w:rPr>
          <w:rFonts w:hint="default" w:hAnsi="DejaVu Math TeX Gyre" w:eastAsia="楷体" w:cs="Times New Roman"/>
          <w:i w:val="0"/>
          <w:kern w:val="2"/>
          <w:sz w:val="28"/>
          <w:szCs w:val="28"/>
          <w:highlight w:val="none"/>
          <w:lang w:val="en-US" w:eastAsia="zh-CN" w:bidi="ar-SA"/>
        </w:rPr>
        <w:t>黑洞效应与白洞效应，具体包括</w:t>
      </w:r>
      <w:r>
        <w:rPr>
          <w:rFonts w:hint="eastAsia" w:hAnsi="DejaVu Math TeX Gyre" w:eastAsia="楷体" w:cs="Times New Roman"/>
          <w:i w:val="0"/>
          <w:kern w:val="2"/>
          <w:sz w:val="28"/>
          <w:szCs w:val="28"/>
          <w:highlight w:val="none"/>
          <w:lang w:val="en-US" w:eastAsia="zh-CN" w:bidi="ar-SA"/>
        </w:rPr>
        <w:t>以下步骤</w:t>
      </w:r>
      <w:r>
        <w:rPr>
          <w:rFonts w:hint="default" w:hAnsi="DejaVu Math TeX Gyre" w:eastAsia="楷体" w:cs="Times New Roman"/>
          <w:i w:val="0"/>
          <w:kern w:val="2"/>
          <w:sz w:val="28"/>
          <w:szCs w:val="28"/>
          <w:highlight w:val="none"/>
          <w:lang w:val="en-US" w:eastAsia="zh-CN" w:bidi="ar-SA"/>
        </w:rPr>
        <w:t>：</w:t>
      </w:r>
    </w:p>
    <w:p w14:paraId="4EBB1BD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获取所述隧道进口段和所述隧道出口段的长度</w:t>
      </w:r>
      <w:r>
        <w:rPr>
          <w:rFonts w:hint="default" w:hAnsi="DejaVu Math TeX Gyre" w:eastAsia="楷体" w:cs="Times New Roman"/>
          <w:i w:val="0"/>
          <w:kern w:val="2"/>
          <w:sz w:val="28"/>
          <w:szCs w:val="28"/>
          <w:highlight w:val="none"/>
          <w:lang w:val="en-US" w:eastAsia="zh-CN" w:bidi="ar-SA"/>
        </w:rPr>
        <w:t>，</w:t>
      </w:r>
      <w:r>
        <w:rPr>
          <w:rFonts w:hint="eastAsia" w:hAnsi="DejaVu Math TeX Gyre" w:eastAsia="楷体" w:cs="Times New Roman"/>
          <w:i w:val="0"/>
          <w:kern w:val="2"/>
          <w:sz w:val="28"/>
          <w:szCs w:val="28"/>
          <w:highlight w:val="none"/>
          <w:lang w:val="en-US" w:eastAsia="zh-CN" w:bidi="ar-SA"/>
        </w:rPr>
        <w:t>并获取所述隧道进口段和所述隧道出口段内</w:t>
      </w:r>
      <w:r>
        <w:rPr>
          <w:rFonts w:hint="default" w:hAnsi="DejaVu Math TeX Gyre" w:eastAsia="楷体" w:cs="Times New Roman"/>
          <w:i w:val="0"/>
          <w:kern w:val="2"/>
          <w:sz w:val="28"/>
          <w:szCs w:val="28"/>
          <w:highlight w:val="none"/>
          <w:lang w:val="en-US" w:eastAsia="zh-CN" w:bidi="ar-SA"/>
        </w:rPr>
        <w:t>所需的目标亮度阈值；</w:t>
      </w:r>
    </w:p>
    <w:p w14:paraId="707BD6E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Times New Roman" w:eastAsia="楷体" w:cs="Times New Roman"/>
          <w:sz w:val="28"/>
          <w:szCs w:val="28"/>
          <w:highlight w:val="none"/>
        </w:rPr>
      </w:pPr>
      <w:r>
        <w:rPr>
          <w:rFonts w:hint="default" w:hAnsi="DejaVu Math TeX Gyre" w:eastAsia="楷体" w:cs="Times New Roman"/>
          <w:i w:val="0"/>
          <w:kern w:val="2"/>
          <w:sz w:val="28"/>
          <w:szCs w:val="28"/>
          <w:highlight w:val="none"/>
          <w:lang w:val="en-US" w:eastAsia="zh-CN" w:bidi="ar-SA"/>
        </w:rPr>
        <w:t>在本步骤的具体工程配置中，</w:t>
      </w:r>
      <w:r>
        <w:rPr>
          <w:rFonts w:hint="eastAsia" w:hAnsi="DejaVu Math TeX Gyre" w:eastAsia="楷体" w:cs="Times New Roman"/>
          <w:i w:val="0"/>
          <w:kern w:val="2"/>
          <w:sz w:val="28"/>
          <w:szCs w:val="28"/>
          <w:highlight w:val="none"/>
          <w:lang w:val="en-US" w:eastAsia="zh-CN" w:bidi="ar-SA"/>
        </w:rPr>
        <w:t>系统用于解决白天行车时因隧道内外较大光照落差导致的</w:t>
      </w:r>
      <w:r>
        <w:rPr>
          <w:rFonts w:hint="default" w:hAnsi="DejaVu Math TeX Gyre" w:eastAsia="楷体" w:cs="Times New Roman"/>
          <w:i w:val="0"/>
          <w:kern w:val="2"/>
          <w:sz w:val="28"/>
          <w:szCs w:val="28"/>
          <w:highlight w:val="none"/>
          <w:lang w:val="en-US" w:eastAsia="zh-CN" w:bidi="ar-SA"/>
        </w:rPr>
        <w:t>视觉暗适应与明适应迟滞问题。系统首先界定执行主动亮度补偿的防范区域，结合实际工程经验，将该隧道进口段与出口段的长度范围通常划定为100m至150m。同时，主控设备结合相关照明规范与该隧道的外部自然光照强度，预先确定该相应段落内用以平滑视觉过渡所需的目标亮度阈值。</w:t>
      </w:r>
    </w:p>
    <w:p w14:paraId="3AB9098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监测所述隧道进口段和所述隧道出口段</w:t>
      </w:r>
      <w:r>
        <w:rPr>
          <w:rFonts w:hint="default" w:hAnsi="DejaVu Math TeX Gyre" w:eastAsia="楷体" w:cs="Times New Roman"/>
          <w:i w:val="0"/>
          <w:kern w:val="2"/>
          <w:sz w:val="28"/>
          <w:szCs w:val="28"/>
          <w:highlight w:val="none"/>
          <w:lang w:val="en-US" w:eastAsia="zh-CN" w:bidi="ar-SA"/>
        </w:rPr>
        <w:t>的</w:t>
      </w:r>
      <w:r>
        <w:rPr>
          <w:rFonts w:hint="eastAsia" w:hAnsi="DejaVu Math TeX Gyre" w:eastAsia="楷体" w:cs="Times New Roman"/>
          <w:i w:val="0"/>
          <w:kern w:val="2"/>
          <w:sz w:val="28"/>
          <w:szCs w:val="28"/>
          <w:highlight w:val="none"/>
          <w:lang w:val="en-US" w:eastAsia="zh-CN" w:bidi="ar-SA"/>
        </w:rPr>
        <w:t>实际环境亮度</w:t>
      </w:r>
      <w:r>
        <w:rPr>
          <w:rFonts w:hint="default" w:hAnsi="DejaVu Math TeX Gyre" w:eastAsia="楷体" w:cs="Times New Roman"/>
          <w:i w:val="0"/>
          <w:kern w:val="2"/>
          <w:sz w:val="28"/>
          <w:szCs w:val="28"/>
          <w:highlight w:val="none"/>
          <w:lang w:val="en-US" w:eastAsia="zh-CN" w:bidi="ar-SA"/>
        </w:rPr>
        <w:t>，并实时判断所述</w:t>
      </w:r>
      <w:r>
        <w:rPr>
          <w:rFonts w:hint="eastAsia" w:hAnsi="DejaVu Math TeX Gyre" w:eastAsia="楷体" w:cs="Times New Roman"/>
          <w:i w:val="0"/>
          <w:kern w:val="2"/>
          <w:sz w:val="28"/>
          <w:szCs w:val="28"/>
          <w:highlight w:val="none"/>
          <w:lang w:val="en-US" w:eastAsia="zh-CN" w:bidi="ar-SA"/>
        </w:rPr>
        <w:t>实际环境亮度</w:t>
      </w:r>
      <w:r>
        <w:rPr>
          <w:rFonts w:hint="default" w:hAnsi="DejaVu Math TeX Gyre" w:eastAsia="楷体" w:cs="Times New Roman"/>
          <w:i w:val="0"/>
          <w:kern w:val="2"/>
          <w:sz w:val="28"/>
          <w:szCs w:val="28"/>
          <w:highlight w:val="none"/>
          <w:lang w:val="en-US" w:eastAsia="zh-CN" w:bidi="ar-SA"/>
        </w:rPr>
        <w:t>是否大于或等于所述目标亮度阈值；</w:t>
      </w:r>
    </w:p>
    <w:p w14:paraId="27CF6182">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Times New Roman" w:eastAsia="楷体" w:cs="Times New Roman"/>
          <w:sz w:val="28"/>
          <w:szCs w:val="28"/>
          <w:highlight w:val="none"/>
        </w:rPr>
      </w:pPr>
      <w:r>
        <w:rPr>
          <w:rFonts w:hint="default" w:hAnsi="DejaVu Math TeX Gyre" w:eastAsia="楷体" w:cs="Times New Roman"/>
          <w:i w:val="0"/>
          <w:kern w:val="2"/>
          <w:sz w:val="28"/>
          <w:szCs w:val="28"/>
          <w:highlight w:val="none"/>
          <w:lang w:val="en-US" w:eastAsia="zh-CN" w:bidi="ar-SA"/>
        </w:rPr>
        <w:t>在系统的实时运行过程中，主控设备通过布设于隧道内外空间的亮度监测模块，连续采集隧道进口段与出口段的实际环境亮度数据。系统将该实时环境亮度与前述设定的目标亮度阈值进行不间断的比对逻辑运算，以评估当前洞口区域的视觉适应性风险，即判断当前的光环境是否能够安全消除外界强光引发的视觉盲区。</w:t>
      </w:r>
    </w:p>
    <w:p w14:paraId="0EC5C83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hAnsi="DejaVu Math TeX Gyre" w:eastAsia="楷体" w:cs="Times New Roman"/>
          <w:i w:val="0"/>
          <w:kern w:val="2"/>
          <w:sz w:val="28"/>
          <w:szCs w:val="28"/>
          <w:highlight w:val="none"/>
          <w:lang w:val="en-US" w:eastAsia="zh-CN" w:bidi="ar-SA"/>
        </w:rPr>
      </w:pPr>
      <w:r>
        <w:rPr>
          <w:rFonts w:hint="default" w:hAnsi="DejaVu Math TeX Gyre" w:eastAsia="楷体" w:cs="Times New Roman"/>
          <w:i w:val="0"/>
          <w:kern w:val="2"/>
          <w:sz w:val="28"/>
          <w:szCs w:val="28"/>
          <w:highlight w:val="none"/>
          <w:lang w:val="en-US" w:eastAsia="zh-CN" w:bidi="ar-SA"/>
        </w:rPr>
        <w:t>若判断结果为否，则控制开启所述隧道进口段和所述隧道出口段</w:t>
      </w:r>
      <w:r>
        <w:rPr>
          <w:rFonts w:hint="eastAsia" w:hAnsi="DejaVu Math TeX Gyre" w:eastAsia="楷体" w:cs="Times New Roman"/>
          <w:i w:val="0"/>
          <w:kern w:val="2"/>
          <w:sz w:val="28"/>
          <w:szCs w:val="28"/>
          <w:highlight w:val="none"/>
          <w:lang w:val="en-US" w:eastAsia="zh-CN" w:bidi="ar-SA"/>
        </w:rPr>
        <w:t>处，</w:t>
      </w:r>
      <w:r>
        <w:rPr>
          <w:rFonts w:hint="default" w:hAnsi="DejaVu Math TeX Gyre" w:eastAsia="楷体" w:cs="Times New Roman"/>
          <w:i w:val="0"/>
          <w:kern w:val="2"/>
          <w:sz w:val="28"/>
          <w:szCs w:val="28"/>
          <w:highlight w:val="none"/>
          <w:lang w:val="en-US" w:eastAsia="zh-CN" w:bidi="ar-SA"/>
        </w:rPr>
        <w:t>处于断电状态的发光组件，以减小发光组件的开启间距，和/或提升相应位置处</w:t>
      </w:r>
      <w:r>
        <w:rPr>
          <w:rFonts w:hint="eastAsia" w:hAnsi="DejaVu Math TeX Gyre" w:eastAsia="楷体" w:cs="Times New Roman"/>
          <w:i w:val="0"/>
          <w:kern w:val="2"/>
          <w:sz w:val="28"/>
          <w:szCs w:val="28"/>
          <w:highlight w:val="none"/>
          <w:lang w:val="en-US" w:eastAsia="zh-CN" w:bidi="ar-SA"/>
        </w:rPr>
        <w:t>发光组件</w:t>
      </w:r>
      <w:r>
        <w:rPr>
          <w:rFonts w:hint="default" w:hAnsi="DejaVu Math TeX Gyre" w:eastAsia="楷体" w:cs="Times New Roman"/>
          <w:i w:val="0"/>
          <w:kern w:val="2"/>
          <w:sz w:val="28"/>
          <w:szCs w:val="28"/>
          <w:highlight w:val="none"/>
          <w:lang w:val="en-US" w:eastAsia="zh-CN" w:bidi="ar-SA"/>
        </w:rPr>
        <w:t>的输出功率，直至所述</w:t>
      </w:r>
      <w:r>
        <w:rPr>
          <w:rFonts w:hint="eastAsia" w:hAnsi="DejaVu Math TeX Gyre" w:eastAsia="楷体" w:cs="Times New Roman"/>
          <w:i w:val="0"/>
          <w:kern w:val="2"/>
          <w:sz w:val="28"/>
          <w:szCs w:val="28"/>
          <w:highlight w:val="none"/>
          <w:lang w:val="en-US" w:eastAsia="zh-CN" w:bidi="ar-SA"/>
        </w:rPr>
        <w:t>实际环境亮度</w:t>
      </w:r>
      <w:r>
        <w:rPr>
          <w:rFonts w:hint="default" w:hAnsi="DejaVu Math TeX Gyre" w:eastAsia="楷体" w:cs="Times New Roman"/>
          <w:i w:val="0"/>
          <w:kern w:val="2"/>
          <w:sz w:val="28"/>
          <w:szCs w:val="28"/>
          <w:highlight w:val="none"/>
          <w:lang w:val="en-US" w:eastAsia="zh-CN" w:bidi="ar-SA"/>
        </w:rPr>
        <w:t>达到所述目标亮度阈值。</w:t>
      </w:r>
    </w:p>
    <w:p w14:paraId="562AE3F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Times New Roman" w:eastAsia="楷体" w:cs="Times New Roman"/>
          <w:sz w:val="28"/>
          <w:szCs w:val="28"/>
          <w:highlight w:val="none"/>
        </w:rPr>
      </w:pPr>
      <w:r>
        <w:rPr>
          <w:rFonts w:hint="default" w:hAnsi="DejaVu Math TeX Gyre" w:eastAsia="楷体" w:cs="Times New Roman"/>
          <w:i w:val="0"/>
          <w:kern w:val="2"/>
          <w:sz w:val="28"/>
          <w:szCs w:val="28"/>
          <w:highlight w:val="none"/>
          <w:lang w:val="en-US" w:eastAsia="zh-CN" w:bidi="ar-SA"/>
        </w:rPr>
        <w:t>当系统判定实际环境亮度未达到预设的目标亮度阈值时，意味着当前洞口的背景光亮度不足以对消外界自然光引发的黑洞效应或白洞效应。此时主控设备将立即在相应段落触发局部增强补偿机制。在空间控制维度，系统会打破前述常规畅通模式下的动态跨距，主动缩小该100m至150m范围内发光组件即探照灯与反光环的开启间距，强制恢复至高密度的点亮状态。在能量输出维度，系统可同步提升相应位置处发光组件的运行负荷，例如将额定功率1W至5W的探照灯调升至最大输出功率。通过空间密度与发光功率的双重局部叠加调控，系统能够迅速</w:t>
      </w:r>
      <w:r>
        <w:rPr>
          <w:rFonts w:hint="eastAsia" w:hAnsi="DejaVu Math TeX Gyre" w:eastAsia="楷体" w:cs="Times New Roman"/>
          <w:i w:val="0"/>
          <w:kern w:val="2"/>
          <w:sz w:val="28"/>
          <w:szCs w:val="28"/>
          <w:highlight w:val="none"/>
          <w:lang w:val="en-US" w:eastAsia="zh-CN" w:bidi="ar-SA"/>
        </w:rPr>
        <w:t>提</w:t>
      </w:r>
      <w:r>
        <w:rPr>
          <w:rFonts w:hint="default" w:hAnsi="DejaVu Math TeX Gyre" w:eastAsia="楷体" w:cs="Times New Roman"/>
          <w:i w:val="0"/>
          <w:kern w:val="2"/>
          <w:sz w:val="28"/>
          <w:szCs w:val="28"/>
          <w:highlight w:val="none"/>
          <w:lang w:val="en-US" w:eastAsia="zh-CN" w:bidi="ar-SA"/>
        </w:rPr>
        <w:t>高进口与出口缓冲区域的整体环境亮度，直到实际环境亮度监测值满足目标亮度阈值，</w:t>
      </w:r>
      <w:r>
        <w:rPr>
          <w:rFonts w:hint="eastAsia" w:hAnsi="DejaVu Math TeX Gyre" w:eastAsia="楷体" w:cs="Times New Roman"/>
          <w:i w:val="0"/>
          <w:kern w:val="2"/>
          <w:sz w:val="28"/>
          <w:szCs w:val="28"/>
          <w:highlight w:val="none"/>
          <w:lang w:val="en-US" w:eastAsia="zh-CN" w:bidi="ar-SA"/>
        </w:rPr>
        <w:t>从而为驾驶员提供一条亮度平滑过渡的进出洞视觉缓冲带。</w:t>
      </w:r>
    </w:p>
    <w:p w14:paraId="16E57BC2">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进一步地，所述隧道进口段和所述隧道出口段内布设有荧光涂层段，所述获取目标亮度阈值的步骤，具体包括：</w:t>
      </w:r>
    </w:p>
    <w:p w14:paraId="5143B15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获取预设的车辆驶离所述荧光涂层段后的目标余辉时长、在所述目标余辉时长T结束时，洞口段荧光涂层需满足的目标余辉亮度，以及所述荧光涂层的亮度衰减系数；基于所述目标余辉时长、所述目标余辉亮度以及所述亮度衰减系数，计算出在车辆驶离所述荧光涂层段时，所需达到的目标激发亮度，并将其作为所述目标亮度阈值的下限，计算公式为：</w:t>
      </w:r>
    </w:p>
    <w:p w14:paraId="26435B0C">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default" w:ascii="Cambria Math" w:hAnsi="Cambria Math"/>
                  <w:sz w:val="28"/>
                  <w:szCs w:val="36"/>
                  <w:lang w:val="en-US" w:eastAsia="zh-CN"/>
                </w:rPr>
                <m:t>0</m:t>
              </m:r>
              <m:ctrlPr>
                <w:rPr>
                  <w:rFonts w:ascii="Cambria Math" w:hAnsi="Cambria Math"/>
                  <w:i/>
                  <w:sz w:val="28"/>
                  <w:szCs w:val="36"/>
                </w:rPr>
              </m:ctrlPr>
            </m:sub>
          </m:sSub>
          <m:r>
            <m:rPr/>
            <w:rPr>
              <w:rFonts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sub>
          </m:sSub>
          <m:r>
            <m:rPr/>
            <w:rPr>
              <w:rFonts w:ascii="Cambria Math" w:hAnsi="Cambria Math"/>
              <w:sz w:val="28"/>
              <w:szCs w:val="36"/>
            </w:rPr>
            <m:t>∙</m:t>
          </m:r>
          <m:sSup>
            <m:sSupPr>
              <m:ctrlPr>
                <w:rPr>
                  <w:rFonts w:ascii="Cambria Math" w:hAnsi="Cambria Math"/>
                  <w:i/>
                  <w:sz w:val="28"/>
                  <w:szCs w:val="36"/>
                </w:rPr>
              </m:ctrlPr>
            </m:sSupPr>
            <m:e>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e>
            <m:sup>
              <m:r>
                <m:rPr/>
                <w:rPr>
                  <w:rFonts w:ascii="Cambria Math" w:hAnsi="Cambria Math"/>
                  <w:sz w:val="28"/>
                  <w:szCs w:val="36"/>
                </w:rPr>
                <m:t>n</m:t>
              </m:r>
              <m:ctrlPr>
                <w:rPr>
                  <w:rFonts w:ascii="Cambria Math" w:hAnsi="Cambria Math"/>
                  <w:i/>
                  <w:sz w:val="28"/>
                  <w:szCs w:val="36"/>
                </w:rPr>
              </m:ctrlPr>
            </m:sup>
          </m:sSup>
        </m:oMath>
      </m:oMathPara>
    </w:p>
    <w:p w14:paraId="5712601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hAnsi="Cambria Math"/>
          <w:i w:val="0"/>
          <w:sz w:val="28"/>
          <w:szCs w:val="36"/>
        </w:rPr>
      </w:pPr>
      <w:r>
        <w:rPr>
          <w:rFonts w:hint="eastAsia" w:hAnsi="DejaVu Math TeX Gyre" w:eastAsia="楷体"/>
          <w:i w:val="0"/>
          <w:sz w:val="28"/>
          <w:szCs w:val="28"/>
          <w:highlight w:val="none"/>
        </w:rPr>
        <w:t>式中，</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default" w:ascii="Cambria Math" w:hAnsi="Cambria Math"/>
                <w:sz w:val="28"/>
                <w:szCs w:val="36"/>
                <w:lang w:val="en-US" w:eastAsia="zh-CN"/>
              </w:rPr>
              <m:t>0</m:t>
            </m:r>
            <m:ctrlPr>
              <w:rPr>
                <w:rFonts w:ascii="Cambria Math" w:hAnsi="Cambria Math"/>
                <w:i/>
                <w:sz w:val="28"/>
                <w:szCs w:val="36"/>
              </w:rPr>
            </m:ctrlPr>
          </m:sub>
        </m:sSub>
      </m:oMath>
      <w:r>
        <w:rPr>
          <w:rFonts w:hint="eastAsia" w:hAnsi="DejaVu Math TeX Gyre" w:eastAsia="楷体"/>
          <w:i w:val="0"/>
          <w:sz w:val="28"/>
          <w:szCs w:val="28"/>
          <w:highlight w:val="none"/>
        </w:rPr>
        <w:t>为所需达到的目标激发亮度；</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sub>
        </m:sSub>
      </m:oMath>
      <w:r>
        <w:rPr>
          <w:rFonts w:hint="eastAsia" w:hAnsi="DejaVu Math TeX Gyre" w:eastAsia="楷体"/>
          <w:i w:val="0"/>
          <w:sz w:val="28"/>
          <w:szCs w:val="28"/>
          <w:highlight w:val="none"/>
        </w:rPr>
        <w:t>为洞口段荧光涂层需满足的目标余辉亮度；</w:t>
      </w:r>
      <m:oMath>
        <m:r>
          <m:rPr>
            <m:sty m:val="p"/>
          </m:rPr>
          <w:rPr>
            <w:rFonts w:hint="eastAsia" w:hAnsi="DejaVu Math TeX Gyre" w:eastAsia="楷体" w:cs="Times New Roman"/>
            <w:kern w:val="2"/>
            <w:sz w:val="28"/>
            <w:szCs w:val="28"/>
            <w:highlight w:val="none"/>
            <w:lang w:val="en-US" w:eastAsia="zh-CN" w:bidi="ar-SA"/>
          </w:rPr>
          <m:t>T</m:t>
        </m:r>
      </m:oMath>
      <w:r>
        <w:rPr>
          <w:rFonts w:hint="eastAsia" w:hAnsi="DejaVu Math TeX Gyre" w:eastAsia="楷体"/>
          <w:i w:val="0"/>
          <w:sz w:val="28"/>
          <w:szCs w:val="28"/>
          <w:highlight w:val="none"/>
        </w:rPr>
        <w:t>为预设的车辆驶离所述荧光涂层段后的目标余辉时长；</w:t>
      </w:r>
      <m:oMath>
        <m:r>
          <m:rPr/>
          <w:rPr>
            <w:rFonts w:ascii="Cambria Math" w:hAnsi="Cambria Math"/>
            <w:sz w:val="28"/>
            <w:szCs w:val="36"/>
          </w:rPr>
          <m:t>n</m:t>
        </m:r>
      </m:oMath>
      <w:r>
        <w:rPr>
          <w:rFonts w:hint="eastAsia" w:hAnsi="DejaVu Math TeX Gyre" w:eastAsia="楷体"/>
          <w:i w:val="0"/>
          <w:sz w:val="28"/>
          <w:szCs w:val="28"/>
          <w:highlight w:val="none"/>
        </w:rPr>
        <w:t>为所述荧光涂层的亮度衰减系数。</w:t>
      </w:r>
    </w:p>
    <w:p w14:paraId="65F542FA">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步骤的具体工程实施中，系统利用了荧光材料的吸能与储放特性。系统在隧道洞口段例如洞口50m范围内，大面积涂抹高亮度且长余辉的铝酸盐或硅酸盐系荧光涂料，颜色优选为人眼暗环境下最为敏感的黄绿色。当车辆驶入隧道时，该荧光涂层段能够充分吸收车辆灯光或洞内探照灯的光能，尤其是</w:t>
      </w:r>
      <w:r>
        <w:rPr>
          <w:rFonts w:hint="eastAsia" w:eastAsia="楷体" w:cs="Times New Roman"/>
          <w:sz w:val="28"/>
          <w:szCs w:val="28"/>
          <w:highlight w:val="none"/>
          <w:lang w:eastAsia="zh-CN"/>
        </w:rPr>
        <w:t>包含</w:t>
      </w:r>
      <w:r>
        <w:rPr>
          <w:rFonts w:hint="default" w:ascii="Times New Roman" w:hAnsi="Times New Roman" w:eastAsia="楷体" w:cs="Times New Roman"/>
          <w:sz w:val="28"/>
          <w:szCs w:val="28"/>
          <w:highlight w:val="none"/>
        </w:rPr>
        <w:t>紫外和短波蓝光</w:t>
      </w:r>
      <w:r>
        <w:rPr>
          <w:rFonts w:hint="eastAsia" w:eastAsia="楷体" w:cs="Times New Roman"/>
          <w:sz w:val="28"/>
          <w:szCs w:val="28"/>
          <w:highlight w:val="none"/>
          <w:lang w:val="en-US" w:eastAsia="zh-CN"/>
        </w:rPr>
        <w:t>的光线</w:t>
      </w:r>
      <w:r>
        <w:rPr>
          <w:rFonts w:hint="default" w:ascii="Times New Roman" w:hAnsi="Times New Roman" w:eastAsia="楷体" w:cs="Times New Roman"/>
          <w:sz w:val="28"/>
          <w:szCs w:val="28"/>
          <w:highlight w:val="none"/>
        </w:rPr>
        <w:t>，并在车辆驶过后以可见光形式缓慢释放，从而在无电力消耗的前提下持续提供柔和的背景亮度，有效减轻进出隧道时的视觉黑洞或白洞效应。</w:t>
      </w:r>
    </w:p>
    <w:p w14:paraId="200646CB">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由于荧光涂料的亮度呈现动态衰减过程，系统必须通过底层算法确保其在设定的余辉时间内始终能被驾驶员有效识别。结合系统预设的简化亮度衰减模型，主控设备首先获取相关物理与生理设计参数：设定要求车辆驶过后目标余辉时长T为5分钟；为了保证驾驶员的安全视觉连贯，设定在该时长结束时荧光涂层需满足的目标余辉亮度</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m:sty m:val="p"/>
              </m:rPr>
              <w:rPr>
                <w:rFonts w:hint="eastAsia" w:hAnsi="DejaVu Math TeX Gyre" w:eastAsia="楷体" w:cs="Times New Roman"/>
                <w:kern w:val="2"/>
                <w:sz w:val="28"/>
                <w:szCs w:val="28"/>
                <w:highlight w:val="none"/>
                <w:lang w:val="en-US" w:eastAsia="zh-CN" w:bidi="ar-SA"/>
              </w:rPr>
              <m:t>T</m:t>
            </m:r>
            <m:ctrlPr>
              <w:rPr>
                <w:rFonts w:ascii="Cambria Math" w:hAnsi="Cambria Math"/>
                <w:i/>
                <w:sz w:val="28"/>
                <w:szCs w:val="36"/>
              </w:rPr>
            </m:ctrlPr>
          </m:sub>
        </m:sSub>
      </m:oMath>
      <w:r>
        <w:rPr>
          <w:rFonts w:hint="default" w:ascii="Times New Roman" w:hAnsi="Times New Roman" w:eastAsia="楷体" w:cs="Times New Roman"/>
          <w:sz w:val="28"/>
          <w:szCs w:val="28"/>
          <w:highlight w:val="none"/>
        </w:rPr>
        <w:t>至少应高于人眼在暗环境下的对比灵敏度阈值，本实施例中系统优选为0.5mcd/m²；同时依据所选购荧光材料的物理特性获取其亮度衰减系数n为0.8。将上述参数代入该目标激发亮度计算公式进行逆向推导计算，系统得出车辆刚刚驶离即激发停止的瞬间该涂层所需达到的初始目标激发亮度</w:t>
      </w:r>
      <m:oMath>
        <m:sSub>
          <m:sSubPr>
            <m:ctrlPr>
              <w:rPr>
                <w:rFonts w:ascii="Cambria Math" w:hAnsi="Cambria Math"/>
                <w:i/>
                <w:sz w:val="28"/>
                <w:szCs w:val="36"/>
              </w:rPr>
            </m:ctrlPr>
          </m:sSubPr>
          <m:e>
            <m:r>
              <m:rPr/>
              <w:rPr>
                <w:rFonts w:ascii="Cambria Math" w:hAnsi="Cambria Math"/>
                <w:sz w:val="28"/>
                <w:szCs w:val="36"/>
              </w:rPr>
              <m:t>L</m:t>
            </m:r>
            <m:ctrlPr>
              <w:rPr>
                <w:rFonts w:ascii="Cambria Math" w:hAnsi="Cambria Math"/>
                <w:i/>
                <w:sz w:val="28"/>
                <w:szCs w:val="36"/>
              </w:rPr>
            </m:ctrlPr>
          </m:e>
          <m:sub>
            <m:r>
              <m:rPr/>
              <w:rPr>
                <w:rFonts w:hint="default" w:ascii="Cambria Math" w:hAnsi="Cambria Math"/>
                <w:sz w:val="28"/>
                <w:szCs w:val="36"/>
                <w:lang w:val="en-US" w:eastAsia="zh-CN"/>
              </w:rPr>
              <m:t>0</m:t>
            </m:r>
            <m:ctrlPr>
              <w:rPr>
                <w:rFonts w:ascii="Cambria Math" w:hAnsi="Cambria Math"/>
                <w:i/>
                <w:sz w:val="28"/>
                <w:szCs w:val="36"/>
              </w:rPr>
            </m:ctrlPr>
          </m:sub>
        </m:sSub>
      </m:oMath>
      <w:r>
        <w:rPr>
          <w:rFonts w:hint="default" w:ascii="Times New Roman" w:hAnsi="Times New Roman" w:eastAsia="楷体" w:cs="Times New Roman"/>
          <w:sz w:val="28"/>
          <w:szCs w:val="28"/>
          <w:highlight w:val="none"/>
        </w:rPr>
        <w:t>约为1.81mcd/m²。系统随即将该计算求得的1.81mcd/m²确立为目标亮度阈值的下限。</w:t>
      </w:r>
    </w:p>
    <w:p w14:paraId="632E3202">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在实际工程验证层面，现代高性能长余辉涂料在标准光源照射十分钟后亮度可达50mcd/m²以上，而汽车灯光近距离照射边墙时产生的局部照度极高，</w:t>
      </w:r>
      <w:r>
        <w:rPr>
          <w:rFonts w:hint="eastAsia" w:eastAsia="楷体" w:cs="Times New Roman"/>
          <w:sz w:val="28"/>
          <w:szCs w:val="28"/>
          <w:highlight w:val="none"/>
          <w:lang w:eastAsia="zh-CN"/>
        </w:rPr>
        <w:t>因此该荧光涂层段被激发后产生的初始激发亮度能够高于上述1.81mcd/m²的最低要求。</w:t>
      </w:r>
      <w:r>
        <w:rPr>
          <w:rFonts w:hint="default" w:ascii="Times New Roman" w:hAnsi="Times New Roman" w:eastAsia="楷体" w:cs="Times New Roman"/>
          <w:sz w:val="28"/>
          <w:szCs w:val="28"/>
          <w:highlight w:val="none"/>
        </w:rPr>
        <w:t>该步骤通过科学的亮度衰减逆向推导模型，不仅为无能耗的被动荧光增强系统确立了可靠的光学验收基准，更为前述权利要求中触发系统执行主动补光动作提供了精准的数据</w:t>
      </w:r>
      <w:r>
        <w:rPr>
          <w:rFonts w:hint="eastAsia" w:eastAsia="楷体" w:cs="Times New Roman"/>
          <w:sz w:val="28"/>
          <w:szCs w:val="28"/>
          <w:highlight w:val="none"/>
          <w:lang w:val="en-US" w:eastAsia="zh-CN"/>
        </w:rPr>
        <w:t>界线</w:t>
      </w:r>
      <w:r>
        <w:rPr>
          <w:rFonts w:hint="default" w:ascii="Times New Roman" w:hAnsi="Times New Roman" w:eastAsia="楷体" w:cs="Times New Roman"/>
          <w:sz w:val="28"/>
          <w:szCs w:val="28"/>
          <w:highlight w:val="none"/>
        </w:rPr>
        <w:t>。</w:t>
      </w:r>
    </w:p>
    <w:p w14:paraId="750AA508">
      <w:pPr>
        <w:keepNext w:val="0"/>
        <w:keepLines w:val="0"/>
        <w:pageBreakBefore w:val="0"/>
        <w:widowControl w:val="0"/>
        <w:numPr>
          <w:ilvl w:val="-1"/>
          <w:numId w:val="0"/>
        </w:numPr>
        <w:kinsoku/>
        <w:wordWrap/>
        <w:overflowPunct/>
        <w:topLinePunct w:val="0"/>
        <w:autoSpaceDE/>
        <w:autoSpaceDN/>
        <w:bidi w:val="0"/>
        <w:adjustRightInd/>
        <w:snapToGrid/>
        <w:spacing w:line="500" w:lineRule="exact"/>
        <w:ind w:left="0" w:leftChars="0"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eastAsia" w:hAnsi="DejaVu Math TeX Gyre" w:eastAsia="楷体" w:cs="Times New Roman"/>
          <w:i w:val="0"/>
          <w:kern w:val="2"/>
          <w:sz w:val="28"/>
          <w:szCs w:val="28"/>
          <w:highlight w:val="none"/>
          <w:lang w:val="en-US" w:eastAsia="zh-CN" w:bidi="ar-SA"/>
        </w:rPr>
        <w:t>进一步地，</w:t>
      </w:r>
      <w:r>
        <w:rPr>
          <w:rFonts w:hint="default" w:ascii="Times New Roman" w:hAnsi="DejaVu Math TeX Gyre" w:eastAsia="楷体" w:cs="Times New Roman"/>
          <w:i w:val="0"/>
          <w:kern w:val="2"/>
          <w:sz w:val="28"/>
          <w:szCs w:val="28"/>
          <w:highlight w:val="none"/>
          <w:lang w:val="en-US" w:eastAsia="zh-CN" w:bidi="ar-SA"/>
        </w:rPr>
        <w:t>还包括</w:t>
      </w:r>
      <w:r>
        <w:rPr>
          <w:rFonts w:hint="eastAsia" w:hAnsi="DejaVu Math TeX Gyre" w:eastAsia="楷体" w:cs="Times New Roman"/>
          <w:i w:val="0"/>
          <w:kern w:val="2"/>
          <w:sz w:val="28"/>
          <w:szCs w:val="28"/>
          <w:highlight w:val="none"/>
          <w:lang w:val="en-US" w:eastAsia="zh-CN" w:bidi="ar-SA"/>
        </w:rPr>
        <w:t>针对</w:t>
      </w:r>
      <w:r>
        <w:rPr>
          <w:rFonts w:hint="eastAsia" w:ascii="Times New Roman" w:hAnsi="DejaVu Math TeX Gyre" w:eastAsia="楷体" w:cs="Times New Roman"/>
          <w:i w:val="0"/>
          <w:kern w:val="2"/>
          <w:sz w:val="28"/>
          <w:szCs w:val="28"/>
          <w:highlight w:val="none"/>
          <w:lang w:val="en-US" w:eastAsia="zh-CN" w:bidi="ar-SA"/>
        </w:rPr>
        <w:t>隧道内光源供电的</w:t>
      </w:r>
      <w:r>
        <w:rPr>
          <w:rFonts w:hint="default" w:ascii="Times New Roman" w:hAnsi="DejaVu Math TeX Gyre" w:eastAsia="楷体" w:cs="Times New Roman"/>
          <w:i w:val="0"/>
          <w:kern w:val="2"/>
          <w:sz w:val="28"/>
          <w:szCs w:val="28"/>
          <w:highlight w:val="none"/>
          <w:lang w:val="en-US" w:eastAsia="zh-CN" w:bidi="ar-SA"/>
        </w:rPr>
        <w:t>光伏储能系统</w:t>
      </w:r>
      <w:r>
        <w:rPr>
          <w:rFonts w:hint="eastAsia" w:ascii="Times New Roman" w:hAnsi="DejaVu Math TeX Gyre" w:eastAsia="楷体" w:cs="Times New Roman"/>
          <w:i w:val="0"/>
          <w:kern w:val="2"/>
          <w:sz w:val="28"/>
          <w:szCs w:val="28"/>
          <w:highlight w:val="none"/>
          <w:lang w:val="en-US" w:eastAsia="zh-CN" w:bidi="ar-SA"/>
        </w:rPr>
        <w:t>的</w:t>
      </w:r>
      <w:r>
        <w:rPr>
          <w:rFonts w:hint="default" w:ascii="Times New Roman" w:hAnsi="DejaVu Math TeX Gyre" w:eastAsia="楷体" w:cs="Times New Roman"/>
          <w:i w:val="0"/>
          <w:kern w:val="2"/>
          <w:sz w:val="28"/>
          <w:szCs w:val="28"/>
          <w:highlight w:val="none"/>
          <w:lang w:val="en-US" w:eastAsia="zh-CN" w:bidi="ar-SA"/>
        </w:rPr>
        <w:t>设计步骤，具体包括</w:t>
      </w:r>
      <w:r>
        <w:rPr>
          <w:rFonts w:hint="eastAsia" w:hAnsi="DejaVu Math TeX Gyre" w:eastAsia="楷体" w:cs="Times New Roman"/>
          <w:i w:val="0"/>
          <w:kern w:val="2"/>
          <w:sz w:val="28"/>
          <w:szCs w:val="28"/>
          <w:highlight w:val="none"/>
          <w:lang w:val="en-US" w:eastAsia="zh-CN" w:bidi="ar-SA"/>
        </w:rPr>
        <w:t>以下步骤</w:t>
      </w:r>
      <w:r>
        <w:rPr>
          <w:rFonts w:hint="default" w:ascii="Times New Roman" w:hAnsi="DejaVu Math TeX Gyre" w:eastAsia="楷体" w:cs="Times New Roman"/>
          <w:i w:val="0"/>
          <w:kern w:val="2"/>
          <w:sz w:val="28"/>
          <w:szCs w:val="28"/>
          <w:highlight w:val="none"/>
          <w:lang w:val="en-US" w:eastAsia="zh-CN" w:bidi="ar-SA"/>
        </w:rPr>
        <w:t>：</w:t>
      </w:r>
    </w:p>
    <w:p w14:paraId="29D8410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imes New Roman" w:hAnsi="DejaVu Math TeX Gyre" w:eastAsia="楷体" w:cs="Times New Roman"/>
          <w:i w:val="0"/>
          <w:kern w:val="2"/>
          <w:sz w:val="28"/>
          <w:szCs w:val="28"/>
          <w:highlight w:val="none"/>
          <w:lang w:val="en-US" w:eastAsia="zh-CN" w:bidi="ar-SA"/>
        </w:rPr>
      </w:pPr>
      <w:r>
        <w:rPr>
          <w:rFonts w:hint="eastAsia" w:ascii="Times New Roman" w:hAnsi="DejaVu Math TeX Gyre" w:eastAsia="楷体" w:cs="Times New Roman"/>
          <w:i w:val="0"/>
          <w:kern w:val="2"/>
          <w:sz w:val="28"/>
          <w:szCs w:val="28"/>
          <w:highlight w:val="none"/>
          <w:lang w:val="en-US" w:eastAsia="zh-CN" w:bidi="ar-SA"/>
        </w:rPr>
        <w:t>获取隧道每公里的主动发光源总设计功率、预设的无光伏输入备用时长，以及储能安全系数；基于所述主动发光源总设计功率、所述无光伏输入备用时长以及所述储能安全系数，计算出所述光伏储能系统的目标储能容量，其计算公式为：</w:t>
      </w:r>
    </w:p>
    <w:p w14:paraId="151DD573">
      <w:pPr>
        <w:ind w:firstLine="0" w:firstLineChars="0"/>
        <w:jc w:val="center"/>
        <w:rPr>
          <w:rFonts w:hAnsi="Cambria Math"/>
          <w:i w:val="0"/>
          <w:sz w:val="28"/>
          <w:szCs w:val="36"/>
        </w:rPr>
      </w:pPr>
      <m:oMathPara>
        <m:oMath>
          <m:sSub>
            <m:sSubPr>
              <m:ctrlPr>
                <w:rPr>
                  <w:rFonts w:ascii="Cambria Math" w:hAnsi="Cambria Math"/>
                  <w:i/>
                  <w:sz w:val="28"/>
                  <w:szCs w:val="36"/>
                </w:rPr>
              </m:ctrlPr>
            </m:sSubPr>
            <m:e>
              <m:r>
                <m:rPr/>
                <w:rPr>
                  <w:rFonts w:ascii="Cambria Math" w:hAnsi="Cambria Math"/>
                  <w:sz w:val="28"/>
                  <w:szCs w:val="36"/>
                </w:rPr>
                <m:t>C</m:t>
              </m:r>
              <m:ctrlPr>
                <w:rPr>
                  <w:rFonts w:ascii="Cambria Math" w:hAnsi="Cambria Math"/>
                  <w:i/>
                  <w:sz w:val="28"/>
                  <w:szCs w:val="36"/>
                </w:rPr>
              </m:ctrlPr>
            </m:e>
            <m:sub>
              <m:r>
                <m:rPr/>
                <w:rPr>
                  <w:rFonts w:hint="eastAsia" w:ascii="Cambria Math" w:hAnsi="Cambria Math"/>
                  <w:sz w:val="28"/>
                  <w:szCs w:val="36"/>
                </w:rPr>
                <m:t>储能</m:t>
              </m:r>
              <m:ctrlPr>
                <w:rPr>
                  <w:rFonts w:ascii="Cambria Math" w:hAnsi="Cambria Math"/>
                  <w:i/>
                  <w:sz w:val="28"/>
                  <w:szCs w:val="36"/>
                </w:rPr>
              </m:ctrlPr>
            </m:sub>
          </m:sSub>
          <m:r>
            <m:rPr/>
            <w:rPr>
              <w:rFonts w:hint="eastAsia"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P</m:t>
              </m:r>
              <m:ctrlPr>
                <w:rPr>
                  <w:rFonts w:ascii="Cambria Math" w:hAnsi="Cambria Math"/>
                  <w:i/>
                  <w:sz w:val="28"/>
                  <w:szCs w:val="36"/>
                </w:rPr>
              </m:ctrlPr>
            </m:e>
            <m:sub>
              <m:r>
                <m:rPr/>
                <w:rPr>
                  <w:rFonts w:ascii="Cambria Math" w:hAnsi="Cambria Math"/>
                  <w:sz w:val="28"/>
                  <w:szCs w:val="36"/>
                </w:rPr>
                <m:t>km</m:t>
              </m:r>
              <m:ctrlPr>
                <w:rPr>
                  <w:rFonts w:ascii="Cambria Math" w:hAnsi="Cambria Math"/>
                  <w:i/>
                  <w:sz w:val="28"/>
                  <w:szCs w:val="36"/>
                </w:rPr>
              </m:ctrlPr>
            </m:sub>
          </m:sSub>
          <m:r>
            <m:rPr/>
            <w:rPr>
              <w:rFonts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T</m:t>
              </m:r>
              <m:ctrlPr>
                <w:rPr>
                  <w:rFonts w:ascii="Cambria Math" w:hAnsi="Cambria Math"/>
                  <w:i/>
                  <w:sz w:val="28"/>
                  <w:szCs w:val="36"/>
                </w:rPr>
              </m:ctrlPr>
            </m:e>
            <m:sub>
              <m:r>
                <m:rPr/>
                <w:rPr>
                  <w:rFonts w:hint="eastAsia" w:ascii="Cambria Math" w:hAnsi="Cambria Math"/>
                  <w:sz w:val="28"/>
                  <w:szCs w:val="36"/>
                </w:rPr>
                <m:t>备用</m:t>
              </m:r>
              <m:ctrlPr>
                <w:rPr>
                  <w:rFonts w:ascii="Cambria Math" w:hAnsi="Cambria Math"/>
                  <w:i/>
                  <w:sz w:val="28"/>
                  <w:szCs w:val="36"/>
                </w:rPr>
              </m:ctrlPr>
            </m:sub>
          </m:sSub>
          <m:r>
            <m:rPr/>
            <w:rPr>
              <w:rFonts w:ascii="Cambria Math" w:hAnsi="Cambria Math"/>
              <w:sz w:val="28"/>
              <w:szCs w:val="36"/>
            </w:rPr>
            <m:t>×</m:t>
          </m:r>
          <m:sSub>
            <m:sSubPr>
              <m:ctrlPr>
                <w:rPr>
                  <w:rFonts w:ascii="Cambria Math" w:hAnsi="Cambria Math"/>
                  <w:i/>
                  <w:sz w:val="28"/>
                  <w:szCs w:val="36"/>
                </w:rPr>
              </m:ctrlPr>
            </m:sSubPr>
            <m:e>
              <m:r>
                <m:rPr/>
                <w:rPr>
                  <w:rFonts w:ascii="Cambria Math" w:hAnsi="Cambria Math"/>
                  <w:sz w:val="28"/>
                  <w:szCs w:val="36"/>
                </w:rPr>
                <m:t>η</m:t>
              </m:r>
              <m:ctrlPr>
                <w:rPr>
                  <w:rFonts w:ascii="Cambria Math" w:hAnsi="Cambria Math"/>
                  <w:i/>
                  <w:sz w:val="28"/>
                  <w:szCs w:val="36"/>
                </w:rPr>
              </m:ctrlPr>
            </m:e>
            <m:sub>
              <m:r>
                <m:rPr/>
                <w:rPr>
                  <w:rFonts w:hint="eastAsia" w:ascii="Cambria Math" w:hAnsi="Cambria Math"/>
                  <w:sz w:val="28"/>
                  <w:szCs w:val="36"/>
                </w:rPr>
                <m:t>安全</m:t>
              </m:r>
              <m:ctrlPr>
                <w:rPr>
                  <w:rFonts w:ascii="Cambria Math" w:hAnsi="Cambria Math"/>
                  <w:i/>
                  <w:sz w:val="28"/>
                  <w:szCs w:val="36"/>
                </w:rPr>
              </m:ctrlPr>
            </m:sub>
          </m:sSub>
        </m:oMath>
      </m:oMathPara>
    </w:p>
    <w:p w14:paraId="5828411A">
      <w:pPr>
        <w:numPr>
          <w:ilvl w:val="-1"/>
          <w:numId w:val="0"/>
        </w:numPr>
        <w:spacing w:line="500" w:lineRule="exact"/>
        <w:ind w:firstLine="560" w:firstLineChars="200"/>
        <w:jc w:val="left"/>
        <w:rPr>
          <w:rFonts w:hint="eastAsia" w:hAnsi="DejaVu Math TeX Gyre" w:eastAsia="楷体"/>
          <w:i w:val="0"/>
          <w:sz w:val="28"/>
          <w:szCs w:val="28"/>
          <w:highlight w:val="none"/>
        </w:rPr>
      </w:pPr>
      <w:r>
        <w:rPr>
          <w:rFonts w:hint="eastAsia" w:hAnsi="DejaVu Math TeX Gyre" w:eastAsia="楷体"/>
          <w:i w:val="0"/>
          <w:sz w:val="28"/>
          <w:szCs w:val="28"/>
          <w:highlight w:val="none"/>
        </w:rPr>
        <w:t>式中，</w:t>
      </w:r>
      <m:oMath>
        <m:sSub>
          <m:sSubPr>
            <m:ctrlPr>
              <w:rPr>
                <w:rFonts w:ascii="Cambria Math" w:hAnsi="Cambria Math"/>
                <w:i/>
                <w:sz w:val="28"/>
                <w:szCs w:val="36"/>
              </w:rPr>
            </m:ctrlPr>
          </m:sSubPr>
          <m:e>
            <m:r>
              <m:rPr/>
              <w:rPr>
                <w:rFonts w:ascii="Cambria Math" w:hAnsi="Cambria Math"/>
                <w:sz w:val="28"/>
                <w:szCs w:val="36"/>
              </w:rPr>
              <m:t>C</m:t>
            </m:r>
            <m:ctrlPr>
              <w:rPr>
                <w:rFonts w:ascii="Cambria Math" w:hAnsi="Cambria Math"/>
                <w:i/>
                <w:sz w:val="28"/>
                <w:szCs w:val="36"/>
              </w:rPr>
            </m:ctrlPr>
          </m:e>
          <m:sub>
            <m:r>
              <m:rPr/>
              <w:rPr>
                <w:rFonts w:hint="eastAsia" w:ascii="Cambria Math" w:hAnsi="Cambria Math"/>
                <w:sz w:val="28"/>
                <w:szCs w:val="36"/>
              </w:rPr>
              <m:t>储能</m:t>
            </m:r>
            <m:ctrlPr>
              <w:rPr>
                <w:rFonts w:ascii="Cambria Math" w:hAnsi="Cambria Math"/>
                <w:i/>
                <w:sz w:val="28"/>
                <w:szCs w:val="36"/>
              </w:rPr>
            </m:ctrlPr>
          </m:sub>
        </m:sSub>
      </m:oMath>
      <w:r>
        <w:rPr>
          <w:rFonts w:hint="eastAsia" w:hAnsi="DejaVu Math TeX Gyre" w:eastAsia="楷体"/>
          <w:i w:val="0"/>
          <w:sz w:val="28"/>
          <w:szCs w:val="28"/>
          <w:highlight w:val="none"/>
        </w:rPr>
        <w:t>为所述光伏储能系统的目标储能容量；</w:t>
      </w:r>
      <m:oMath>
        <m:sSub>
          <m:sSubPr>
            <m:ctrlPr>
              <w:rPr>
                <w:rFonts w:ascii="Cambria Math" w:hAnsi="Cambria Math"/>
                <w:i/>
                <w:sz w:val="28"/>
                <w:szCs w:val="36"/>
              </w:rPr>
            </m:ctrlPr>
          </m:sSubPr>
          <m:e>
            <m:r>
              <m:rPr/>
              <w:rPr>
                <w:rFonts w:ascii="Cambria Math" w:hAnsi="Cambria Math"/>
                <w:sz w:val="28"/>
                <w:szCs w:val="36"/>
              </w:rPr>
              <m:t>P</m:t>
            </m:r>
            <m:ctrlPr>
              <w:rPr>
                <w:rFonts w:ascii="Cambria Math" w:hAnsi="Cambria Math"/>
                <w:i/>
                <w:sz w:val="28"/>
                <w:szCs w:val="36"/>
              </w:rPr>
            </m:ctrlPr>
          </m:e>
          <m:sub>
            <m:r>
              <m:rPr/>
              <w:rPr>
                <w:rFonts w:ascii="Cambria Math" w:hAnsi="Cambria Math"/>
                <w:sz w:val="28"/>
                <w:szCs w:val="36"/>
              </w:rPr>
              <m:t>km</m:t>
            </m:r>
            <m:ctrlPr>
              <w:rPr>
                <w:rFonts w:ascii="Cambria Math" w:hAnsi="Cambria Math"/>
                <w:i/>
                <w:sz w:val="28"/>
                <w:szCs w:val="36"/>
              </w:rPr>
            </m:ctrlPr>
          </m:sub>
        </m:sSub>
      </m:oMath>
      <w:r>
        <w:rPr>
          <w:rFonts w:hint="eastAsia" w:hAnsi="DejaVu Math TeX Gyre" w:eastAsia="楷体"/>
          <w:i w:val="0"/>
          <w:sz w:val="28"/>
          <w:szCs w:val="28"/>
          <w:highlight w:val="none"/>
        </w:rPr>
        <w:t>为隧道每公里的主动发光源总设计功率；</w:t>
      </w:r>
      <m:oMath>
        <m:sSub>
          <m:sSubPr>
            <m:ctrlPr>
              <w:rPr>
                <w:rFonts w:ascii="Cambria Math" w:hAnsi="Cambria Math"/>
                <w:i/>
                <w:sz w:val="28"/>
                <w:szCs w:val="36"/>
              </w:rPr>
            </m:ctrlPr>
          </m:sSubPr>
          <m:e>
            <m:r>
              <m:rPr/>
              <w:rPr>
                <w:rFonts w:ascii="Cambria Math" w:hAnsi="Cambria Math"/>
                <w:sz w:val="28"/>
                <w:szCs w:val="36"/>
              </w:rPr>
              <m:t>T</m:t>
            </m:r>
            <m:ctrlPr>
              <w:rPr>
                <w:rFonts w:ascii="Cambria Math" w:hAnsi="Cambria Math"/>
                <w:i/>
                <w:sz w:val="28"/>
                <w:szCs w:val="36"/>
              </w:rPr>
            </m:ctrlPr>
          </m:e>
          <m:sub>
            <m:r>
              <m:rPr/>
              <w:rPr>
                <w:rFonts w:hint="eastAsia" w:ascii="Cambria Math" w:hAnsi="Cambria Math"/>
                <w:sz w:val="28"/>
                <w:szCs w:val="36"/>
              </w:rPr>
              <m:t>备用</m:t>
            </m:r>
            <m:ctrlPr>
              <w:rPr>
                <w:rFonts w:ascii="Cambria Math" w:hAnsi="Cambria Math"/>
                <w:i/>
                <w:sz w:val="28"/>
                <w:szCs w:val="36"/>
              </w:rPr>
            </m:ctrlPr>
          </m:sub>
        </m:sSub>
      </m:oMath>
      <w:r>
        <w:rPr>
          <w:rFonts w:hint="eastAsia" w:hAnsi="DejaVu Math TeX Gyre" w:eastAsia="楷体"/>
          <w:i w:val="0"/>
          <w:sz w:val="28"/>
          <w:szCs w:val="28"/>
          <w:highlight w:val="none"/>
        </w:rPr>
        <w:t>为预设的无光伏输入备用时长；</w:t>
      </w:r>
      <m:oMath>
        <m:sSub>
          <m:sSubPr>
            <m:ctrlPr>
              <w:rPr>
                <w:rFonts w:ascii="Cambria Math" w:hAnsi="Cambria Math"/>
                <w:i/>
                <w:sz w:val="28"/>
                <w:szCs w:val="36"/>
              </w:rPr>
            </m:ctrlPr>
          </m:sSubPr>
          <m:e>
            <m:r>
              <m:rPr/>
              <w:rPr>
                <w:rFonts w:ascii="Cambria Math" w:hAnsi="Cambria Math"/>
                <w:sz w:val="28"/>
                <w:szCs w:val="36"/>
              </w:rPr>
              <m:t>η</m:t>
            </m:r>
            <m:ctrlPr>
              <w:rPr>
                <w:rFonts w:ascii="Cambria Math" w:hAnsi="Cambria Math"/>
                <w:i/>
                <w:sz w:val="28"/>
                <w:szCs w:val="36"/>
              </w:rPr>
            </m:ctrlPr>
          </m:e>
          <m:sub>
            <m:r>
              <m:rPr/>
              <w:rPr>
                <w:rFonts w:hint="eastAsia" w:ascii="Cambria Math" w:hAnsi="Cambria Math"/>
                <w:sz w:val="28"/>
                <w:szCs w:val="36"/>
              </w:rPr>
              <m:t>安全</m:t>
            </m:r>
            <m:ctrlPr>
              <w:rPr>
                <w:rFonts w:ascii="Cambria Math" w:hAnsi="Cambria Math"/>
                <w:i/>
                <w:sz w:val="28"/>
                <w:szCs w:val="36"/>
              </w:rPr>
            </m:ctrlPr>
          </m:sub>
        </m:sSub>
      </m:oMath>
      <w:r>
        <w:rPr>
          <w:rFonts w:hint="eastAsia" w:hAnsi="DejaVu Math TeX Gyre" w:eastAsia="楷体"/>
          <w:i w:val="0"/>
          <w:sz w:val="28"/>
          <w:szCs w:val="28"/>
          <w:highlight w:val="none"/>
        </w:rPr>
        <w:t>为储能安全系数。</w:t>
      </w:r>
    </w:p>
    <w:p w14:paraId="1C10F098">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步骤的具体参数配置中，系统旨在摆脱传统隧道对高压市电管网的依赖，从而在洞口区域构建独立的绿色微电网。主控设备或设计人员首先系统性梳理隧道内由光伏系统直接供电的所有分布式低功耗主动发光源，主要包含前述铺设的LED轮廓标、LED道钉以及拱顶探照灯。结合前述步骤中</w:t>
      </w:r>
      <w:r>
        <w:rPr>
          <w:rFonts w:hint="eastAsia" w:eastAsia="楷体" w:cs="Times New Roman"/>
          <w:sz w:val="28"/>
          <w:szCs w:val="28"/>
          <w:highlight w:val="none"/>
          <w:lang w:eastAsia="zh-CN"/>
        </w:rPr>
        <w:t>确定的较宽的物理布设间距</w:t>
      </w:r>
      <w:r>
        <w:rPr>
          <w:rFonts w:hint="default" w:ascii="Times New Roman" w:hAnsi="Times New Roman" w:eastAsia="楷体" w:cs="Times New Roman"/>
          <w:sz w:val="28"/>
          <w:szCs w:val="28"/>
          <w:highlight w:val="none"/>
        </w:rPr>
        <w:t>，例如LED道钉与轮廓标按照3m间距布设而探照灯按照10m间距布设，系统核算出单向单公里隧道内主动发光源的物理耗电总功率约为1.33千瓦。进一步考虑到长距离线路的线损折减以及底层传感控制系统的冗余负荷，该每公里的主动发光源总设计</w:t>
      </w:r>
      <w:r>
        <w:rPr>
          <w:rFonts w:hint="eastAsia" w:eastAsia="楷体" w:cs="Times New Roman"/>
          <w:sz w:val="28"/>
          <w:szCs w:val="28"/>
          <w:highlight w:val="none"/>
          <w:lang w:val="en-US" w:eastAsia="zh-CN"/>
        </w:rPr>
        <w:t>功率</w:t>
      </w:r>
      <m:oMath>
        <m:sSub>
          <m:sSubPr>
            <m:ctrlPr>
              <w:rPr>
                <w:rFonts w:ascii="Cambria Math" w:hAnsi="Cambria Math"/>
                <w:i/>
                <w:sz w:val="28"/>
                <w:szCs w:val="36"/>
              </w:rPr>
            </m:ctrlPr>
          </m:sSubPr>
          <m:e>
            <m:r>
              <m:rPr/>
              <w:rPr>
                <w:rFonts w:ascii="Cambria Math" w:hAnsi="Cambria Math"/>
                <w:sz w:val="28"/>
                <w:szCs w:val="36"/>
              </w:rPr>
              <m:t>P</m:t>
            </m:r>
            <m:ctrlPr>
              <w:rPr>
                <w:rFonts w:ascii="Cambria Math" w:hAnsi="Cambria Math"/>
                <w:i/>
                <w:sz w:val="28"/>
                <w:szCs w:val="36"/>
              </w:rPr>
            </m:ctrlPr>
          </m:e>
          <m:sub>
            <m:r>
              <m:rPr/>
              <w:rPr>
                <w:rFonts w:ascii="Cambria Math" w:hAnsi="Cambria Math"/>
                <w:sz w:val="28"/>
                <w:szCs w:val="36"/>
              </w:rPr>
              <m:t>km</m:t>
            </m:r>
            <m:ctrlPr>
              <w:rPr>
                <w:rFonts w:ascii="Cambria Math" w:hAnsi="Cambria Math"/>
                <w:i/>
                <w:sz w:val="28"/>
                <w:szCs w:val="36"/>
              </w:rPr>
            </m:ctrlPr>
          </m:sub>
        </m:sSub>
      </m:oMath>
      <w:r>
        <w:rPr>
          <w:rFonts w:hint="default" w:ascii="Times New Roman" w:hAnsi="Times New Roman" w:eastAsia="楷体" w:cs="Times New Roman"/>
          <w:sz w:val="28"/>
          <w:szCs w:val="28"/>
          <w:highlight w:val="none"/>
        </w:rPr>
        <w:t>被安全核定为1.5千瓦。</w:t>
      </w:r>
    </w:p>
    <w:p w14:paraId="5F58727D">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为应对隧道所在区域可能出现的连续阴雨或极端无光照天气，系统设定无光伏输入备用时长</w:t>
      </w:r>
      <m:oMath>
        <m:sSub>
          <m:sSubPr>
            <m:ctrlPr>
              <w:rPr>
                <w:rFonts w:ascii="Cambria Math" w:hAnsi="Cambria Math"/>
                <w:i/>
                <w:sz w:val="28"/>
                <w:szCs w:val="36"/>
              </w:rPr>
            </m:ctrlPr>
          </m:sSubPr>
          <m:e>
            <m:r>
              <m:rPr/>
              <w:rPr>
                <w:rFonts w:ascii="Cambria Math" w:hAnsi="Cambria Math"/>
                <w:sz w:val="28"/>
                <w:szCs w:val="36"/>
              </w:rPr>
              <m:t>T</m:t>
            </m:r>
            <m:ctrlPr>
              <w:rPr>
                <w:rFonts w:ascii="Cambria Math" w:hAnsi="Cambria Math"/>
                <w:i/>
                <w:sz w:val="28"/>
                <w:szCs w:val="36"/>
              </w:rPr>
            </m:ctrlPr>
          </m:e>
          <m:sub>
            <m:r>
              <m:rPr/>
              <w:rPr>
                <w:rFonts w:hint="eastAsia" w:ascii="Cambria Math" w:hAnsi="Cambria Math"/>
                <w:sz w:val="28"/>
                <w:szCs w:val="36"/>
              </w:rPr>
              <m:t>备用</m:t>
            </m:r>
            <m:ctrlPr>
              <w:rPr>
                <w:rFonts w:ascii="Cambria Math" w:hAnsi="Cambria Math"/>
                <w:i/>
                <w:sz w:val="28"/>
                <w:szCs w:val="36"/>
              </w:rPr>
            </m:ctrlPr>
          </m:sub>
        </m:sSub>
      </m:oMath>
      <w:r>
        <w:rPr>
          <w:rFonts w:hint="default" w:ascii="Times New Roman" w:hAnsi="Times New Roman" w:eastAsia="楷体" w:cs="Times New Roman"/>
          <w:sz w:val="28"/>
          <w:szCs w:val="28"/>
          <w:highlight w:val="none"/>
        </w:rPr>
        <w:t>需满足连续工作5天以上的极限需求，即取值为120小时。同时考虑到储能电池随着充放电循环不可避免的化学容量衰减，系统引入储能安全系数</w:t>
      </w:r>
      <m:oMath>
        <m:sSub>
          <m:sSubPr>
            <m:ctrlPr>
              <w:rPr>
                <w:rFonts w:ascii="Cambria Math" w:hAnsi="Cambria Math"/>
                <w:i/>
                <w:sz w:val="28"/>
                <w:szCs w:val="36"/>
              </w:rPr>
            </m:ctrlPr>
          </m:sSubPr>
          <m:e>
            <m:r>
              <m:rPr/>
              <w:rPr>
                <w:rFonts w:ascii="Cambria Math" w:hAnsi="Cambria Math"/>
                <w:sz w:val="28"/>
                <w:szCs w:val="36"/>
              </w:rPr>
              <m:t>η</m:t>
            </m:r>
            <m:ctrlPr>
              <w:rPr>
                <w:rFonts w:ascii="Cambria Math" w:hAnsi="Cambria Math"/>
                <w:i/>
                <w:sz w:val="28"/>
                <w:szCs w:val="36"/>
              </w:rPr>
            </m:ctrlPr>
          </m:e>
          <m:sub>
            <m:r>
              <m:rPr/>
              <w:rPr>
                <w:rFonts w:hint="eastAsia" w:ascii="Cambria Math" w:hAnsi="Cambria Math"/>
                <w:sz w:val="28"/>
                <w:szCs w:val="36"/>
              </w:rPr>
              <m:t>安全</m:t>
            </m:r>
            <m:ctrlPr>
              <w:rPr>
                <w:rFonts w:ascii="Cambria Math" w:hAnsi="Cambria Math"/>
                <w:i/>
                <w:sz w:val="28"/>
                <w:szCs w:val="36"/>
              </w:rPr>
            </m:ctrlPr>
          </m:sub>
        </m:sSub>
      </m:oMath>
      <w:r>
        <w:rPr>
          <w:rFonts w:hint="default" w:ascii="Times New Roman" w:hAnsi="Times New Roman" w:eastAsia="楷体" w:cs="Times New Roman"/>
          <w:sz w:val="28"/>
          <w:szCs w:val="28"/>
          <w:highlight w:val="none"/>
        </w:rPr>
        <w:t>并优选设定为1.2。将上述核定参数代入该容量计算公式，推算出每公里隧道所需匹配的光伏储能系统的目标储能容量</w:t>
      </w:r>
      <m:oMath>
        <m:sSub>
          <m:sSubPr>
            <m:ctrlPr>
              <w:rPr>
                <w:rFonts w:ascii="Cambria Math" w:hAnsi="Cambria Math"/>
                <w:i/>
                <w:sz w:val="28"/>
                <w:szCs w:val="36"/>
              </w:rPr>
            </m:ctrlPr>
          </m:sSubPr>
          <m:e>
            <m:r>
              <m:rPr/>
              <w:rPr>
                <w:rFonts w:ascii="Cambria Math" w:hAnsi="Cambria Math"/>
                <w:sz w:val="28"/>
                <w:szCs w:val="36"/>
              </w:rPr>
              <m:t>C</m:t>
            </m:r>
            <m:ctrlPr>
              <w:rPr>
                <w:rFonts w:ascii="Cambria Math" w:hAnsi="Cambria Math"/>
                <w:i/>
                <w:sz w:val="28"/>
                <w:szCs w:val="36"/>
              </w:rPr>
            </m:ctrlPr>
          </m:e>
          <m:sub>
            <m:r>
              <m:rPr/>
              <w:rPr>
                <w:rFonts w:hint="eastAsia" w:ascii="Cambria Math" w:hAnsi="Cambria Math"/>
                <w:sz w:val="28"/>
                <w:szCs w:val="36"/>
              </w:rPr>
              <m:t>储能</m:t>
            </m:r>
            <m:ctrlPr>
              <w:rPr>
                <w:rFonts w:ascii="Cambria Math" w:hAnsi="Cambria Math"/>
                <w:i/>
                <w:sz w:val="28"/>
                <w:szCs w:val="36"/>
              </w:rPr>
            </m:ctrlPr>
          </m:sub>
        </m:sSub>
      </m:oMath>
      <w:r>
        <w:rPr>
          <w:rFonts w:hint="default" w:ascii="Times New Roman" w:hAnsi="Times New Roman" w:eastAsia="楷体" w:cs="Times New Roman"/>
          <w:sz w:val="28"/>
          <w:szCs w:val="28"/>
          <w:highlight w:val="none"/>
        </w:rPr>
        <w:t>必须达到216千瓦时。该计算步骤在确保隧道内部光学激发系统全天候不间断运行的前提下，从源头上</w:t>
      </w:r>
      <w:r>
        <w:rPr>
          <w:rFonts w:hint="eastAsia" w:eastAsia="楷体" w:cs="Times New Roman"/>
          <w:sz w:val="28"/>
          <w:szCs w:val="28"/>
          <w:highlight w:val="none"/>
          <w:lang w:eastAsia="zh-CN"/>
        </w:rPr>
        <w:t>避免了储能电池组的冗余配置</w:t>
      </w:r>
      <w:r>
        <w:rPr>
          <w:rFonts w:hint="default" w:ascii="Times New Roman" w:hAnsi="Times New Roman" w:eastAsia="楷体" w:cs="Times New Roman"/>
          <w:sz w:val="28"/>
          <w:szCs w:val="28"/>
          <w:highlight w:val="none"/>
        </w:rPr>
        <w:t>，实现了系统初期建设造价与后期运营安全的平衡。</w:t>
      </w:r>
    </w:p>
    <w:p w14:paraId="7ADE1354">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eastAsia" w:ascii="Times New Roman" w:hAnsi="DejaVu Math TeX Gyre" w:eastAsia="楷体" w:cs="Times New Roman"/>
          <w:i w:val="0"/>
          <w:kern w:val="2"/>
          <w:sz w:val="28"/>
          <w:szCs w:val="28"/>
          <w:highlight w:val="none"/>
          <w:lang w:val="en-US" w:eastAsia="zh-CN" w:bidi="ar-SA"/>
        </w:rPr>
        <w:t>所述</w:t>
      </w:r>
      <w:r>
        <w:rPr>
          <w:rFonts w:hint="default" w:ascii="Times New Roman" w:hAnsi="DejaVu Math TeX Gyre" w:eastAsia="楷体" w:cs="Times New Roman"/>
          <w:i w:val="0"/>
          <w:kern w:val="2"/>
          <w:sz w:val="28"/>
          <w:szCs w:val="28"/>
          <w:highlight w:val="none"/>
          <w:lang w:val="en-US" w:eastAsia="zh-CN" w:bidi="ar-SA"/>
        </w:rPr>
        <w:t>光伏储能系统</w:t>
      </w:r>
      <w:r>
        <w:rPr>
          <w:rFonts w:hint="eastAsia" w:ascii="Times New Roman" w:hAnsi="DejaVu Math TeX Gyre" w:eastAsia="楷体" w:cs="Times New Roman"/>
          <w:i w:val="0"/>
          <w:kern w:val="2"/>
          <w:sz w:val="28"/>
          <w:szCs w:val="28"/>
          <w:highlight w:val="none"/>
          <w:lang w:val="en-US" w:eastAsia="zh-CN" w:bidi="ar-SA"/>
        </w:rPr>
        <w:t>还设计有储能监测模块，所述储能监测模块的控制逻辑为：实时监测所述光伏储能系统的剩余储能电量，并判断所述剩余储能电量是否低于预设的电量阈值；若判断结果为是，则控制将所述隧道内主动发光源的供电线路自动切换至市政电网进行供电。</w:t>
      </w:r>
    </w:p>
    <w:p w14:paraId="2EB5CFA0">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在系统的全天候实时运行阶段，作为光伏微电网的一道安全冗余防线，储能监测模块持续高频地读取储能站底层电池管理系统的数据，以获取当前的剩余储能电量。系统内部预设电量阈值为20</w:t>
      </w:r>
      <w:r>
        <w:rPr>
          <w:rFonts w:hint="eastAsia" w:eastAsia="楷体" w:cs="Times New Roman"/>
          <w:sz w:val="28"/>
          <w:szCs w:val="28"/>
          <w:highlight w:val="none"/>
          <w:lang w:val="en-US" w:eastAsia="zh-CN"/>
        </w:rPr>
        <w:t>%</w:t>
      </w:r>
      <w:r>
        <w:rPr>
          <w:rFonts w:hint="default" w:ascii="Times New Roman" w:hAnsi="Times New Roman" w:eastAsia="楷体" w:cs="Times New Roman"/>
          <w:sz w:val="28"/>
          <w:szCs w:val="28"/>
          <w:highlight w:val="none"/>
        </w:rPr>
        <w:t>，</w:t>
      </w:r>
      <w:r>
        <w:rPr>
          <w:rFonts w:hint="eastAsia" w:eastAsia="楷体" w:cs="Times New Roman"/>
          <w:sz w:val="28"/>
          <w:szCs w:val="28"/>
          <w:highlight w:val="none"/>
          <w:lang w:eastAsia="zh-CN"/>
        </w:rPr>
        <w:t>旨在防止储能电芯发生深度过放电而造成的不可逆物理损伤。一旦逻辑判定剩余储能电量低于20%的电量阈值</w:t>
      </w:r>
      <w:r>
        <w:rPr>
          <w:rFonts w:hint="default" w:ascii="Times New Roman" w:hAnsi="Times New Roman" w:eastAsia="楷体" w:cs="Times New Roman"/>
          <w:sz w:val="28"/>
          <w:szCs w:val="28"/>
          <w:highlight w:val="none"/>
        </w:rPr>
        <w:t>，</w:t>
      </w:r>
      <w:r>
        <w:rPr>
          <w:rFonts w:hint="eastAsia" w:eastAsia="楷体" w:cs="Times New Roman"/>
          <w:sz w:val="28"/>
          <w:szCs w:val="28"/>
          <w:highlight w:val="none"/>
          <w:lang w:eastAsia="zh-CN"/>
        </w:rPr>
        <w:t>意味着光伏储能电量不足，主控设备将立即触发</w:t>
      </w:r>
      <w:r>
        <w:rPr>
          <w:rFonts w:hint="default" w:ascii="Times New Roman" w:hAnsi="Times New Roman" w:eastAsia="楷体" w:cs="Times New Roman"/>
          <w:sz w:val="28"/>
          <w:szCs w:val="28"/>
          <w:highlight w:val="none"/>
        </w:rPr>
        <w:t>并联的智能双电源自动转换开关，</w:t>
      </w:r>
      <w:r>
        <w:rPr>
          <w:rFonts w:hint="eastAsia" w:eastAsia="楷体" w:cs="Times New Roman"/>
          <w:sz w:val="28"/>
          <w:szCs w:val="28"/>
          <w:highlight w:val="none"/>
          <w:lang w:eastAsia="zh-CN"/>
        </w:rPr>
        <w:t>将隧道内部所有主动发光源的供电线路自动切换至市政供电网。</w:t>
      </w:r>
      <w:r>
        <w:rPr>
          <w:rFonts w:hint="default" w:ascii="Times New Roman" w:hAnsi="Times New Roman" w:eastAsia="楷体" w:cs="Times New Roman"/>
          <w:sz w:val="28"/>
          <w:szCs w:val="28"/>
          <w:highlight w:val="none"/>
        </w:rPr>
        <w:t>此市电自动切换逻辑构筑了光伏自洽为主、市电互补为辅的</w:t>
      </w:r>
      <w:r>
        <w:rPr>
          <w:rFonts w:hint="eastAsia" w:eastAsia="楷体" w:cs="Times New Roman"/>
          <w:sz w:val="28"/>
          <w:szCs w:val="28"/>
          <w:highlight w:val="none"/>
          <w:lang w:eastAsia="zh-CN"/>
        </w:rPr>
        <w:t>高可靠性供电架构</w:t>
      </w:r>
      <w:r>
        <w:rPr>
          <w:rFonts w:hint="default" w:ascii="Times New Roman" w:hAnsi="Times New Roman" w:eastAsia="楷体" w:cs="Times New Roman"/>
          <w:sz w:val="28"/>
          <w:szCs w:val="28"/>
          <w:highlight w:val="none"/>
        </w:rPr>
        <w:t>，</w:t>
      </w:r>
      <w:r>
        <w:rPr>
          <w:rFonts w:hint="eastAsia" w:eastAsia="楷体" w:cs="Times New Roman"/>
          <w:sz w:val="28"/>
          <w:szCs w:val="28"/>
          <w:highlight w:val="none"/>
          <w:lang w:val="en-US" w:eastAsia="zh-CN"/>
        </w:rPr>
        <w:t>防止</w:t>
      </w:r>
      <w:r>
        <w:rPr>
          <w:rFonts w:hint="default" w:ascii="Times New Roman" w:hAnsi="Times New Roman" w:eastAsia="楷体" w:cs="Times New Roman"/>
          <w:sz w:val="28"/>
          <w:szCs w:val="28"/>
          <w:highlight w:val="none"/>
        </w:rPr>
        <w:t>了因单一绿色能源枯竭</w:t>
      </w:r>
      <w:r>
        <w:rPr>
          <w:rFonts w:hint="eastAsia" w:eastAsia="楷体" w:cs="Times New Roman"/>
          <w:sz w:val="28"/>
          <w:szCs w:val="28"/>
          <w:highlight w:val="none"/>
          <w:lang w:eastAsia="zh-CN"/>
        </w:rPr>
        <w:t>导致隧道大面积照明失效的安全风险。</w:t>
      </w:r>
    </w:p>
    <w:p w14:paraId="29A18867">
      <w:pPr>
        <w:adjustRightInd w:val="0"/>
        <w:snapToGrid w:val="0"/>
        <w:spacing w:line="500" w:lineRule="exact"/>
        <w:ind w:firstLine="560" w:firstLineChars="200"/>
        <w:rPr>
          <w:rFonts w:hint="default" w:ascii="Times New Roman" w:hAnsi="Times New Roman" w:eastAsia="楷体" w:cs="Times New Roman"/>
          <w:sz w:val="28"/>
          <w:szCs w:val="28"/>
          <w:highlight w:val="none"/>
          <w:lang w:val="en-US" w:eastAsia="zh-CN"/>
        </w:rPr>
      </w:pPr>
      <w:r>
        <w:rPr>
          <w:rFonts w:hint="eastAsia" w:eastAsia="楷体" w:cs="Times New Roman"/>
          <w:sz w:val="28"/>
          <w:szCs w:val="28"/>
          <w:highlight w:val="none"/>
          <w:lang w:val="en-US" w:eastAsia="zh-CN"/>
        </w:rPr>
        <w:t>实施例二</w:t>
      </w:r>
    </w:p>
    <w:p w14:paraId="7BEC12CC">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基于相同的发明构思，本实施例还提供了一种基于动态视觉的隧道复合照明系统，该系统从硬件组网上保障了上述</w:t>
      </w:r>
      <w:r>
        <w:rPr>
          <w:rFonts w:hint="eastAsia" w:eastAsia="楷体" w:cs="Times New Roman"/>
          <w:sz w:val="28"/>
          <w:szCs w:val="28"/>
          <w:highlight w:val="none"/>
          <w:lang w:eastAsia="zh-CN"/>
        </w:rPr>
        <w:t>隧道视觉引导设施的控制方法</w:t>
      </w:r>
      <w:r>
        <w:rPr>
          <w:rFonts w:hint="default" w:ascii="Times New Roman" w:hAnsi="Times New Roman" w:eastAsia="楷体" w:cs="Times New Roman"/>
          <w:sz w:val="28"/>
          <w:szCs w:val="28"/>
          <w:highlight w:val="none"/>
        </w:rPr>
        <w:t>的落地实施，所述系统具体包括：</w:t>
      </w:r>
    </w:p>
    <w:p w14:paraId="02B499E6">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光伏储能系统，布置于隧道洞口区域，用于储存光伏发电能量并为系统内所有的主动发光源供电；</w:t>
      </w:r>
    </w:p>
    <w:p w14:paraId="62E8927B">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在本部分的具体工程实施中，该光伏储能系统利用隧道洞门墙或路基边坡等闲置空间集约化安装光伏板阵列，并在洞口附近配套建设集装箱式的储能站。该储能站内部集成有前述经过严密容量核算的电池组，其作为独立的新能源微电网，为整个隧道内部的底层以及中高层主动发光设备提供日常绿色电力驱动，</w:t>
      </w:r>
      <w:r>
        <w:rPr>
          <w:rFonts w:hint="eastAsia" w:eastAsia="楷体" w:cs="Times New Roman"/>
          <w:sz w:val="28"/>
          <w:szCs w:val="28"/>
          <w:highlight w:val="none"/>
          <w:lang w:eastAsia="zh-CN"/>
        </w:rPr>
        <w:t>优化了传统连续电力照明的系统结构，降低了系统的整体装机能耗与运行碳排放。</w:t>
      </w:r>
    </w:p>
    <w:p w14:paraId="49EAEC81">
      <w:pPr>
        <w:numPr>
          <w:ilvl w:val="0"/>
          <w:numId w:val="0"/>
        </w:numPr>
        <w:adjustRightInd/>
        <w:snapToGrid/>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DejaVu Math TeX Gyre" w:eastAsia="楷体" w:cs="Times New Roman"/>
          <w:i w:val="0"/>
          <w:kern w:val="2"/>
          <w:sz w:val="28"/>
          <w:szCs w:val="28"/>
          <w:highlight w:val="none"/>
          <w:lang w:val="en-US" w:eastAsia="zh-CN" w:bidi="ar-SA"/>
        </w:rPr>
        <w:t>隧道洞内复合光学照明系统，与所述光伏储能系统电性连接，所述隧道洞内复合光学照明系统具体包括：底层视觉引导组件，包括铺设于车道线位置的路面反光标线，以及沿所述路面反光标线间隔布设的主动发光</w:t>
      </w:r>
      <w:r>
        <w:rPr>
          <w:rFonts w:hint="eastAsia" w:ascii="Times New Roman" w:hAnsi="DejaVu Math TeX Gyre" w:eastAsia="楷体" w:cs="Times New Roman"/>
          <w:i w:val="0"/>
          <w:kern w:val="2"/>
          <w:sz w:val="28"/>
          <w:szCs w:val="28"/>
          <w:highlight w:val="none"/>
          <w:lang w:val="en-US" w:eastAsia="zh-CN" w:bidi="ar-SA"/>
        </w:rPr>
        <w:t>的</w:t>
      </w:r>
      <w:r>
        <w:rPr>
          <w:rFonts w:hint="default" w:ascii="Times New Roman" w:hAnsi="DejaVu Math TeX Gyre" w:eastAsia="楷体" w:cs="Times New Roman"/>
          <w:i w:val="0"/>
          <w:kern w:val="2"/>
          <w:sz w:val="28"/>
          <w:szCs w:val="28"/>
          <w:highlight w:val="none"/>
          <w:lang w:val="en-US" w:eastAsia="zh-CN" w:bidi="ar-SA"/>
        </w:rPr>
        <w:t>LED道钉；中层视觉引导组件，包括预埋于隧道两侧检修道侧壁的主动发光</w:t>
      </w:r>
      <w:r>
        <w:rPr>
          <w:rFonts w:hint="eastAsia" w:ascii="Times New Roman" w:hAnsi="DejaVu Math TeX Gyre" w:eastAsia="楷体" w:cs="Times New Roman"/>
          <w:i w:val="0"/>
          <w:kern w:val="2"/>
          <w:sz w:val="28"/>
          <w:szCs w:val="28"/>
          <w:highlight w:val="none"/>
          <w:lang w:val="en-US" w:eastAsia="zh-CN" w:bidi="ar-SA"/>
        </w:rPr>
        <w:t>的</w:t>
      </w:r>
      <w:r>
        <w:rPr>
          <w:rFonts w:hint="default" w:ascii="Times New Roman" w:hAnsi="DejaVu Math TeX Gyre" w:eastAsia="楷体" w:cs="Times New Roman"/>
          <w:i w:val="0"/>
          <w:kern w:val="2"/>
          <w:sz w:val="28"/>
          <w:szCs w:val="28"/>
          <w:highlight w:val="none"/>
          <w:lang w:val="en-US" w:eastAsia="zh-CN" w:bidi="ar-SA"/>
        </w:rPr>
        <w:t>LED轮廓标，以及纵向涂覆于隧道两侧边墙的荧光涂层；顶层轮廓勾勒组件，包括在隧道拱顶沿纵向间隔布设的反光</w:t>
      </w:r>
      <w:r>
        <w:rPr>
          <w:rFonts w:hint="eastAsia" w:ascii="Times New Roman" w:hAnsi="DejaVu Math TeX Gyre" w:eastAsia="楷体" w:cs="Times New Roman"/>
          <w:i w:val="0"/>
          <w:kern w:val="2"/>
          <w:sz w:val="28"/>
          <w:szCs w:val="28"/>
          <w:highlight w:val="none"/>
          <w:lang w:val="en-US" w:eastAsia="zh-CN" w:bidi="ar-SA"/>
        </w:rPr>
        <w:t>组件</w:t>
      </w:r>
      <w:r>
        <w:rPr>
          <w:rFonts w:hint="default" w:ascii="Times New Roman" w:hAnsi="DejaVu Math TeX Gyre" w:eastAsia="楷体" w:cs="Times New Roman"/>
          <w:i w:val="0"/>
          <w:kern w:val="2"/>
          <w:sz w:val="28"/>
          <w:szCs w:val="28"/>
          <w:highlight w:val="none"/>
          <w:lang w:val="en-US" w:eastAsia="zh-CN" w:bidi="ar-SA"/>
        </w:rPr>
        <w:t>，以及沿隧道中心线单线布设且光线对应照射至所述反光</w:t>
      </w:r>
      <w:r>
        <w:rPr>
          <w:rFonts w:hint="eastAsia" w:ascii="Times New Roman" w:hAnsi="DejaVu Math TeX Gyre" w:eastAsia="楷体" w:cs="Times New Roman"/>
          <w:i w:val="0"/>
          <w:kern w:val="2"/>
          <w:sz w:val="28"/>
          <w:szCs w:val="28"/>
          <w:highlight w:val="none"/>
          <w:lang w:val="en-US" w:eastAsia="zh-CN" w:bidi="ar-SA"/>
        </w:rPr>
        <w:t>组件</w:t>
      </w:r>
      <w:r>
        <w:rPr>
          <w:rFonts w:hint="default" w:ascii="Times New Roman" w:hAnsi="DejaVu Math TeX Gyre" w:eastAsia="楷体" w:cs="Times New Roman"/>
          <w:i w:val="0"/>
          <w:kern w:val="2"/>
          <w:sz w:val="28"/>
          <w:szCs w:val="28"/>
          <w:highlight w:val="none"/>
          <w:lang w:val="en-US" w:eastAsia="zh-CN" w:bidi="ar-SA"/>
        </w:rPr>
        <w:t>的</w:t>
      </w:r>
      <w:r>
        <w:rPr>
          <w:rFonts w:hint="eastAsia" w:ascii="Times New Roman" w:hAnsi="DejaVu Math TeX Gyre" w:eastAsia="楷体" w:cs="Times New Roman"/>
          <w:i w:val="0"/>
          <w:kern w:val="2"/>
          <w:sz w:val="28"/>
          <w:szCs w:val="28"/>
          <w:highlight w:val="none"/>
          <w:lang w:val="en-US" w:eastAsia="zh-CN" w:bidi="ar-SA"/>
        </w:rPr>
        <w:t>发光组件</w:t>
      </w:r>
      <w:r>
        <w:rPr>
          <w:rFonts w:hint="default" w:ascii="Times New Roman" w:hAnsi="DejaVu Math TeX Gyre" w:eastAsia="楷体" w:cs="Times New Roman"/>
          <w:i w:val="0"/>
          <w:kern w:val="2"/>
          <w:sz w:val="28"/>
          <w:szCs w:val="28"/>
          <w:highlight w:val="none"/>
          <w:lang w:val="en-US" w:eastAsia="zh-CN" w:bidi="ar-SA"/>
        </w:rPr>
        <w:t>；</w:t>
      </w:r>
    </w:p>
    <w:p w14:paraId="12A169B0">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底层视觉引导组件包括铺设于车道线位置的路面反光标线，以及沿所述路面反光标线间隔布设的主动发光的LED道钉。中层视觉引导组件包括预埋于隧道两侧检修道侧壁的主动发光的LED轮廓标，以及纵向涂覆于隧道两侧边墙的荧光涂层。顶层轮廓勾勒组件包括在隧道拱顶沿纵向间隔布设的反光组件，以及沿隧道中心线单线布设且光线对应照射至所述反光组件的发光组件。上述底中高三层视觉引导组件通过被动逆反射材料、荧光材料与主动发光设备的配合，在较低的整体用电负荷下实现了管状内部空间轮廓的清晰标示，提升了视觉引导效果。</w:t>
      </w:r>
    </w:p>
    <w:p w14:paraId="038896C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检测模块，其分为以下三个监测模块并分别与下述的主控设备通信连接：交通状态监测模块，布设于隧道内，用于实时获取隧道内的车辆行驶状态参数；亮度监测模块，布设于隧道内外，用于实时</w:t>
      </w:r>
      <w:r>
        <w:rPr>
          <w:rFonts w:hint="eastAsia" w:hAnsi="DejaVu Math TeX Gyre" w:eastAsia="楷体" w:cs="Times New Roman"/>
          <w:i w:val="0"/>
          <w:kern w:val="2"/>
          <w:sz w:val="28"/>
          <w:szCs w:val="28"/>
          <w:highlight w:val="none"/>
          <w:lang w:val="en-US" w:eastAsia="zh-CN" w:bidi="ar-SA"/>
        </w:rPr>
        <w:t>获取</w:t>
      </w:r>
      <w:r>
        <w:rPr>
          <w:rFonts w:hint="default" w:ascii="Times New Roman" w:hAnsi="DejaVu Math TeX Gyre" w:eastAsia="楷体" w:cs="Times New Roman"/>
          <w:i w:val="0"/>
          <w:kern w:val="2"/>
          <w:sz w:val="28"/>
          <w:szCs w:val="28"/>
          <w:highlight w:val="none"/>
          <w:lang w:val="en-US" w:eastAsia="zh-CN" w:bidi="ar-SA"/>
        </w:rPr>
        <w:t>隧道进口段与出口段的</w:t>
      </w:r>
      <w:r>
        <w:rPr>
          <w:rFonts w:hint="eastAsia" w:hAnsi="DejaVu Math TeX Gyre" w:eastAsia="楷体" w:cs="Times New Roman"/>
          <w:i w:val="0"/>
          <w:kern w:val="2"/>
          <w:sz w:val="28"/>
          <w:szCs w:val="28"/>
          <w:highlight w:val="none"/>
          <w:lang w:val="en-US" w:eastAsia="zh-CN" w:bidi="ar-SA"/>
        </w:rPr>
        <w:t>实际环境亮度</w:t>
      </w:r>
      <w:r>
        <w:rPr>
          <w:rFonts w:hint="default" w:ascii="Times New Roman" w:hAnsi="DejaVu Math TeX Gyre" w:eastAsia="楷体" w:cs="Times New Roman"/>
          <w:i w:val="0"/>
          <w:kern w:val="2"/>
          <w:sz w:val="28"/>
          <w:szCs w:val="28"/>
          <w:highlight w:val="none"/>
          <w:lang w:val="en-US" w:eastAsia="zh-CN" w:bidi="ar-SA"/>
        </w:rPr>
        <w:t>以及荧光涂层段的实际激发亮度；储能监测模块，布设于所述光伏储能系统中，用于实时获取所述光伏储能系统的剩余储能电量；</w:t>
      </w:r>
    </w:p>
    <w:p w14:paraId="54CAA6A1">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在系统的前端感知网络中，上述三大检测模块构成了全天候且多维度的</w:t>
      </w:r>
      <w:r>
        <w:rPr>
          <w:rFonts w:hint="eastAsia" w:eastAsia="楷体" w:cs="Times New Roman"/>
          <w:sz w:val="28"/>
          <w:szCs w:val="28"/>
          <w:highlight w:val="none"/>
          <w:lang w:eastAsia="zh-CN"/>
        </w:rPr>
        <w:t>前端信息采集终端</w:t>
      </w:r>
      <w:r>
        <w:rPr>
          <w:rFonts w:hint="default" w:ascii="Times New Roman" w:hAnsi="Times New Roman" w:eastAsia="楷体" w:cs="Times New Roman"/>
          <w:sz w:val="28"/>
          <w:szCs w:val="28"/>
          <w:highlight w:val="none"/>
        </w:rPr>
        <w:t>。其通过雷达传感器、照度计硬件网络以及底层电池管理系统数据接口，持续不断地向逻辑中枢设备上报车流运行动态状况、洞内外真实光照落差反馈以及底层微电网的</w:t>
      </w:r>
      <w:r>
        <w:rPr>
          <w:rFonts w:hint="eastAsia" w:eastAsia="楷体" w:cs="Times New Roman"/>
          <w:sz w:val="28"/>
          <w:szCs w:val="28"/>
          <w:highlight w:val="none"/>
          <w:lang w:eastAsia="zh-CN"/>
        </w:rPr>
        <w:t>运行状态数据</w:t>
      </w:r>
      <w:r>
        <w:rPr>
          <w:rFonts w:hint="default" w:ascii="Times New Roman" w:hAnsi="Times New Roman" w:eastAsia="楷体" w:cs="Times New Roman"/>
          <w:sz w:val="28"/>
          <w:szCs w:val="28"/>
          <w:highlight w:val="none"/>
        </w:rPr>
        <w:t>，从而为后续的大规模组网调光提供</w:t>
      </w:r>
      <w:r>
        <w:rPr>
          <w:rFonts w:hint="eastAsia" w:eastAsia="楷体" w:cs="Times New Roman"/>
          <w:sz w:val="28"/>
          <w:szCs w:val="28"/>
          <w:highlight w:val="none"/>
          <w:lang w:val="en-US" w:eastAsia="zh-CN"/>
        </w:rPr>
        <w:t>可靠</w:t>
      </w:r>
      <w:r>
        <w:rPr>
          <w:rFonts w:hint="default" w:ascii="Times New Roman" w:hAnsi="Times New Roman" w:eastAsia="楷体" w:cs="Times New Roman"/>
          <w:sz w:val="28"/>
          <w:szCs w:val="28"/>
          <w:highlight w:val="none"/>
        </w:rPr>
        <w:t>的数字决策依据。</w:t>
      </w:r>
    </w:p>
    <w:p w14:paraId="0D4D3EB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textAlignment w:val="auto"/>
        <w:rPr>
          <w:rFonts w:hint="default" w:ascii="Times New Roman" w:hAnsi="DejaVu Math TeX Gyre" w:eastAsia="楷体" w:cs="Times New Roman"/>
          <w:i w:val="0"/>
          <w:kern w:val="2"/>
          <w:sz w:val="28"/>
          <w:szCs w:val="28"/>
          <w:highlight w:val="none"/>
          <w:lang w:val="en-US" w:eastAsia="zh-CN" w:bidi="ar-SA"/>
        </w:rPr>
      </w:pPr>
      <w:r>
        <w:rPr>
          <w:rFonts w:hint="default" w:ascii="Times New Roman" w:hAnsi="DejaVu Math TeX Gyre" w:eastAsia="楷体" w:cs="Times New Roman"/>
          <w:i w:val="0"/>
          <w:kern w:val="2"/>
          <w:sz w:val="28"/>
          <w:szCs w:val="28"/>
          <w:highlight w:val="none"/>
          <w:lang w:val="en-US" w:eastAsia="zh-CN" w:bidi="ar-SA"/>
        </w:rPr>
        <w:t>主控设备，分别与所述交通状态监测模块、所述亮度监测模块、所述储能监测模块、所述LED道钉、所述LED轮廓标以及所述</w:t>
      </w:r>
      <w:r>
        <w:rPr>
          <w:rFonts w:hint="eastAsia" w:ascii="Times New Roman" w:hAnsi="DejaVu Math TeX Gyre" w:eastAsia="楷体" w:cs="Times New Roman"/>
          <w:i w:val="0"/>
          <w:kern w:val="2"/>
          <w:sz w:val="28"/>
          <w:szCs w:val="28"/>
          <w:highlight w:val="none"/>
          <w:lang w:val="en-US" w:eastAsia="zh-CN" w:bidi="ar-SA"/>
        </w:rPr>
        <w:t>发光组件</w:t>
      </w:r>
      <w:r>
        <w:rPr>
          <w:rFonts w:hint="default" w:ascii="Times New Roman" w:hAnsi="DejaVu Math TeX Gyre" w:eastAsia="楷体" w:cs="Times New Roman"/>
          <w:i w:val="0"/>
          <w:kern w:val="2"/>
          <w:sz w:val="28"/>
          <w:szCs w:val="28"/>
          <w:highlight w:val="none"/>
          <w:lang w:val="en-US" w:eastAsia="zh-CN" w:bidi="ar-SA"/>
        </w:rPr>
        <w:t>通信连接；所述主控设备包括至少一个处理器以及存储器，所述存储器内存储有计算机程序，所述计算机程序被所述至少一个处理器执行时，用于基于所述检测模块传输的数据，实现如权利要求1至</w:t>
      </w:r>
      <w:r>
        <w:rPr>
          <w:rFonts w:hint="eastAsia" w:ascii="Times New Roman" w:hAnsi="DejaVu Math TeX Gyre" w:eastAsia="楷体" w:cs="Times New Roman"/>
          <w:i w:val="0"/>
          <w:kern w:val="2"/>
          <w:sz w:val="28"/>
          <w:szCs w:val="28"/>
          <w:highlight w:val="none"/>
          <w:lang w:val="en-US" w:eastAsia="zh-CN" w:bidi="ar-SA"/>
        </w:rPr>
        <w:t>9</w:t>
      </w:r>
      <w:r>
        <w:rPr>
          <w:rFonts w:hint="default" w:ascii="Times New Roman" w:hAnsi="DejaVu Math TeX Gyre" w:eastAsia="楷体" w:cs="Times New Roman"/>
          <w:i w:val="0"/>
          <w:kern w:val="2"/>
          <w:sz w:val="28"/>
          <w:szCs w:val="28"/>
          <w:highlight w:val="none"/>
          <w:lang w:val="en-US" w:eastAsia="zh-CN" w:bidi="ar-SA"/>
        </w:rPr>
        <w:t>中任一项所述的</w:t>
      </w:r>
      <w:r>
        <w:rPr>
          <w:rFonts w:hint="eastAsia" w:hAnsi="DejaVu Math TeX Gyre" w:eastAsia="楷体" w:cs="Times New Roman"/>
          <w:i w:val="0"/>
          <w:kern w:val="2"/>
          <w:sz w:val="28"/>
          <w:szCs w:val="28"/>
          <w:highlight w:val="none"/>
          <w:lang w:val="en-US" w:eastAsia="zh-CN" w:bidi="ar-SA"/>
        </w:rPr>
        <w:t>隧道视觉引导设施的控制方法</w:t>
      </w:r>
      <w:r>
        <w:rPr>
          <w:rFonts w:hint="default" w:ascii="Times New Roman" w:hAnsi="DejaVu Math TeX Gyre" w:eastAsia="楷体" w:cs="Times New Roman"/>
          <w:i w:val="0"/>
          <w:kern w:val="2"/>
          <w:sz w:val="28"/>
          <w:szCs w:val="28"/>
          <w:highlight w:val="none"/>
          <w:lang w:val="en-US" w:eastAsia="zh-CN" w:bidi="ar-SA"/>
        </w:rPr>
        <w:t>的步骤。</w:t>
      </w:r>
    </w:p>
    <w:p w14:paraId="6D35AAAA">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eastAsia" w:eastAsia="楷体" w:cs="Times New Roman"/>
          <w:sz w:val="28"/>
          <w:szCs w:val="28"/>
          <w:highlight w:val="none"/>
          <w:lang w:eastAsia="zh-CN"/>
        </w:rPr>
        <w:t>在系统的控制中枢层面，该主控设备作为整体硬件架构的中央控制节点，集中控制实体硬件网络。当内部处理器运算并下发策略指令时，系统能够根据实时车流状态数据在畅通与拥堵模式之间自动控制各类发光组件的通断与跨距，并在隧道进口段与出口段环境亮度未达到目标亮度阈值，或剩余储能电量低于预设的电量阈值时，触发局部增强补偿或双电源自动转换开关市电切换等执行动作。该软硬件架构的协同配合，使得整个系统在保障动态视觉连贯重叠与行车安全的基础上，实现了照明系统的自适应节能运行。</w:t>
      </w:r>
    </w:p>
    <w:p w14:paraId="0ED46579">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以上仅为本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的优选实施例，并非因此限制本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的专利范围，凡是利用本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说明书及附图内容所作的等效结构或等效流程变换，或直接或间接运用在其他相关的技术领域，均同理包括在本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的专利保护范围内。</w:t>
      </w:r>
    </w:p>
    <w:p w14:paraId="3E0E4F39">
      <w:pPr>
        <w:pStyle w:val="4"/>
        <w:spacing w:line="500" w:lineRule="exact"/>
        <w:ind w:firstLine="560" w:firstLineChars="200"/>
        <w:rPr>
          <w:rFonts w:hint="default" w:ascii="Times New Roman" w:hAnsi="Times New Roman" w:eastAsia="楷体" w:cs="Times New Roman"/>
          <w:sz w:val="28"/>
          <w:szCs w:val="28"/>
          <w:highlight w:val="none"/>
        </w:rPr>
      </w:pPr>
    </w:p>
    <w:p w14:paraId="152A7C6C">
      <w:pPr>
        <w:pStyle w:val="4"/>
        <w:spacing w:line="500" w:lineRule="exact"/>
        <w:ind w:firstLine="560" w:firstLineChars="200"/>
        <w:rPr>
          <w:rFonts w:hint="default" w:ascii="Times New Roman" w:hAnsi="Times New Roman" w:eastAsia="楷体" w:cs="Times New Roman"/>
          <w:sz w:val="28"/>
          <w:szCs w:val="28"/>
          <w:highlight w:val="none"/>
        </w:rPr>
        <w:sectPr>
          <w:footerReference r:id="rId8" w:type="default"/>
          <w:pgSz w:w="11906" w:h="16838"/>
          <w:pgMar w:top="1418" w:right="1134" w:bottom="851" w:left="1418" w:header="851" w:footer="964" w:gutter="0"/>
          <w:lnNumType w:countBy="5"/>
          <w:pgNumType w:start="1"/>
          <w:cols w:space="720" w:num="1"/>
          <w:docGrid w:linePitch="312" w:charSpace="0"/>
        </w:sectPr>
      </w:pPr>
    </w:p>
    <w:p w14:paraId="3195E889">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   附   图</w:t>
      </w:r>
    </w:p>
    <w:p w14:paraId="67A4A06D">
      <w:pPr>
        <w:adjustRightInd w:val="0"/>
        <w:snapToGrid w:val="0"/>
        <w:spacing w:line="460" w:lineRule="atLeast"/>
        <w:jc w:val="center"/>
        <w:rPr>
          <w:rFonts w:hint="default" w:ascii="Times New Roman" w:hAnsi="Times New Roman" w:eastAsia="楷体" w:cs="Times New Roman"/>
          <w:sz w:val="28"/>
          <w:szCs w:val="28"/>
          <w:highlight w:val="none"/>
        </w:rPr>
      </w:pPr>
    </w:p>
    <w:p w14:paraId="4871D77F">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4221480" cy="4389120"/>
            <wp:effectExtent l="0" t="0" r="20320"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4221480" cy="4389120"/>
                    </a:xfrm>
                    <a:prstGeom prst="rect">
                      <a:avLst/>
                    </a:prstGeom>
                    <a:noFill/>
                    <a:ln>
                      <a:noFill/>
                    </a:ln>
                  </pic:spPr>
                </pic:pic>
              </a:graphicData>
            </a:graphic>
          </wp:inline>
        </w:drawing>
      </w:r>
    </w:p>
    <w:p w14:paraId="33562E6E">
      <w:pPr>
        <w:adjustRightInd w:val="0"/>
        <w:snapToGrid w:val="0"/>
        <w:spacing w:line="460" w:lineRule="atLeast"/>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w:t>
      </w:r>
    </w:p>
    <w:p w14:paraId="31563FC2">
      <w:pPr>
        <w:adjustRightInd w:val="0"/>
        <w:snapToGrid w:val="0"/>
        <w:spacing w:line="460" w:lineRule="atLeast"/>
        <w:jc w:val="both"/>
        <w:rPr>
          <w:rFonts w:hint="default" w:ascii="Times New Roman" w:hAnsi="Times New Roman" w:eastAsia="楷体" w:cs="Times New Roman"/>
          <w:sz w:val="28"/>
          <w:szCs w:val="28"/>
          <w:highlight w:val="none"/>
        </w:rPr>
      </w:pPr>
    </w:p>
    <w:p w14:paraId="24589ACA">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5206365" cy="2983230"/>
            <wp:effectExtent l="0" t="0" r="63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5206365" cy="2983230"/>
                    </a:xfrm>
                    <a:prstGeom prst="rect">
                      <a:avLst/>
                    </a:prstGeom>
                    <a:noFill/>
                    <a:ln>
                      <a:noFill/>
                    </a:ln>
                  </pic:spPr>
                </pic:pic>
              </a:graphicData>
            </a:graphic>
          </wp:inline>
        </w:drawing>
      </w:r>
    </w:p>
    <w:p w14:paraId="2192446A">
      <w:pPr>
        <w:adjustRightInd w:val="0"/>
        <w:snapToGrid w:val="0"/>
        <w:spacing w:line="460" w:lineRule="atLeast"/>
        <w:jc w:val="center"/>
        <w:rPr>
          <w:rFonts w:hint="default" w:ascii="Times New Roman" w:hAnsi="Times New Roman" w:eastAsia="楷体" w:cs="Times New Roman"/>
          <w:sz w:val="28"/>
          <w:szCs w:val="28"/>
          <w:highlight w:val="none"/>
          <w:lang w:val="en-US" w:eastAsia="zh-CN"/>
        </w:rPr>
      </w:pPr>
      <w:r>
        <w:rPr>
          <w:rFonts w:hint="default" w:ascii="Times New Roman" w:hAnsi="Times New Roman" w:eastAsia="楷体" w:cs="Times New Roman"/>
          <w:sz w:val="28"/>
          <w:szCs w:val="28"/>
          <w:highlight w:val="none"/>
        </w:rPr>
        <w:t>图2</w:t>
      </w:r>
    </w:p>
    <w:sectPr>
      <w:footerReference r:id="rId9" w:type="default"/>
      <w:pgSz w:w="11906" w:h="16838"/>
      <w:pgMar w:top="1418" w:right="1134" w:bottom="851" w:left="1418" w:header="851" w:footer="964"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Fang Song">
    <w:altName w:val="苹方-简"/>
    <w:panose1 w:val="00000000000000000000"/>
    <w:charset w:val="00"/>
    <w:family w:val="swiss"/>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00"/>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5E397">
    <w:pPr>
      <w:pStyle w:val="8"/>
      <w:tabs>
        <w:tab w:val="center" w:pos="4153"/>
        <w:tab w:val="right" w:pos="8306"/>
        <w:tab w:val="clear" w:pos="4140"/>
        <w:tab w:val="clear" w:pos="8300"/>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B925D2">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78B925D2">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BA6BD">
    <w:pPr>
      <w:pStyle w:val="8"/>
      <w:framePr w:wrap="around" w:vAnchor="text" w:hAnchor="margin" w:xAlign="center" w:y="1"/>
      <w:tabs>
        <w:tab w:val="center" w:pos="4153"/>
        <w:tab w:val="right" w:pos="8306"/>
        <w:tab w:val="clear" w:pos="4140"/>
        <w:tab w:val="clear" w:pos="8300"/>
      </w:tabs>
      <w:rPr>
        <w:rStyle w:val="17"/>
      </w:rPr>
    </w:pPr>
    <w:r>
      <w:fldChar w:fldCharType="begin"/>
    </w:r>
    <w:r>
      <w:rPr>
        <w:rStyle w:val="17"/>
      </w:rPr>
      <w:instrText xml:space="preserve">PAGE  </w:instrText>
    </w:r>
    <w:r>
      <w:fldChar w:fldCharType="end"/>
    </w:r>
  </w:p>
  <w:p w14:paraId="297494F6">
    <w:pPr>
      <w:pStyle w:val="8"/>
      <w:tabs>
        <w:tab w:val="center" w:pos="4153"/>
        <w:tab w:val="right" w:pos="8306"/>
        <w:tab w:val="clear" w:pos="4140"/>
        <w:tab w:val="clear" w:pos="830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820BA">
    <w:pPr>
      <w:pStyle w:val="8"/>
      <w:tabs>
        <w:tab w:val="center" w:pos="4153"/>
        <w:tab w:val="right" w:pos="8306"/>
        <w:tab w:val="clear" w:pos="4140"/>
        <w:tab w:val="clear" w:pos="8300"/>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37B3C8">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3ViRyQEAAJkDAAAOAAAAAAAAAAEAIAAAAB4BAABkcnMvZTJvRG9j&#10;LnhtbFBLBQYAAAAABgAGAFkBAABZBQAAAAA=&#10;">
              <v:fill on="f" focussize="0,0"/>
              <v:stroke on="f"/>
              <v:imagedata o:title=""/>
              <o:lock v:ext="edit" aspectratio="f"/>
              <v:textbox inset="0mm,0mm,0mm,0mm" style="mso-fit-shape-to-text:t;">
                <w:txbxContent>
                  <w:p w14:paraId="4737B3C8">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0EB0F">
    <w:pPr>
      <w:pStyle w:val="8"/>
      <w:tabs>
        <w:tab w:val="center" w:pos="4153"/>
        <w:tab w:val="right" w:pos="8306"/>
        <w:tab w:val="clear" w:pos="4140"/>
        <w:tab w:val="clear" w:pos="8300"/>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FE3E38">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9YFfmyQEAAJkDAAAOAAAAAAAAAAEAIAAAAB4BAABkcnMvZTJvRG9j&#10;LnhtbFBLBQYAAAAABgAGAFkBAABZBQAAAAA=&#10;">
              <v:fill on="f" focussize="0,0"/>
              <v:stroke on="f"/>
              <v:imagedata o:title=""/>
              <o:lock v:ext="edit" aspectratio="f"/>
              <v:textbox inset="0mm,0mm,0mm,0mm" style="mso-fit-shape-to-text:t;">
                <w:txbxContent>
                  <w:p w14:paraId="50FE3E38">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69429">
    <w:pPr>
      <w:pStyle w:val="8"/>
      <w:tabs>
        <w:tab w:val="center" w:pos="4153"/>
        <w:tab w:val="right" w:pos="8306"/>
        <w:tab w:val="clear" w:pos="4140"/>
        <w:tab w:val="clear" w:pos="8300"/>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4FAE8B">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wps:txbx>
                    <wps:bodyPr wrap="none" lIns="0" tIns="0" rIns="0" bIns="0" upright="1">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rzrg7yQEAAJkDAAAOAAAAAAAAAAEAIAAAAB4BAABkcnMvZTJvRG9j&#10;LnhtbFBLBQYAAAAABgAGAFkBAABZBQAAAAA=&#10;">
              <v:fill on="f" focussize="0,0"/>
              <v:stroke on="f"/>
              <v:imagedata o:title=""/>
              <o:lock v:ext="edit" aspectratio="f"/>
              <v:textbox inset="0mm,0mm,0mm,0mm" style="mso-fit-shape-to-text:t;">
                <w:txbxContent>
                  <w:p w14:paraId="5D4FAE8B">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19DCC">
    <w:pPr>
      <w:pStyle w:val="9"/>
      <w:pBdr>
        <w:bottom w:val="none" w:color="auto" w:sz="0" w:space="0"/>
      </w:pBdr>
      <w:tabs>
        <w:tab w:val="center" w:pos="4153"/>
        <w:tab w:val="right" w:pos="8306"/>
        <w:tab w:val="clear" w:pos="4140"/>
        <w:tab w:val="clear" w:pos="83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053BA">
    <w:pPr>
      <w:pStyle w:val="9"/>
      <w:pBdr>
        <w:bottom w:val="none" w:color="auto" w:sz="0" w:space="0"/>
      </w:pBdr>
      <w:tabs>
        <w:tab w:val="center" w:pos="4153"/>
        <w:tab w:val="right" w:pos="8306"/>
        <w:tab w:val="clear" w:pos="4140"/>
        <w:tab w:val="clear" w:pos="83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F0FC5"/>
    <w:multiLevelType w:val="singleLevel"/>
    <w:tmpl w:val="FFBF0FC5"/>
    <w:lvl w:ilvl="0" w:tentative="0">
      <w:start w:val="6"/>
      <w:numFmt w:val="decimal"/>
      <w:suff w:val="space"/>
      <w:lvlText w:val="%1."/>
      <w:lvlJc w:val="left"/>
    </w:lvl>
  </w:abstractNum>
  <w:abstractNum w:abstractNumId="1">
    <w:nsid w:val="5F3D1B89"/>
    <w:multiLevelType w:val="singleLevel"/>
    <w:tmpl w:val="5F3D1B89"/>
    <w:lvl w:ilvl="0" w:tentative="0">
      <w:start w:val="1"/>
      <w:numFmt w:val="decimal"/>
      <w:suff w:val="space"/>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qzuser">
    <w15:presenceInfo w15:providerId="WPS Office" w15:userId="2888436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xZjkwYzQ3OWU4M2I3OTUyZDI0ZTdlNGRhZmE3ZTEifQ=="/>
  </w:docVars>
  <w:rsids>
    <w:rsidRoot w:val="00172A27"/>
    <w:rsid w:val="0000031D"/>
    <w:rsid w:val="00000BFA"/>
    <w:rsid w:val="0000163C"/>
    <w:rsid w:val="00001B99"/>
    <w:rsid w:val="00002173"/>
    <w:rsid w:val="00002284"/>
    <w:rsid w:val="00003102"/>
    <w:rsid w:val="00003501"/>
    <w:rsid w:val="00003E37"/>
    <w:rsid w:val="00004243"/>
    <w:rsid w:val="000051F6"/>
    <w:rsid w:val="00006A59"/>
    <w:rsid w:val="0000717E"/>
    <w:rsid w:val="00007182"/>
    <w:rsid w:val="00007EE4"/>
    <w:rsid w:val="00010833"/>
    <w:rsid w:val="00010A41"/>
    <w:rsid w:val="00010CE2"/>
    <w:rsid w:val="0001162D"/>
    <w:rsid w:val="000133EB"/>
    <w:rsid w:val="00013430"/>
    <w:rsid w:val="00013C89"/>
    <w:rsid w:val="00015A53"/>
    <w:rsid w:val="000160EA"/>
    <w:rsid w:val="0001732B"/>
    <w:rsid w:val="00017858"/>
    <w:rsid w:val="00020312"/>
    <w:rsid w:val="00020614"/>
    <w:rsid w:val="000209FF"/>
    <w:rsid w:val="00020F62"/>
    <w:rsid w:val="00021549"/>
    <w:rsid w:val="00021596"/>
    <w:rsid w:val="00021750"/>
    <w:rsid w:val="00022EAD"/>
    <w:rsid w:val="00023360"/>
    <w:rsid w:val="0002431E"/>
    <w:rsid w:val="00024624"/>
    <w:rsid w:val="00024805"/>
    <w:rsid w:val="00024914"/>
    <w:rsid w:val="00024BAF"/>
    <w:rsid w:val="00024C47"/>
    <w:rsid w:val="0002511F"/>
    <w:rsid w:val="000251E7"/>
    <w:rsid w:val="00025564"/>
    <w:rsid w:val="00025D06"/>
    <w:rsid w:val="0002652A"/>
    <w:rsid w:val="0002677A"/>
    <w:rsid w:val="0002691D"/>
    <w:rsid w:val="000269E7"/>
    <w:rsid w:val="00026DDF"/>
    <w:rsid w:val="00027A8B"/>
    <w:rsid w:val="00027AFF"/>
    <w:rsid w:val="00027F8C"/>
    <w:rsid w:val="00031AD7"/>
    <w:rsid w:val="000326D8"/>
    <w:rsid w:val="0003292F"/>
    <w:rsid w:val="00032B2F"/>
    <w:rsid w:val="00032C77"/>
    <w:rsid w:val="00032E2D"/>
    <w:rsid w:val="00033364"/>
    <w:rsid w:val="00033377"/>
    <w:rsid w:val="0003348D"/>
    <w:rsid w:val="0003428F"/>
    <w:rsid w:val="000342A3"/>
    <w:rsid w:val="000342A7"/>
    <w:rsid w:val="00034391"/>
    <w:rsid w:val="00034A4B"/>
    <w:rsid w:val="000355BC"/>
    <w:rsid w:val="0003569D"/>
    <w:rsid w:val="00035BE6"/>
    <w:rsid w:val="00035ED5"/>
    <w:rsid w:val="00036614"/>
    <w:rsid w:val="000377C8"/>
    <w:rsid w:val="00037CCD"/>
    <w:rsid w:val="00040353"/>
    <w:rsid w:val="0004120F"/>
    <w:rsid w:val="00042AE1"/>
    <w:rsid w:val="00043121"/>
    <w:rsid w:val="00044E75"/>
    <w:rsid w:val="00044EF2"/>
    <w:rsid w:val="00045095"/>
    <w:rsid w:val="00046CA0"/>
    <w:rsid w:val="000501D7"/>
    <w:rsid w:val="000507A2"/>
    <w:rsid w:val="000507E2"/>
    <w:rsid w:val="000516E7"/>
    <w:rsid w:val="00051CB5"/>
    <w:rsid w:val="00052A18"/>
    <w:rsid w:val="00053088"/>
    <w:rsid w:val="000539F1"/>
    <w:rsid w:val="000546F8"/>
    <w:rsid w:val="00054B29"/>
    <w:rsid w:val="00055077"/>
    <w:rsid w:val="000554F9"/>
    <w:rsid w:val="00055EF4"/>
    <w:rsid w:val="000568BE"/>
    <w:rsid w:val="00057EE9"/>
    <w:rsid w:val="00057F55"/>
    <w:rsid w:val="000602C7"/>
    <w:rsid w:val="00060C6A"/>
    <w:rsid w:val="00060F2F"/>
    <w:rsid w:val="00061CBB"/>
    <w:rsid w:val="00061F45"/>
    <w:rsid w:val="00062D8F"/>
    <w:rsid w:val="00063D61"/>
    <w:rsid w:val="00064AC1"/>
    <w:rsid w:val="0006526B"/>
    <w:rsid w:val="0006539E"/>
    <w:rsid w:val="00065766"/>
    <w:rsid w:val="00065DBF"/>
    <w:rsid w:val="00066A25"/>
    <w:rsid w:val="00066EBC"/>
    <w:rsid w:val="0006716C"/>
    <w:rsid w:val="000679F7"/>
    <w:rsid w:val="00067BE0"/>
    <w:rsid w:val="00071145"/>
    <w:rsid w:val="000711B2"/>
    <w:rsid w:val="000721D8"/>
    <w:rsid w:val="000722FD"/>
    <w:rsid w:val="00072C34"/>
    <w:rsid w:val="0007420E"/>
    <w:rsid w:val="000742C5"/>
    <w:rsid w:val="00074626"/>
    <w:rsid w:val="00074EE1"/>
    <w:rsid w:val="000751D6"/>
    <w:rsid w:val="00075264"/>
    <w:rsid w:val="000753A0"/>
    <w:rsid w:val="0007574F"/>
    <w:rsid w:val="00076536"/>
    <w:rsid w:val="00076681"/>
    <w:rsid w:val="0007672D"/>
    <w:rsid w:val="00076791"/>
    <w:rsid w:val="00076975"/>
    <w:rsid w:val="0007733F"/>
    <w:rsid w:val="000775EF"/>
    <w:rsid w:val="000776DB"/>
    <w:rsid w:val="000778A2"/>
    <w:rsid w:val="00080006"/>
    <w:rsid w:val="00080066"/>
    <w:rsid w:val="00080F5C"/>
    <w:rsid w:val="000811A7"/>
    <w:rsid w:val="00081A47"/>
    <w:rsid w:val="00081E95"/>
    <w:rsid w:val="00081FE1"/>
    <w:rsid w:val="0008210B"/>
    <w:rsid w:val="0008272E"/>
    <w:rsid w:val="00082788"/>
    <w:rsid w:val="00082D7A"/>
    <w:rsid w:val="000832FB"/>
    <w:rsid w:val="00084C30"/>
    <w:rsid w:val="000850B8"/>
    <w:rsid w:val="0008533F"/>
    <w:rsid w:val="00085AAB"/>
    <w:rsid w:val="00086E62"/>
    <w:rsid w:val="0008706A"/>
    <w:rsid w:val="0008726D"/>
    <w:rsid w:val="0008727A"/>
    <w:rsid w:val="00087F33"/>
    <w:rsid w:val="000900CD"/>
    <w:rsid w:val="000906E6"/>
    <w:rsid w:val="000906F8"/>
    <w:rsid w:val="0009075B"/>
    <w:rsid w:val="0009125E"/>
    <w:rsid w:val="000916C3"/>
    <w:rsid w:val="00091876"/>
    <w:rsid w:val="00091A86"/>
    <w:rsid w:val="00091F53"/>
    <w:rsid w:val="00092949"/>
    <w:rsid w:val="00092CAE"/>
    <w:rsid w:val="0009377A"/>
    <w:rsid w:val="00093E7C"/>
    <w:rsid w:val="00094C22"/>
    <w:rsid w:val="00094E06"/>
    <w:rsid w:val="0009692C"/>
    <w:rsid w:val="000969D3"/>
    <w:rsid w:val="000A02D7"/>
    <w:rsid w:val="000A04D3"/>
    <w:rsid w:val="000A155B"/>
    <w:rsid w:val="000A2092"/>
    <w:rsid w:val="000A2224"/>
    <w:rsid w:val="000A22E8"/>
    <w:rsid w:val="000A2FFE"/>
    <w:rsid w:val="000A44E1"/>
    <w:rsid w:val="000A5469"/>
    <w:rsid w:val="000A5DC4"/>
    <w:rsid w:val="000A61FB"/>
    <w:rsid w:val="000A6E8E"/>
    <w:rsid w:val="000A6F54"/>
    <w:rsid w:val="000A6FA0"/>
    <w:rsid w:val="000A70CA"/>
    <w:rsid w:val="000A76A4"/>
    <w:rsid w:val="000A7716"/>
    <w:rsid w:val="000A7A59"/>
    <w:rsid w:val="000A7B55"/>
    <w:rsid w:val="000A7FC6"/>
    <w:rsid w:val="000B093E"/>
    <w:rsid w:val="000B0F24"/>
    <w:rsid w:val="000B23BF"/>
    <w:rsid w:val="000B2C05"/>
    <w:rsid w:val="000B47C6"/>
    <w:rsid w:val="000B4B43"/>
    <w:rsid w:val="000B4BB6"/>
    <w:rsid w:val="000B4EDC"/>
    <w:rsid w:val="000B5799"/>
    <w:rsid w:val="000B5C7F"/>
    <w:rsid w:val="000B6281"/>
    <w:rsid w:val="000B7942"/>
    <w:rsid w:val="000C09CB"/>
    <w:rsid w:val="000C1958"/>
    <w:rsid w:val="000C1BD9"/>
    <w:rsid w:val="000C1E2D"/>
    <w:rsid w:val="000C3142"/>
    <w:rsid w:val="000C3943"/>
    <w:rsid w:val="000C3AE7"/>
    <w:rsid w:val="000C556C"/>
    <w:rsid w:val="000C5C20"/>
    <w:rsid w:val="000C647F"/>
    <w:rsid w:val="000C6B57"/>
    <w:rsid w:val="000C7EBF"/>
    <w:rsid w:val="000C7ED9"/>
    <w:rsid w:val="000C7EF3"/>
    <w:rsid w:val="000D2103"/>
    <w:rsid w:val="000D27B8"/>
    <w:rsid w:val="000D2998"/>
    <w:rsid w:val="000D2D0A"/>
    <w:rsid w:val="000D3052"/>
    <w:rsid w:val="000D3054"/>
    <w:rsid w:val="000D3404"/>
    <w:rsid w:val="000D3A56"/>
    <w:rsid w:val="000D4262"/>
    <w:rsid w:val="000D49B9"/>
    <w:rsid w:val="000D56DB"/>
    <w:rsid w:val="000D5CC8"/>
    <w:rsid w:val="000E0524"/>
    <w:rsid w:val="000E111E"/>
    <w:rsid w:val="000E1964"/>
    <w:rsid w:val="000E2313"/>
    <w:rsid w:val="000E2D8F"/>
    <w:rsid w:val="000E3E82"/>
    <w:rsid w:val="000E3F08"/>
    <w:rsid w:val="000E52A5"/>
    <w:rsid w:val="000E5566"/>
    <w:rsid w:val="000E56D5"/>
    <w:rsid w:val="000E6370"/>
    <w:rsid w:val="000E67CD"/>
    <w:rsid w:val="000F19AF"/>
    <w:rsid w:val="000F2665"/>
    <w:rsid w:val="000F4EF0"/>
    <w:rsid w:val="000F55EE"/>
    <w:rsid w:val="000F5A08"/>
    <w:rsid w:val="000F5AE0"/>
    <w:rsid w:val="000F67B8"/>
    <w:rsid w:val="000F6807"/>
    <w:rsid w:val="000F6F77"/>
    <w:rsid w:val="00100058"/>
    <w:rsid w:val="00100ED4"/>
    <w:rsid w:val="00101B8C"/>
    <w:rsid w:val="00102378"/>
    <w:rsid w:val="001037FD"/>
    <w:rsid w:val="00103897"/>
    <w:rsid w:val="00103CB0"/>
    <w:rsid w:val="00103F9F"/>
    <w:rsid w:val="00104595"/>
    <w:rsid w:val="00104CC1"/>
    <w:rsid w:val="00104D17"/>
    <w:rsid w:val="001055B6"/>
    <w:rsid w:val="001057BB"/>
    <w:rsid w:val="001058F6"/>
    <w:rsid w:val="00105DC3"/>
    <w:rsid w:val="00106051"/>
    <w:rsid w:val="00106218"/>
    <w:rsid w:val="001066B8"/>
    <w:rsid w:val="001066E6"/>
    <w:rsid w:val="00106A71"/>
    <w:rsid w:val="001070F5"/>
    <w:rsid w:val="00107F92"/>
    <w:rsid w:val="00110934"/>
    <w:rsid w:val="001113BD"/>
    <w:rsid w:val="00111BE0"/>
    <w:rsid w:val="0011281F"/>
    <w:rsid w:val="00112974"/>
    <w:rsid w:val="00112B62"/>
    <w:rsid w:val="0011361F"/>
    <w:rsid w:val="00113759"/>
    <w:rsid w:val="001149E0"/>
    <w:rsid w:val="00115B0B"/>
    <w:rsid w:val="00116DEA"/>
    <w:rsid w:val="0011776C"/>
    <w:rsid w:val="00120188"/>
    <w:rsid w:val="001222DA"/>
    <w:rsid w:val="00122CC2"/>
    <w:rsid w:val="00122DD1"/>
    <w:rsid w:val="001237AD"/>
    <w:rsid w:val="00124550"/>
    <w:rsid w:val="00124D63"/>
    <w:rsid w:val="001250B8"/>
    <w:rsid w:val="00125470"/>
    <w:rsid w:val="00127F2D"/>
    <w:rsid w:val="001302C1"/>
    <w:rsid w:val="00130361"/>
    <w:rsid w:val="00130746"/>
    <w:rsid w:val="00131156"/>
    <w:rsid w:val="00131DAB"/>
    <w:rsid w:val="001327F2"/>
    <w:rsid w:val="001334E8"/>
    <w:rsid w:val="00135178"/>
    <w:rsid w:val="001352CC"/>
    <w:rsid w:val="00135429"/>
    <w:rsid w:val="00135698"/>
    <w:rsid w:val="001378C0"/>
    <w:rsid w:val="001379D2"/>
    <w:rsid w:val="00140477"/>
    <w:rsid w:val="00140DB7"/>
    <w:rsid w:val="001431D5"/>
    <w:rsid w:val="00143693"/>
    <w:rsid w:val="001445B3"/>
    <w:rsid w:val="00144E99"/>
    <w:rsid w:val="0014554E"/>
    <w:rsid w:val="00145B17"/>
    <w:rsid w:val="0014607B"/>
    <w:rsid w:val="00146708"/>
    <w:rsid w:val="00146D65"/>
    <w:rsid w:val="00147A0D"/>
    <w:rsid w:val="00147B5F"/>
    <w:rsid w:val="00150E47"/>
    <w:rsid w:val="00150F5A"/>
    <w:rsid w:val="00151AB4"/>
    <w:rsid w:val="00151F2C"/>
    <w:rsid w:val="00152FE9"/>
    <w:rsid w:val="001539D9"/>
    <w:rsid w:val="00154746"/>
    <w:rsid w:val="00154AA2"/>
    <w:rsid w:val="00155A80"/>
    <w:rsid w:val="001564F6"/>
    <w:rsid w:val="001566CF"/>
    <w:rsid w:val="00156959"/>
    <w:rsid w:val="001570DC"/>
    <w:rsid w:val="00157204"/>
    <w:rsid w:val="00157DF2"/>
    <w:rsid w:val="00160BF0"/>
    <w:rsid w:val="00160D08"/>
    <w:rsid w:val="001613F0"/>
    <w:rsid w:val="001614C8"/>
    <w:rsid w:val="00162E32"/>
    <w:rsid w:val="00163FFB"/>
    <w:rsid w:val="001640A6"/>
    <w:rsid w:val="00164E30"/>
    <w:rsid w:val="00164E6D"/>
    <w:rsid w:val="0016529D"/>
    <w:rsid w:val="00165C65"/>
    <w:rsid w:val="001669D4"/>
    <w:rsid w:val="001670D6"/>
    <w:rsid w:val="00167A0C"/>
    <w:rsid w:val="00167E86"/>
    <w:rsid w:val="00170003"/>
    <w:rsid w:val="00170099"/>
    <w:rsid w:val="00170371"/>
    <w:rsid w:val="0017293B"/>
    <w:rsid w:val="00172EC4"/>
    <w:rsid w:val="00173277"/>
    <w:rsid w:val="00173F1E"/>
    <w:rsid w:val="001744BB"/>
    <w:rsid w:val="001748EE"/>
    <w:rsid w:val="00174B20"/>
    <w:rsid w:val="001758EA"/>
    <w:rsid w:val="0017614B"/>
    <w:rsid w:val="00176BF3"/>
    <w:rsid w:val="00176D71"/>
    <w:rsid w:val="001779C7"/>
    <w:rsid w:val="00177EE0"/>
    <w:rsid w:val="00180C43"/>
    <w:rsid w:val="001812B1"/>
    <w:rsid w:val="0018180A"/>
    <w:rsid w:val="001818E8"/>
    <w:rsid w:val="001824E1"/>
    <w:rsid w:val="00182970"/>
    <w:rsid w:val="00182E34"/>
    <w:rsid w:val="00182F3B"/>
    <w:rsid w:val="001835FF"/>
    <w:rsid w:val="00183B68"/>
    <w:rsid w:val="0018427D"/>
    <w:rsid w:val="00185F06"/>
    <w:rsid w:val="00186056"/>
    <w:rsid w:val="00186058"/>
    <w:rsid w:val="001865BB"/>
    <w:rsid w:val="00186B99"/>
    <w:rsid w:val="00186C13"/>
    <w:rsid w:val="001903A3"/>
    <w:rsid w:val="001903D7"/>
    <w:rsid w:val="001909DB"/>
    <w:rsid w:val="00190EA5"/>
    <w:rsid w:val="001913B6"/>
    <w:rsid w:val="00191735"/>
    <w:rsid w:val="0019175B"/>
    <w:rsid w:val="00191ED7"/>
    <w:rsid w:val="00193101"/>
    <w:rsid w:val="0019336D"/>
    <w:rsid w:val="00193469"/>
    <w:rsid w:val="00194139"/>
    <w:rsid w:val="00194842"/>
    <w:rsid w:val="00195699"/>
    <w:rsid w:val="001962CE"/>
    <w:rsid w:val="00196AC7"/>
    <w:rsid w:val="00197DFC"/>
    <w:rsid w:val="001A0E95"/>
    <w:rsid w:val="001A261A"/>
    <w:rsid w:val="001A2796"/>
    <w:rsid w:val="001A33ED"/>
    <w:rsid w:val="001A3E7F"/>
    <w:rsid w:val="001A4F81"/>
    <w:rsid w:val="001A52BA"/>
    <w:rsid w:val="001A5C63"/>
    <w:rsid w:val="001A6027"/>
    <w:rsid w:val="001A6092"/>
    <w:rsid w:val="001A68DE"/>
    <w:rsid w:val="001A7082"/>
    <w:rsid w:val="001B01C3"/>
    <w:rsid w:val="001B0ED8"/>
    <w:rsid w:val="001B1696"/>
    <w:rsid w:val="001B1C8A"/>
    <w:rsid w:val="001B1E0E"/>
    <w:rsid w:val="001B2B4D"/>
    <w:rsid w:val="001B3FDE"/>
    <w:rsid w:val="001B5CF5"/>
    <w:rsid w:val="001B5F0A"/>
    <w:rsid w:val="001B6188"/>
    <w:rsid w:val="001B7A7B"/>
    <w:rsid w:val="001C09C9"/>
    <w:rsid w:val="001C0B75"/>
    <w:rsid w:val="001C11C9"/>
    <w:rsid w:val="001C1A23"/>
    <w:rsid w:val="001C1B44"/>
    <w:rsid w:val="001C1F2C"/>
    <w:rsid w:val="001C2118"/>
    <w:rsid w:val="001C2B01"/>
    <w:rsid w:val="001C4DED"/>
    <w:rsid w:val="001C4E38"/>
    <w:rsid w:val="001C6431"/>
    <w:rsid w:val="001C7032"/>
    <w:rsid w:val="001C7393"/>
    <w:rsid w:val="001C7528"/>
    <w:rsid w:val="001D0B7B"/>
    <w:rsid w:val="001D1637"/>
    <w:rsid w:val="001D21EC"/>
    <w:rsid w:val="001D2F44"/>
    <w:rsid w:val="001D3F39"/>
    <w:rsid w:val="001D491F"/>
    <w:rsid w:val="001D54EB"/>
    <w:rsid w:val="001D583F"/>
    <w:rsid w:val="001D5B3B"/>
    <w:rsid w:val="001D647B"/>
    <w:rsid w:val="001D7AE1"/>
    <w:rsid w:val="001E03F8"/>
    <w:rsid w:val="001E043C"/>
    <w:rsid w:val="001E07A8"/>
    <w:rsid w:val="001E0B9A"/>
    <w:rsid w:val="001E0FEA"/>
    <w:rsid w:val="001E1C07"/>
    <w:rsid w:val="001E27A0"/>
    <w:rsid w:val="001E39B1"/>
    <w:rsid w:val="001E3D63"/>
    <w:rsid w:val="001E3D67"/>
    <w:rsid w:val="001E4FD5"/>
    <w:rsid w:val="001E51F9"/>
    <w:rsid w:val="001E5203"/>
    <w:rsid w:val="001E54AE"/>
    <w:rsid w:val="001E59A9"/>
    <w:rsid w:val="001E6B9C"/>
    <w:rsid w:val="001E761C"/>
    <w:rsid w:val="001E7635"/>
    <w:rsid w:val="001E78EF"/>
    <w:rsid w:val="001E7938"/>
    <w:rsid w:val="001F0750"/>
    <w:rsid w:val="001F0AE3"/>
    <w:rsid w:val="001F11AA"/>
    <w:rsid w:val="001F2C96"/>
    <w:rsid w:val="001F2E54"/>
    <w:rsid w:val="001F3451"/>
    <w:rsid w:val="001F3522"/>
    <w:rsid w:val="001F4078"/>
    <w:rsid w:val="001F45E5"/>
    <w:rsid w:val="001F4AE4"/>
    <w:rsid w:val="001F50B8"/>
    <w:rsid w:val="001F57D1"/>
    <w:rsid w:val="001F583D"/>
    <w:rsid w:val="001F736F"/>
    <w:rsid w:val="00200C83"/>
    <w:rsid w:val="00200D3E"/>
    <w:rsid w:val="00201557"/>
    <w:rsid w:val="00202187"/>
    <w:rsid w:val="00202426"/>
    <w:rsid w:val="0020339A"/>
    <w:rsid w:val="0020461E"/>
    <w:rsid w:val="002047E1"/>
    <w:rsid w:val="002055BB"/>
    <w:rsid w:val="002057DD"/>
    <w:rsid w:val="00205DC3"/>
    <w:rsid w:val="002060E0"/>
    <w:rsid w:val="0020632E"/>
    <w:rsid w:val="002066B9"/>
    <w:rsid w:val="002071E4"/>
    <w:rsid w:val="00210BC3"/>
    <w:rsid w:val="00210EFF"/>
    <w:rsid w:val="00212137"/>
    <w:rsid w:val="002132EF"/>
    <w:rsid w:val="002138FB"/>
    <w:rsid w:val="00213CF6"/>
    <w:rsid w:val="0021480F"/>
    <w:rsid w:val="00215AA4"/>
    <w:rsid w:val="00215E44"/>
    <w:rsid w:val="00216D82"/>
    <w:rsid w:val="00216E62"/>
    <w:rsid w:val="0021731A"/>
    <w:rsid w:val="0022000D"/>
    <w:rsid w:val="00220829"/>
    <w:rsid w:val="00221459"/>
    <w:rsid w:val="00221847"/>
    <w:rsid w:val="00221E27"/>
    <w:rsid w:val="002225E4"/>
    <w:rsid w:val="00222B83"/>
    <w:rsid w:val="00222ECE"/>
    <w:rsid w:val="002230A4"/>
    <w:rsid w:val="0022408E"/>
    <w:rsid w:val="002241C2"/>
    <w:rsid w:val="002251B8"/>
    <w:rsid w:val="0022639E"/>
    <w:rsid w:val="002266A4"/>
    <w:rsid w:val="00227C75"/>
    <w:rsid w:val="00227D42"/>
    <w:rsid w:val="00227DD8"/>
    <w:rsid w:val="0023056E"/>
    <w:rsid w:val="00231111"/>
    <w:rsid w:val="002321EF"/>
    <w:rsid w:val="00232A86"/>
    <w:rsid w:val="00232CC7"/>
    <w:rsid w:val="00232DA3"/>
    <w:rsid w:val="00232F93"/>
    <w:rsid w:val="00235181"/>
    <w:rsid w:val="00235DF8"/>
    <w:rsid w:val="00236437"/>
    <w:rsid w:val="00237320"/>
    <w:rsid w:val="00240C12"/>
    <w:rsid w:val="002410F1"/>
    <w:rsid w:val="00242042"/>
    <w:rsid w:val="00242E82"/>
    <w:rsid w:val="00243639"/>
    <w:rsid w:val="00244F47"/>
    <w:rsid w:val="00245D5B"/>
    <w:rsid w:val="00245F2A"/>
    <w:rsid w:val="00246250"/>
    <w:rsid w:val="002469C3"/>
    <w:rsid w:val="0024709F"/>
    <w:rsid w:val="00247182"/>
    <w:rsid w:val="0024753E"/>
    <w:rsid w:val="0024759F"/>
    <w:rsid w:val="0025105A"/>
    <w:rsid w:val="0025113B"/>
    <w:rsid w:val="00251440"/>
    <w:rsid w:val="00251CE0"/>
    <w:rsid w:val="00252057"/>
    <w:rsid w:val="002524A2"/>
    <w:rsid w:val="00254AAB"/>
    <w:rsid w:val="00254E7B"/>
    <w:rsid w:val="002551AF"/>
    <w:rsid w:val="00255311"/>
    <w:rsid w:val="002562C8"/>
    <w:rsid w:val="002566B6"/>
    <w:rsid w:val="00256CAF"/>
    <w:rsid w:val="00257D05"/>
    <w:rsid w:val="00260388"/>
    <w:rsid w:val="00261AF2"/>
    <w:rsid w:val="0026248B"/>
    <w:rsid w:val="002624B6"/>
    <w:rsid w:val="002627B9"/>
    <w:rsid w:val="00263A6A"/>
    <w:rsid w:val="002642E5"/>
    <w:rsid w:val="00264AC5"/>
    <w:rsid w:val="00264C3B"/>
    <w:rsid w:val="00266424"/>
    <w:rsid w:val="002671DD"/>
    <w:rsid w:val="0026727E"/>
    <w:rsid w:val="002679E1"/>
    <w:rsid w:val="00267A94"/>
    <w:rsid w:val="00267E72"/>
    <w:rsid w:val="002700D6"/>
    <w:rsid w:val="002709E9"/>
    <w:rsid w:val="00270E31"/>
    <w:rsid w:val="00271616"/>
    <w:rsid w:val="002722B4"/>
    <w:rsid w:val="00272619"/>
    <w:rsid w:val="002726CE"/>
    <w:rsid w:val="002735E5"/>
    <w:rsid w:val="0027460C"/>
    <w:rsid w:val="002751FB"/>
    <w:rsid w:val="00275C21"/>
    <w:rsid w:val="0027659B"/>
    <w:rsid w:val="002818B8"/>
    <w:rsid w:val="00281B58"/>
    <w:rsid w:val="0028216E"/>
    <w:rsid w:val="0028348E"/>
    <w:rsid w:val="00283CB9"/>
    <w:rsid w:val="00284E6E"/>
    <w:rsid w:val="002853CF"/>
    <w:rsid w:val="00285865"/>
    <w:rsid w:val="00285DC0"/>
    <w:rsid w:val="00285EE3"/>
    <w:rsid w:val="00286079"/>
    <w:rsid w:val="002879D8"/>
    <w:rsid w:val="00290810"/>
    <w:rsid w:val="00290849"/>
    <w:rsid w:val="00291693"/>
    <w:rsid w:val="00291A07"/>
    <w:rsid w:val="00291A0F"/>
    <w:rsid w:val="00291B97"/>
    <w:rsid w:val="002920DA"/>
    <w:rsid w:val="00292BAB"/>
    <w:rsid w:val="00294B41"/>
    <w:rsid w:val="0029563D"/>
    <w:rsid w:val="002957D3"/>
    <w:rsid w:val="00295E27"/>
    <w:rsid w:val="00295E4D"/>
    <w:rsid w:val="00296D8B"/>
    <w:rsid w:val="002A05E9"/>
    <w:rsid w:val="002A072A"/>
    <w:rsid w:val="002A07CB"/>
    <w:rsid w:val="002A0E79"/>
    <w:rsid w:val="002A15BF"/>
    <w:rsid w:val="002A1929"/>
    <w:rsid w:val="002A2ABC"/>
    <w:rsid w:val="002A3622"/>
    <w:rsid w:val="002A397B"/>
    <w:rsid w:val="002A3E75"/>
    <w:rsid w:val="002A4368"/>
    <w:rsid w:val="002A4A5A"/>
    <w:rsid w:val="002A5D03"/>
    <w:rsid w:val="002A5E68"/>
    <w:rsid w:val="002A60A7"/>
    <w:rsid w:val="002A757A"/>
    <w:rsid w:val="002A78A5"/>
    <w:rsid w:val="002A7AA1"/>
    <w:rsid w:val="002B00C9"/>
    <w:rsid w:val="002B078E"/>
    <w:rsid w:val="002B0D44"/>
    <w:rsid w:val="002B1544"/>
    <w:rsid w:val="002B2C45"/>
    <w:rsid w:val="002B2E56"/>
    <w:rsid w:val="002B4A09"/>
    <w:rsid w:val="002B6C6B"/>
    <w:rsid w:val="002B6D52"/>
    <w:rsid w:val="002C01A6"/>
    <w:rsid w:val="002C0211"/>
    <w:rsid w:val="002C0B6E"/>
    <w:rsid w:val="002C12F1"/>
    <w:rsid w:val="002C15B6"/>
    <w:rsid w:val="002C19BD"/>
    <w:rsid w:val="002C1FA2"/>
    <w:rsid w:val="002C3740"/>
    <w:rsid w:val="002C3B55"/>
    <w:rsid w:val="002C40A5"/>
    <w:rsid w:val="002C40E0"/>
    <w:rsid w:val="002C4DDB"/>
    <w:rsid w:val="002C4E4F"/>
    <w:rsid w:val="002C5ED7"/>
    <w:rsid w:val="002C6F42"/>
    <w:rsid w:val="002C75D7"/>
    <w:rsid w:val="002D05EE"/>
    <w:rsid w:val="002D062C"/>
    <w:rsid w:val="002D192C"/>
    <w:rsid w:val="002D44FE"/>
    <w:rsid w:val="002D4584"/>
    <w:rsid w:val="002D499D"/>
    <w:rsid w:val="002D5AC6"/>
    <w:rsid w:val="002D7448"/>
    <w:rsid w:val="002E08FA"/>
    <w:rsid w:val="002E0FC7"/>
    <w:rsid w:val="002E12DA"/>
    <w:rsid w:val="002E1552"/>
    <w:rsid w:val="002E1A16"/>
    <w:rsid w:val="002E2E17"/>
    <w:rsid w:val="002E33C6"/>
    <w:rsid w:val="002E35A9"/>
    <w:rsid w:val="002E4AFC"/>
    <w:rsid w:val="002E5170"/>
    <w:rsid w:val="002E5D9D"/>
    <w:rsid w:val="002E6464"/>
    <w:rsid w:val="002E6CA7"/>
    <w:rsid w:val="002E6F1E"/>
    <w:rsid w:val="002E6F28"/>
    <w:rsid w:val="002E6F55"/>
    <w:rsid w:val="002E7034"/>
    <w:rsid w:val="002E74A8"/>
    <w:rsid w:val="002E74C3"/>
    <w:rsid w:val="002F0333"/>
    <w:rsid w:val="002F22B4"/>
    <w:rsid w:val="002F3D3E"/>
    <w:rsid w:val="002F3D88"/>
    <w:rsid w:val="002F5121"/>
    <w:rsid w:val="002F5800"/>
    <w:rsid w:val="002F5A3E"/>
    <w:rsid w:val="002F7407"/>
    <w:rsid w:val="00300E8B"/>
    <w:rsid w:val="0030108E"/>
    <w:rsid w:val="00303CB2"/>
    <w:rsid w:val="003042CF"/>
    <w:rsid w:val="003046D7"/>
    <w:rsid w:val="003046FB"/>
    <w:rsid w:val="0030528A"/>
    <w:rsid w:val="003055C2"/>
    <w:rsid w:val="00306F55"/>
    <w:rsid w:val="003073C3"/>
    <w:rsid w:val="00307D43"/>
    <w:rsid w:val="0031021C"/>
    <w:rsid w:val="00310D17"/>
    <w:rsid w:val="00311180"/>
    <w:rsid w:val="00311BD8"/>
    <w:rsid w:val="00311C70"/>
    <w:rsid w:val="00312E78"/>
    <w:rsid w:val="003134D3"/>
    <w:rsid w:val="00314197"/>
    <w:rsid w:val="00315738"/>
    <w:rsid w:val="00315F60"/>
    <w:rsid w:val="00316ACF"/>
    <w:rsid w:val="0031711F"/>
    <w:rsid w:val="00317479"/>
    <w:rsid w:val="00317B91"/>
    <w:rsid w:val="00317E9A"/>
    <w:rsid w:val="00320258"/>
    <w:rsid w:val="0032226E"/>
    <w:rsid w:val="003222D6"/>
    <w:rsid w:val="003228DD"/>
    <w:rsid w:val="00322CA8"/>
    <w:rsid w:val="003232AD"/>
    <w:rsid w:val="00323373"/>
    <w:rsid w:val="00323C47"/>
    <w:rsid w:val="003240D3"/>
    <w:rsid w:val="00324165"/>
    <w:rsid w:val="00324A38"/>
    <w:rsid w:val="00324B5C"/>
    <w:rsid w:val="00325131"/>
    <w:rsid w:val="00325452"/>
    <w:rsid w:val="0032557D"/>
    <w:rsid w:val="00325F2F"/>
    <w:rsid w:val="003263EF"/>
    <w:rsid w:val="003264CE"/>
    <w:rsid w:val="00326CE0"/>
    <w:rsid w:val="00326F3E"/>
    <w:rsid w:val="00327CE9"/>
    <w:rsid w:val="003307F8"/>
    <w:rsid w:val="003309E5"/>
    <w:rsid w:val="0033131A"/>
    <w:rsid w:val="00332060"/>
    <w:rsid w:val="003329A4"/>
    <w:rsid w:val="00333031"/>
    <w:rsid w:val="003334DB"/>
    <w:rsid w:val="003335F4"/>
    <w:rsid w:val="003351CA"/>
    <w:rsid w:val="003356AB"/>
    <w:rsid w:val="003358A1"/>
    <w:rsid w:val="0033602A"/>
    <w:rsid w:val="003361D6"/>
    <w:rsid w:val="00336B46"/>
    <w:rsid w:val="00337415"/>
    <w:rsid w:val="00337586"/>
    <w:rsid w:val="00337AD2"/>
    <w:rsid w:val="00337C35"/>
    <w:rsid w:val="00337F0C"/>
    <w:rsid w:val="00340058"/>
    <w:rsid w:val="00340066"/>
    <w:rsid w:val="00340195"/>
    <w:rsid w:val="00340395"/>
    <w:rsid w:val="0034055E"/>
    <w:rsid w:val="00340DE8"/>
    <w:rsid w:val="00341F96"/>
    <w:rsid w:val="003420F8"/>
    <w:rsid w:val="0034225C"/>
    <w:rsid w:val="00342ED4"/>
    <w:rsid w:val="00343106"/>
    <w:rsid w:val="003431D0"/>
    <w:rsid w:val="0034364A"/>
    <w:rsid w:val="003442D8"/>
    <w:rsid w:val="003445CD"/>
    <w:rsid w:val="0034466C"/>
    <w:rsid w:val="00344DA9"/>
    <w:rsid w:val="003452F9"/>
    <w:rsid w:val="00345466"/>
    <w:rsid w:val="0034582F"/>
    <w:rsid w:val="0034692E"/>
    <w:rsid w:val="00347787"/>
    <w:rsid w:val="00347AB2"/>
    <w:rsid w:val="00350050"/>
    <w:rsid w:val="00350671"/>
    <w:rsid w:val="003507CF"/>
    <w:rsid w:val="003519F5"/>
    <w:rsid w:val="00351EAD"/>
    <w:rsid w:val="003534AC"/>
    <w:rsid w:val="00353AD5"/>
    <w:rsid w:val="00354869"/>
    <w:rsid w:val="00354998"/>
    <w:rsid w:val="00354DB9"/>
    <w:rsid w:val="003550BC"/>
    <w:rsid w:val="003554EC"/>
    <w:rsid w:val="003567EE"/>
    <w:rsid w:val="00356A27"/>
    <w:rsid w:val="00357055"/>
    <w:rsid w:val="003600DF"/>
    <w:rsid w:val="00360371"/>
    <w:rsid w:val="00360D37"/>
    <w:rsid w:val="00360E0E"/>
    <w:rsid w:val="00360E2A"/>
    <w:rsid w:val="00361433"/>
    <w:rsid w:val="003614F1"/>
    <w:rsid w:val="003615ED"/>
    <w:rsid w:val="00362A22"/>
    <w:rsid w:val="003633C6"/>
    <w:rsid w:val="003633FC"/>
    <w:rsid w:val="003637DB"/>
    <w:rsid w:val="00363CF4"/>
    <w:rsid w:val="00363F01"/>
    <w:rsid w:val="00364518"/>
    <w:rsid w:val="00364DCD"/>
    <w:rsid w:val="003650D4"/>
    <w:rsid w:val="00365392"/>
    <w:rsid w:val="00365918"/>
    <w:rsid w:val="00365B26"/>
    <w:rsid w:val="003661DA"/>
    <w:rsid w:val="0036693A"/>
    <w:rsid w:val="00366E12"/>
    <w:rsid w:val="003672D5"/>
    <w:rsid w:val="0036770C"/>
    <w:rsid w:val="00367985"/>
    <w:rsid w:val="00371D18"/>
    <w:rsid w:val="00372217"/>
    <w:rsid w:val="003723C6"/>
    <w:rsid w:val="00372445"/>
    <w:rsid w:val="0037253B"/>
    <w:rsid w:val="003727B3"/>
    <w:rsid w:val="003727F2"/>
    <w:rsid w:val="0037407F"/>
    <w:rsid w:val="003754A7"/>
    <w:rsid w:val="003757DB"/>
    <w:rsid w:val="00376CDE"/>
    <w:rsid w:val="003774F9"/>
    <w:rsid w:val="00377EB0"/>
    <w:rsid w:val="00380700"/>
    <w:rsid w:val="00380764"/>
    <w:rsid w:val="00381766"/>
    <w:rsid w:val="00381B68"/>
    <w:rsid w:val="003870B0"/>
    <w:rsid w:val="003871D8"/>
    <w:rsid w:val="00387466"/>
    <w:rsid w:val="0038753B"/>
    <w:rsid w:val="00390B46"/>
    <w:rsid w:val="00390CA6"/>
    <w:rsid w:val="003926C1"/>
    <w:rsid w:val="00392A80"/>
    <w:rsid w:val="00392C09"/>
    <w:rsid w:val="0039311A"/>
    <w:rsid w:val="00393230"/>
    <w:rsid w:val="00393407"/>
    <w:rsid w:val="00393410"/>
    <w:rsid w:val="003934BB"/>
    <w:rsid w:val="00393D4C"/>
    <w:rsid w:val="003940EE"/>
    <w:rsid w:val="003942CD"/>
    <w:rsid w:val="00394836"/>
    <w:rsid w:val="00394A8B"/>
    <w:rsid w:val="00395889"/>
    <w:rsid w:val="00395F0B"/>
    <w:rsid w:val="0039613B"/>
    <w:rsid w:val="0039619B"/>
    <w:rsid w:val="0039661A"/>
    <w:rsid w:val="00396654"/>
    <w:rsid w:val="003A0914"/>
    <w:rsid w:val="003A12BA"/>
    <w:rsid w:val="003A16B2"/>
    <w:rsid w:val="003A17E3"/>
    <w:rsid w:val="003A1916"/>
    <w:rsid w:val="003A1C62"/>
    <w:rsid w:val="003A2184"/>
    <w:rsid w:val="003A3816"/>
    <w:rsid w:val="003A3C5F"/>
    <w:rsid w:val="003A3DCE"/>
    <w:rsid w:val="003A4262"/>
    <w:rsid w:val="003A44D8"/>
    <w:rsid w:val="003A54E9"/>
    <w:rsid w:val="003A59C0"/>
    <w:rsid w:val="003A5DE3"/>
    <w:rsid w:val="003A63D0"/>
    <w:rsid w:val="003A6AF1"/>
    <w:rsid w:val="003A729F"/>
    <w:rsid w:val="003A770C"/>
    <w:rsid w:val="003A7D66"/>
    <w:rsid w:val="003B0E7F"/>
    <w:rsid w:val="003B1CE1"/>
    <w:rsid w:val="003B3EA1"/>
    <w:rsid w:val="003B4A52"/>
    <w:rsid w:val="003B521E"/>
    <w:rsid w:val="003B7614"/>
    <w:rsid w:val="003B7DA1"/>
    <w:rsid w:val="003C13C3"/>
    <w:rsid w:val="003C180B"/>
    <w:rsid w:val="003C1957"/>
    <w:rsid w:val="003C1D26"/>
    <w:rsid w:val="003C2468"/>
    <w:rsid w:val="003C26FE"/>
    <w:rsid w:val="003C2936"/>
    <w:rsid w:val="003C3D70"/>
    <w:rsid w:val="003C4487"/>
    <w:rsid w:val="003C45E6"/>
    <w:rsid w:val="003C483B"/>
    <w:rsid w:val="003C5CFB"/>
    <w:rsid w:val="003C618F"/>
    <w:rsid w:val="003C69DD"/>
    <w:rsid w:val="003C7D38"/>
    <w:rsid w:val="003D11EF"/>
    <w:rsid w:val="003D3897"/>
    <w:rsid w:val="003D4CC8"/>
    <w:rsid w:val="003D5698"/>
    <w:rsid w:val="003D5D6E"/>
    <w:rsid w:val="003D6656"/>
    <w:rsid w:val="003D74C3"/>
    <w:rsid w:val="003D7CDC"/>
    <w:rsid w:val="003E08AF"/>
    <w:rsid w:val="003E163C"/>
    <w:rsid w:val="003E1D09"/>
    <w:rsid w:val="003E208B"/>
    <w:rsid w:val="003E22E8"/>
    <w:rsid w:val="003E263E"/>
    <w:rsid w:val="003E29E9"/>
    <w:rsid w:val="003E3375"/>
    <w:rsid w:val="003E40D2"/>
    <w:rsid w:val="003E4D8A"/>
    <w:rsid w:val="003E567F"/>
    <w:rsid w:val="003E61A2"/>
    <w:rsid w:val="003E63A3"/>
    <w:rsid w:val="003E671B"/>
    <w:rsid w:val="003E6A32"/>
    <w:rsid w:val="003E73CC"/>
    <w:rsid w:val="003E7FFA"/>
    <w:rsid w:val="003F0893"/>
    <w:rsid w:val="003F0A1D"/>
    <w:rsid w:val="003F0A33"/>
    <w:rsid w:val="003F0F59"/>
    <w:rsid w:val="003F15A6"/>
    <w:rsid w:val="003F21E6"/>
    <w:rsid w:val="003F25B1"/>
    <w:rsid w:val="003F2FDB"/>
    <w:rsid w:val="003F34D9"/>
    <w:rsid w:val="003F44E3"/>
    <w:rsid w:val="003F4DA7"/>
    <w:rsid w:val="003F50BC"/>
    <w:rsid w:val="003F5B83"/>
    <w:rsid w:val="003F6277"/>
    <w:rsid w:val="003F66CF"/>
    <w:rsid w:val="003F6B27"/>
    <w:rsid w:val="003F6FEC"/>
    <w:rsid w:val="003F7930"/>
    <w:rsid w:val="003F7FCC"/>
    <w:rsid w:val="00402408"/>
    <w:rsid w:val="0040335D"/>
    <w:rsid w:val="004045FD"/>
    <w:rsid w:val="00404A11"/>
    <w:rsid w:val="00404F64"/>
    <w:rsid w:val="00405827"/>
    <w:rsid w:val="00405CDD"/>
    <w:rsid w:val="00406DC7"/>
    <w:rsid w:val="00406E51"/>
    <w:rsid w:val="00406E85"/>
    <w:rsid w:val="00407294"/>
    <w:rsid w:val="00407A3D"/>
    <w:rsid w:val="00407EF8"/>
    <w:rsid w:val="0041082A"/>
    <w:rsid w:val="00410E15"/>
    <w:rsid w:val="00411302"/>
    <w:rsid w:val="004124D3"/>
    <w:rsid w:val="00413ADB"/>
    <w:rsid w:val="0041420B"/>
    <w:rsid w:val="00414238"/>
    <w:rsid w:val="0041501C"/>
    <w:rsid w:val="0041531D"/>
    <w:rsid w:val="0041541A"/>
    <w:rsid w:val="00415698"/>
    <w:rsid w:val="004159AB"/>
    <w:rsid w:val="00415DFB"/>
    <w:rsid w:val="0041611D"/>
    <w:rsid w:val="00416258"/>
    <w:rsid w:val="004169E1"/>
    <w:rsid w:val="00416C74"/>
    <w:rsid w:val="00417DDD"/>
    <w:rsid w:val="004200A0"/>
    <w:rsid w:val="004206F0"/>
    <w:rsid w:val="00420A0B"/>
    <w:rsid w:val="00420F43"/>
    <w:rsid w:val="00421B83"/>
    <w:rsid w:val="00421F15"/>
    <w:rsid w:val="00423361"/>
    <w:rsid w:val="00423F8C"/>
    <w:rsid w:val="004248CB"/>
    <w:rsid w:val="00425397"/>
    <w:rsid w:val="004263D1"/>
    <w:rsid w:val="004263F7"/>
    <w:rsid w:val="00426904"/>
    <w:rsid w:val="00426C1A"/>
    <w:rsid w:val="00427736"/>
    <w:rsid w:val="004278E3"/>
    <w:rsid w:val="00430524"/>
    <w:rsid w:val="004306E7"/>
    <w:rsid w:val="00430DED"/>
    <w:rsid w:val="00430F4E"/>
    <w:rsid w:val="0043180A"/>
    <w:rsid w:val="00431914"/>
    <w:rsid w:val="004320C9"/>
    <w:rsid w:val="004335A5"/>
    <w:rsid w:val="00433B8F"/>
    <w:rsid w:val="00433D8E"/>
    <w:rsid w:val="004349A4"/>
    <w:rsid w:val="00434A94"/>
    <w:rsid w:val="00434E06"/>
    <w:rsid w:val="004362BC"/>
    <w:rsid w:val="00436D5A"/>
    <w:rsid w:val="00436DB2"/>
    <w:rsid w:val="00437E86"/>
    <w:rsid w:val="00440B5B"/>
    <w:rsid w:val="00440E27"/>
    <w:rsid w:val="0044167A"/>
    <w:rsid w:val="00441B9B"/>
    <w:rsid w:val="00441ECC"/>
    <w:rsid w:val="004423A8"/>
    <w:rsid w:val="0044258F"/>
    <w:rsid w:val="004428C0"/>
    <w:rsid w:val="004429DB"/>
    <w:rsid w:val="00443FCE"/>
    <w:rsid w:val="00444200"/>
    <w:rsid w:val="00446621"/>
    <w:rsid w:val="00446987"/>
    <w:rsid w:val="00446CD6"/>
    <w:rsid w:val="00446EDD"/>
    <w:rsid w:val="00447231"/>
    <w:rsid w:val="0044762F"/>
    <w:rsid w:val="004479E5"/>
    <w:rsid w:val="00447E99"/>
    <w:rsid w:val="00451512"/>
    <w:rsid w:val="00451F3C"/>
    <w:rsid w:val="00452B39"/>
    <w:rsid w:val="00453924"/>
    <w:rsid w:val="00454320"/>
    <w:rsid w:val="0045445A"/>
    <w:rsid w:val="00454713"/>
    <w:rsid w:val="00454A7D"/>
    <w:rsid w:val="00455B4A"/>
    <w:rsid w:val="00455BD9"/>
    <w:rsid w:val="0045650B"/>
    <w:rsid w:val="00456BDD"/>
    <w:rsid w:val="00457C37"/>
    <w:rsid w:val="00457D7F"/>
    <w:rsid w:val="0046056D"/>
    <w:rsid w:val="00460BFE"/>
    <w:rsid w:val="004612BB"/>
    <w:rsid w:val="00461A09"/>
    <w:rsid w:val="00461C13"/>
    <w:rsid w:val="00462C3B"/>
    <w:rsid w:val="00462DC5"/>
    <w:rsid w:val="00463238"/>
    <w:rsid w:val="00464CF7"/>
    <w:rsid w:val="00464DA9"/>
    <w:rsid w:val="00465015"/>
    <w:rsid w:val="0046550B"/>
    <w:rsid w:val="004674D5"/>
    <w:rsid w:val="004703FF"/>
    <w:rsid w:val="00470DD4"/>
    <w:rsid w:val="004711ED"/>
    <w:rsid w:val="0047149D"/>
    <w:rsid w:val="00472BD1"/>
    <w:rsid w:val="00473031"/>
    <w:rsid w:val="00473216"/>
    <w:rsid w:val="0047399E"/>
    <w:rsid w:val="00473C02"/>
    <w:rsid w:val="004741E0"/>
    <w:rsid w:val="00474E52"/>
    <w:rsid w:val="00475088"/>
    <w:rsid w:val="004752CB"/>
    <w:rsid w:val="004754B7"/>
    <w:rsid w:val="004755A8"/>
    <w:rsid w:val="00475965"/>
    <w:rsid w:val="00475A84"/>
    <w:rsid w:val="00475B2E"/>
    <w:rsid w:val="00475C8E"/>
    <w:rsid w:val="00477FE1"/>
    <w:rsid w:val="0048098C"/>
    <w:rsid w:val="00480B6E"/>
    <w:rsid w:val="00480DFD"/>
    <w:rsid w:val="00481283"/>
    <w:rsid w:val="004816FE"/>
    <w:rsid w:val="00482670"/>
    <w:rsid w:val="00483967"/>
    <w:rsid w:val="00483BA0"/>
    <w:rsid w:val="00483DAA"/>
    <w:rsid w:val="00485177"/>
    <w:rsid w:val="004857F0"/>
    <w:rsid w:val="004872EF"/>
    <w:rsid w:val="00487490"/>
    <w:rsid w:val="004874D5"/>
    <w:rsid w:val="00487816"/>
    <w:rsid w:val="00487ADA"/>
    <w:rsid w:val="004904F3"/>
    <w:rsid w:val="004905AF"/>
    <w:rsid w:val="004918BC"/>
    <w:rsid w:val="00492CF2"/>
    <w:rsid w:val="00492DBA"/>
    <w:rsid w:val="004947E0"/>
    <w:rsid w:val="0049758B"/>
    <w:rsid w:val="00497713"/>
    <w:rsid w:val="004A0075"/>
    <w:rsid w:val="004A05E6"/>
    <w:rsid w:val="004A07C0"/>
    <w:rsid w:val="004A0888"/>
    <w:rsid w:val="004A0D18"/>
    <w:rsid w:val="004A1A1B"/>
    <w:rsid w:val="004A1E13"/>
    <w:rsid w:val="004A24B8"/>
    <w:rsid w:val="004A2DCA"/>
    <w:rsid w:val="004A409A"/>
    <w:rsid w:val="004A4575"/>
    <w:rsid w:val="004A5903"/>
    <w:rsid w:val="004A5CC6"/>
    <w:rsid w:val="004A6011"/>
    <w:rsid w:val="004A7068"/>
    <w:rsid w:val="004A7DD2"/>
    <w:rsid w:val="004B13F7"/>
    <w:rsid w:val="004B1C89"/>
    <w:rsid w:val="004B2656"/>
    <w:rsid w:val="004B27D3"/>
    <w:rsid w:val="004B2846"/>
    <w:rsid w:val="004B3AE6"/>
    <w:rsid w:val="004B3D54"/>
    <w:rsid w:val="004B4806"/>
    <w:rsid w:val="004B5799"/>
    <w:rsid w:val="004B593F"/>
    <w:rsid w:val="004B5DD3"/>
    <w:rsid w:val="004B60BE"/>
    <w:rsid w:val="004B65E5"/>
    <w:rsid w:val="004B6BE9"/>
    <w:rsid w:val="004B6E0E"/>
    <w:rsid w:val="004B798A"/>
    <w:rsid w:val="004B7EE7"/>
    <w:rsid w:val="004C024C"/>
    <w:rsid w:val="004C0752"/>
    <w:rsid w:val="004C076C"/>
    <w:rsid w:val="004C0C3C"/>
    <w:rsid w:val="004C11DA"/>
    <w:rsid w:val="004C243C"/>
    <w:rsid w:val="004C281B"/>
    <w:rsid w:val="004C2A2B"/>
    <w:rsid w:val="004C2CE1"/>
    <w:rsid w:val="004C30C4"/>
    <w:rsid w:val="004C4DC2"/>
    <w:rsid w:val="004C4F1E"/>
    <w:rsid w:val="004C558A"/>
    <w:rsid w:val="004C5E1A"/>
    <w:rsid w:val="004C5E59"/>
    <w:rsid w:val="004C6446"/>
    <w:rsid w:val="004C7C27"/>
    <w:rsid w:val="004C7F5E"/>
    <w:rsid w:val="004D00AD"/>
    <w:rsid w:val="004D06EC"/>
    <w:rsid w:val="004D0809"/>
    <w:rsid w:val="004D0BA9"/>
    <w:rsid w:val="004D1930"/>
    <w:rsid w:val="004D1B19"/>
    <w:rsid w:val="004D238E"/>
    <w:rsid w:val="004D3F54"/>
    <w:rsid w:val="004D45C1"/>
    <w:rsid w:val="004D4724"/>
    <w:rsid w:val="004D47C9"/>
    <w:rsid w:val="004D4C27"/>
    <w:rsid w:val="004D5B81"/>
    <w:rsid w:val="004D5BA1"/>
    <w:rsid w:val="004D6530"/>
    <w:rsid w:val="004D6C33"/>
    <w:rsid w:val="004D7039"/>
    <w:rsid w:val="004D7218"/>
    <w:rsid w:val="004D738D"/>
    <w:rsid w:val="004D74A5"/>
    <w:rsid w:val="004E011B"/>
    <w:rsid w:val="004E0D4A"/>
    <w:rsid w:val="004E1BBC"/>
    <w:rsid w:val="004E1DE3"/>
    <w:rsid w:val="004E201B"/>
    <w:rsid w:val="004E2611"/>
    <w:rsid w:val="004E2AD2"/>
    <w:rsid w:val="004E339C"/>
    <w:rsid w:val="004E5616"/>
    <w:rsid w:val="004E659F"/>
    <w:rsid w:val="004E6F0E"/>
    <w:rsid w:val="004E7B99"/>
    <w:rsid w:val="004E7C97"/>
    <w:rsid w:val="004F0A58"/>
    <w:rsid w:val="004F240F"/>
    <w:rsid w:val="004F246A"/>
    <w:rsid w:val="004F48E3"/>
    <w:rsid w:val="004F4E39"/>
    <w:rsid w:val="004F523C"/>
    <w:rsid w:val="004F536A"/>
    <w:rsid w:val="004F5C0B"/>
    <w:rsid w:val="004F624B"/>
    <w:rsid w:val="004F6303"/>
    <w:rsid w:val="004F6D5E"/>
    <w:rsid w:val="004F786E"/>
    <w:rsid w:val="004F7D80"/>
    <w:rsid w:val="00500049"/>
    <w:rsid w:val="00500524"/>
    <w:rsid w:val="0050086E"/>
    <w:rsid w:val="00500A29"/>
    <w:rsid w:val="00500ED9"/>
    <w:rsid w:val="00501819"/>
    <w:rsid w:val="00501B5D"/>
    <w:rsid w:val="00503167"/>
    <w:rsid w:val="005033B7"/>
    <w:rsid w:val="00503E51"/>
    <w:rsid w:val="00504F42"/>
    <w:rsid w:val="005054AA"/>
    <w:rsid w:val="005058F0"/>
    <w:rsid w:val="00505F3F"/>
    <w:rsid w:val="0050637D"/>
    <w:rsid w:val="0050638A"/>
    <w:rsid w:val="005074EC"/>
    <w:rsid w:val="005112BC"/>
    <w:rsid w:val="00512046"/>
    <w:rsid w:val="005120D9"/>
    <w:rsid w:val="005123C8"/>
    <w:rsid w:val="00512958"/>
    <w:rsid w:val="00512B75"/>
    <w:rsid w:val="00512E44"/>
    <w:rsid w:val="0051303D"/>
    <w:rsid w:val="005131F0"/>
    <w:rsid w:val="005138E6"/>
    <w:rsid w:val="00514DE8"/>
    <w:rsid w:val="00517327"/>
    <w:rsid w:val="00517A47"/>
    <w:rsid w:val="005206AE"/>
    <w:rsid w:val="00520BA3"/>
    <w:rsid w:val="00520EA2"/>
    <w:rsid w:val="0052129F"/>
    <w:rsid w:val="00521BA0"/>
    <w:rsid w:val="005220C4"/>
    <w:rsid w:val="00522102"/>
    <w:rsid w:val="005223FF"/>
    <w:rsid w:val="00524452"/>
    <w:rsid w:val="005259D5"/>
    <w:rsid w:val="00526F03"/>
    <w:rsid w:val="0052732C"/>
    <w:rsid w:val="005276D4"/>
    <w:rsid w:val="0053130C"/>
    <w:rsid w:val="00532FAB"/>
    <w:rsid w:val="00533751"/>
    <w:rsid w:val="00534593"/>
    <w:rsid w:val="00534774"/>
    <w:rsid w:val="00535185"/>
    <w:rsid w:val="005358E8"/>
    <w:rsid w:val="00535BF2"/>
    <w:rsid w:val="005367CF"/>
    <w:rsid w:val="00536F1B"/>
    <w:rsid w:val="00537927"/>
    <w:rsid w:val="00537A10"/>
    <w:rsid w:val="005413A2"/>
    <w:rsid w:val="00541F0A"/>
    <w:rsid w:val="00543B6A"/>
    <w:rsid w:val="00543B8C"/>
    <w:rsid w:val="00543EE9"/>
    <w:rsid w:val="00544579"/>
    <w:rsid w:val="0054571D"/>
    <w:rsid w:val="005464D9"/>
    <w:rsid w:val="00546BFE"/>
    <w:rsid w:val="00546CF1"/>
    <w:rsid w:val="00546E2B"/>
    <w:rsid w:val="00546EE9"/>
    <w:rsid w:val="00547AC9"/>
    <w:rsid w:val="00547AE7"/>
    <w:rsid w:val="00547BC3"/>
    <w:rsid w:val="005507BC"/>
    <w:rsid w:val="00550C4B"/>
    <w:rsid w:val="00551487"/>
    <w:rsid w:val="00551760"/>
    <w:rsid w:val="005520CF"/>
    <w:rsid w:val="005521F2"/>
    <w:rsid w:val="00552300"/>
    <w:rsid w:val="00553DD7"/>
    <w:rsid w:val="00554D44"/>
    <w:rsid w:val="00554D6F"/>
    <w:rsid w:val="00555D51"/>
    <w:rsid w:val="00556011"/>
    <w:rsid w:val="005575C6"/>
    <w:rsid w:val="0056054E"/>
    <w:rsid w:val="005606F8"/>
    <w:rsid w:val="005608AA"/>
    <w:rsid w:val="00561580"/>
    <w:rsid w:val="00563274"/>
    <w:rsid w:val="005639B1"/>
    <w:rsid w:val="00564021"/>
    <w:rsid w:val="005649DA"/>
    <w:rsid w:val="0056544C"/>
    <w:rsid w:val="0056557A"/>
    <w:rsid w:val="00566171"/>
    <w:rsid w:val="005671E6"/>
    <w:rsid w:val="00567B7B"/>
    <w:rsid w:val="00567E0B"/>
    <w:rsid w:val="00567E20"/>
    <w:rsid w:val="005700BB"/>
    <w:rsid w:val="005714C6"/>
    <w:rsid w:val="0057175F"/>
    <w:rsid w:val="00572759"/>
    <w:rsid w:val="00572875"/>
    <w:rsid w:val="00572BCB"/>
    <w:rsid w:val="00573E68"/>
    <w:rsid w:val="005743AB"/>
    <w:rsid w:val="0057450E"/>
    <w:rsid w:val="005755B1"/>
    <w:rsid w:val="005758ED"/>
    <w:rsid w:val="00575B8F"/>
    <w:rsid w:val="00577475"/>
    <w:rsid w:val="00577718"/>
    <w:rsid w:val="00577755"/>
    <w:rsid w:val="00577EF4"/>
    <w:rsid w:val="005813EC"/>
    <w:rsid w:val="00582D17"/>
    <w:rsid w:val="00583BB0"/>
    <w:rsid w:val="005844F7"/>
    <w:rsid w:val="005855E1"/>
    <w:rsid w:val="00585D0F"/>
    <w:rsid w:val="00585D43"/>
    <w:rsid w:val="00586AB4"/>
    <w:rsid w:val="00586B18"/>
    <w:rsid w:val="00586C77"/>
    <w:rsid w:val="00587117"/>
    <w:rsid w:val="0059214A"/>
    <w:rsid w:val="005923B2"/>
    <w:rsid w:val="00593429"/>
    <w:rsid w:val="00593490"/>
    <w:rsid w:val="00594750"/>
    <w:rsid w:val="00595055"/>
    <w:rsid w:val="00595612"/>
    <w:rsid w:val="00595B55"/>
    <w:rsid w:val="00596179"/>
    <w:rsid w:val="00597022"/>
    <w:rsid w:val="005977D6"/>
    <w:rsid w:val="00597862"/>
    <w:rsid w:val="00597A00"/>
    <w:rsid w:val="00597BCB"/>
    <w:rsid w:val="005A01BB"/>
    <w:rsid w:val="005A02C7"/>
    <w:rsid w:val="005A1333"/>
    <w:rsid w:val="005A1EFC"/>
    <w:rsid w:val="005A26FD"/>
    <w:rsid w:val="005A2D64"/>
    <w:rsid w:val="005A3100"/>
    <w:rsid w:val="005A41B8"/>
    <w:rsid w:val="005A4B7C"/>
    <w:rsid w:val="005A54D7"/>
    <w:rsid w:val="005A5AB9"/>
    <w:rsid w:val="005A6DBA"/>
    <w:rsid w:val="005A6E07"/>
    <w:rsid w:val="005A7372"/>
    <w:rsid w:val="005A7E27"/>
    <w:rsid w:val="005B032A"/>
    <w:rsid w:val="005B0870"/>
    <w:rsid w:val="005B09EF"/>
    <w:rsid w:val="005B1634"/>
    <w:rsid w:val="005B16F3"/>
    <w:rsid w:val="005B1EAB"/>
    <w:rsid w:val="005B3C94"/>
    <w:rsid w:val="005B6D0E"/>
    <w:rsid w:val="005B73ED"/>
    <w:rsid w:val="005B763C"/>
    <w:rsid w:val="005B7C68"/>
    <w:rsid w:val="005B7E3A"/>
    <w:rsid w:val="005C1AF8"/>
    <w:rsid w:val="005C2667"/>
    <w:rsid w:val="005C2E06"/>
    <w:rsid w:val="005C3521"/>
    <w:rsid w:val="005C4553"/>
    <w:rsid w:val="005C47B1"/>
    <w:rsid w:val="005C4D18"/>
    <w:rsid w:val="005C4D2E"/>
    <w:rsid w:val="005C4E2D"/>
    <w:rsid w:val="005C4E48"/>
    <w:rsid w:val="005C5058"/>
    <w:rsid w:val="005C57DC"/>
    <w:rsid w:val="005C685E"/>
    <w:rsid w:val="005C6F1A"/>
    <w:rsid w:val="005C7090"/>
    <w:rsid w:val="005C7A92"/>
    <w:rsid w:val="005D0354"/>
    <w:rsid w:val="005D074E"/>
    <w:rsid w:val="005D0CA6"/>
    <w:rsid w:val="005D1231"/>
    <w:rsid w:val="005D18BF"/>
    <w:rsid w:val="005D1DB4"/>
    <w:rsid w:val="005D28D0"/>
    <w:rsid w:val="005D3276"/>
    <w:rsid w:val="005D328E"/>
    <w:rsid w:val="005D4603"/>
    <w:rsid w:val="005D51E2"/>
    <w:rsid w:val="005D56AF"/>
    <w:rsid w:val="005D5B23"/>
    <w:rsid w:val="005D5E43"/>
    <w:rsid w:val="005D6443"/>
    <w:rsid w:val="005D6595"/>
    <w:rsid w:val="005D75BB"/>
    <w:rsid w:val="005D7B54"/>
    <w:rsid w:val="005E00CA"/>
    <w:rsid w:val="005E019D"/>
    <w:rsid w:val="005E17B9"/>
    <w:rsid w:val="005E1B29"/>
    <w:rsid w:val="005E4007"/>
    <w:rsid w:val="005E535E"/>
    <w:rsid w:val="005E537B"/>
    <w:rsid w:val="005E551A"/>
    <w:rsid w:val="005E5F5D"/>
    <w:rsid w:val="005E6AF9"/>
    <w:rsid w:val="005E7BF4"/>
    <w:rsid w:val="005F013E"/>
    <w:rsid w:val="005F0241"/>
    <w:rsid w:val="005F0600"/>
    <w:rsid w:val="005F0CB2"/>
    <w:rsid w:val="005F0DA0"/>
    <w:rsid w:val="005F1060"/>
    <w:rsid w:val="005F1498"/>
    <w:rsid w:val="005F14C5"/>
    <w:rsid w:val="005F14F9"/>
    <w:rsid w:val="005F1AF9"/>
    <w:rsid w:val="005F243C"/>
    <w:rsid w:val="005F243E"/>
    <w:rsid w:val="005F286D"/>
    <w:rsid w:val="005F2D0F"/>
    <w:rsid w:val="005F46BA"/>
    <w:rsid w:val="005F4FF2"/>
    <w:rsid w:val="005F5C5D"/>
    <w:rsid w:val="005F65CD"/>
    <w:rsid w:val="005F67FD"/>
    <w:rsid w:val="005F6A29"/>
    <w:rsid w:val="005F74A0"/>
    <w:rsid w:val="005F78B0"/>
    <w:rsid w:val="00600A01"/>
    <w:rsid w:val="0060109F"/>
    <w:rsid w:val="00601F6C"/>
    <w:rsid w:val="006027FC"/>
    <w:rsid w:val="00603467"/>
    <w:rsid w:val="006034D0"/>
    <w:rsid w:val="00603A59"/>
    <w:rsid w:val="00603C42"/>
    <w:rsid w:val="00603FB8"/>
    <w:rsid w:val="006042A4"/>
    <w:rsid w:val="00604590"/>
    <w:rsid w:val="00605BD4"/>
    <w:rsid w:val="00606649"/>
    <w:rsid w:val="00606B7F"/>
    <w:rsid w:val="00607769"/>
    <w:rsid w:val="006102AD"/>
    <w:rsid w:val="006105F5"/>
    <w:rsid w:val="0061093B"/>
    <w:rsid w:val="00610BB1"/>
    <w:rsid w:val="00611CAD"/>
    <w:rsid w:val="00611CC0"/>
    <w:rsid w:val="00612689"/>
    <w:rsid w:val="0061279C"/>
    <w:rsid w:val="00612B87"/>
    <w:rsid w:val="00612C93"/>
    <w:rsid w:val="00612FC1"/>
    <w:rsid w:val="00613DD7"/>
    <w:rsid w:val="00613E92"/>
    <w:rsid w:val="00614C62"/>
    <w:rsid w:val="0061523D"/>
    <w:rsid w:val="00615E4E"/>
    <w:rsid w:val="0061632D"/>
    <w:rsid w:val="006164BA"/>
    <w:rsid w:val="00616501"/>
    <w:rsid w:val="00616C30"/>
    <w:rsid w:val="00616CE5"/>
    <w:rsid w:val="006175B5"/>
    <w:rsid w:val="00620466"/>
    <w:rsid w:val="0062097B"/>
    <w:rsid w:val="00621192"/>
    <w:rsid w:val="0062139C"/>
    <w:rsid w:val="006216B5"/>
    <w:rsid w:val="0062194D"/>
    <w:rsid w:val="0062218C"/>
    <w:rsid w:val="00622211"/>
    <w:rsid w:val="0062229D"/>
    <w:rsid w:val="006222CC"/>
    <w:rsid w:val="00622907"/>
    <w:rsid w:val="006240DD"/>
    <w:rsid w:val="006256CF"/>
    <w:rsid w:val="006257E3"/>
    <w:rsid w:val="00625C93"/>
    <w:rsid w:val="00626B20"/>
    <w:rsid w:val="00627501"/>
    <w:rsid w:val="00627A82"/>
    <w:rsid w:val="00629490"/>
    <w:rsid w:val="0063006E"/>
    <w:rsid w:val="006307DE"/>
    <w:rsid w:val="00630C89"/>
    <w:rsid w:val="00631D9C"/>
    <w:rsid w:val="006323A1"/>
    <w:rsid w:val="006330A2"/>
    <w:rsid w:val="00633328"/>
    <w:rsid w:val="00633939"/>
    <w:rsid w:val="0063419D"/>
    <w:rsid w:val="0063586E"/>
    <w:rsid w:val="00636120"/>
    <w:rsid w:val="006363C4"/>
    <w:rsid w:val="00636CAA"/>
    <w:rsid w:val="00636CCA"/>
    <w:rsid w:val="00636DB7"/>
    <w:rsid w:val="00636F12"/>
    <w:rsid w:val="00636F63"/>
    <w:rsid w:val="00636FDF"/>
    <w:rsid w:val="00637ECB"/>
    <w:rsid w:val="006402B1"/>
    <w:rsid w:val="006403A2"/>
    <w:rsid w:val="00640F43"/>
    <w:rsid w:val="0064101C"/>
    <w:rsid w:val="006429BC"/>
    <w:rsid w:val="00642CF2"/>
    <w:rsid w:val="0064303F"/>
    <w:rsid w:val="00643A06"/>
    <w:rsid w:val="00643BE3"/>
    <w:rsid w:val="0064413F"/>
    <w:rsid w:val="0064499F"/>
    <w:rsid w:val="00645171"/>
    <w:rsid w:val="0064566E"/>
    <w:rsid w:val="00645B20"/>
    <w:rsid w:val="00646D19"/>
    <w:rsid w:val="0064791E"/>
    <w:rsid w:val="0064DBEE"/>
    <w:rsid w:val="00650E75"/>
    <w:rsid w:val="00651281"/>
    <w:rsid w:val="0065182A"/>
    <w:rsid w:val="00651F46"/>
    <w:rsid w:val="0065235B"/>
    <w:rsid w:val="00652A6D"/>
    <w:rsid w:val="006534D6"/>
    <w:rsid w:val="006541EF"/>
    <w:rsid w:val="006543EF"/>
    <w:rsid w:val="006548D1"/>
    <w:rsid w:val="00655095"/>
    <w:rsid w:val="00655625"/>
    <w:rsid w:val="00655AEC"/>
    <w:rsid w:val="0065601F"/>
    <w:rsid w:val="00656A2E"/>
    <w:rsid w:val="00656C69"/>
    <w:rsid w:val="00656CEF"/>
    <w:rsid w:val="00657477"/>
    <w:rsid w:val="006605D3"/>
    <w:rsid w:val="00660950"/>
    <w:rsid w:val="00660A04"/>
    <w:rsid w:val="00660FFB"/>
    <w:rsid w:val="00661065"/>
    <w:rsid w:val="00661617"/>
    <w:rsid w:val="006617AE"/>
    <w:rsid w:val="006623CA"/>
    <w:rsid w:val="006623E4"/>
    <w:rsid w:val="00663035"/>
    <w:rsid w:val="006649A2"/>
    <w:rsid w:val="00664D85"/>
    <w:rsid w:val="006650D6"/>
    <w:rsid w:val="006664A9"/>
    <w:rsid w:val="00671185"/>
    <w:rsid w:val="0067123F"/>
    <w:rsid w:val="00671251"/>
    <w:rsid w:val="00671657"/>
    <w:rsid w:val="00671B4E"/>
    <w:rsid w:val="0067294E"/>
    <w:rsid w:val="00672AF3"/>
    <w:rsid w:val="00672C6F"/>
    <w:rsid w:val="00672D76"/>
    <w:rsid w:val="006730B0"/>
    <w:rsid w:val="0067335E"/>
    <w:rsid w:val="006736F4"/>
    <w:rsid w:val="006736F9"/>
    <w:rsid w:val="00673C8D"/>
    <w:rsid w:val="00674223"/>
    <w:rsid w:val="006750EF"/>
    <w:rsid w:val="00675D41"/>
    <w:rsid w:val="00676967"/>
    <w:rsid w:val="00676976"/>
    <w:rsid w:val="00676DED"/>
    <w:rsid w:val="00677107"/>
    <w:rsid w:val="006771B5"/>
    <w:rsid w:val="006771BD"/>
    <w:rsid w:val="00681CF3"/>
    <w:rsid w:val="006831B8"/>
    <w:rsid w:val="006840D3"/>
    <w:rsid w:val="006852A7"/>
    <w:rsid w:val="00685632"/>
    <w:rsid w:val="006858D4"/>
    <w:rsid w:val="00686063"/>
    <w:rsid w:val="00686C4D"/>
    <w:rsid w:val="00686D80"/>
    <w:rsid w:val="00687F7F"/>
    <w:rsid w:val="0069067B"/>
    <w:rsid w:val="00690CD8"/>
    <w:rsid w:val="00690D6A"/>
    <w:rsid w:val="00691214"/>
    <w:rsid w:val="00691B3A"/>
    <w:rsid w:val="00691C22"/>
    <w:rsid w:val="0069352F"/>
    <w:rsid w:val="00693EAB"/>
    <w:rsid w:val="00695CA6"/>
    <w:rsid w:val="00695F5C"/>
    <w:rsid w:val="006970AA"/>
    <w:rsid w:val="0069761E"/>
    <w:rsid w:val="00697ED8"/>
    <w:rsid w:val="006A0F02"/>
    <w:rsid w:val="006A3319"/>
    <w:rsid w:val="006A39CC"/>
    <w:rsid w:val="006A3C45"/>
    <w:rsid w:val="006A401A"/>
    <w:rsid w:val="006A4259"/>
    <w:rsid w:val="006A4F13"/>
    <w:rsid w:val="006A51B8"/>
    <w:rsid w:val="006A5C0C"/>
    <w:rsid w:val="006A661F"/>
    <w:rsid w:val="006A6BAF"/>
    <w:rsid w:val="006A7024"/>
    <w:rsid w:val="006A7222"/>
    <w:rsid w:val="006A756F"/>
    <w:rsid w:val="006A76C7"/>
    <w:rsid w:val="006A7DB5"/>
    <w:rsid w:val="006A7EB6"/>
    <w:rsid w:val="006B0480"/>
    <w:rsid w:val="006B0913"/>
    <w:rsid w:val="006B1C3B"/>
    <w:rsid w:val="006B203E"/>
    <w:rsid w:val="006B221F"/>
    <w:rsid w:val="006B2A09"/>
    <w:rsid w:val="006B2BCC"/>
    <w:rsid w:val="006B31C3"/>
    <w:rsid w:val="006B32A9"/>
    <w:rsid w:val="006B3B7F"/>
    <w:rsid w:val="006B421F"/>
    <w:rsid w:val="006B62CB"/>
    <w:rsid w:val="006B6B3B"/>
    <w:rsid w:val="006B78D8"/>
    <w:rsid w:val="006B7CED"/>
    <w:rsid w:val="006C1A58"/>
    <w:rsid w:val="006C23B2"/>
    <w:rsid w:val="006C31D0"/>
    <w:rsid w:val="006C36B9"/>
    <w:rsid w:val="006C3947"/>
    <w:rsid w:val="006C3B2A"/>
    <w:rsid w:val="006C3F69"/>
    <w:rsid w:val="006C4405"/>
    <w:rsid w:val="006C498A"/>
    <w:rsid w:val="006C4CEC"/>
    <w:rsid w:val="006C504B"/>
    <w:rsid w:val="006C54A9"/>
    <w:rsid w:val="006C5B44"/>
    <w:rsid w:val="006C6069"/>
    <w:rsid w:val="006C69AB"/>
    <w:rsid w:val="006C7585"/>
    <w:rsid w:val="006C77EE"/>
    <w:rsid w:val="006C795F"/>
    <w:rsid w:val="006C7F7F"/>
    <w:rsid w:val="006D06D5"/>
    <w:rsid w:val="006D0CE9"/>
    <w:rsid w:val="006D158F"/>
    <w:rsid w:val="006D20F9"/>
    <w:rsid w:val="006D2155"/>
    <w:rsid w:val="006D21E2"/>
    <w:rsid w:val="006D2A35"/>
    <w:rsid w:val="006D30A6"/>
    <w:rsid w:val="006D397A"/>
    <w:rsid w:val="006D3CB6"/>
    <w:rsid w:val="006D470F"/>
    <w:rsid w:val="006D4AEA"/>
    <w:rsid w:val="006D5422"/>
    <w:rsid w:val="006D5BFF"/>
    <w:rsid w:val="006D6470"/>
    <w:rsid w:val="006D64F7"/>
    <w:rsid w:val="006D70C5"/>
    <w:rsid w:val="006D75D9"/>
    <w:rsid w:val="006E0802"/>
    <w:rsid w:val="006E08CC"/>
    <w:rsid w:val="006E0A15"/>
    <w:rsid w:val="006E1379"/>
    <w:rsid w:val="006E2D63"/>
    <w:rsid w:val="006E31D8"/>
    <w:rsid w:val="006E3229"/>
    <w:rsid w:val="006E590C"/>
    <w:rsid w:val="006E6DD9"/>
    <w:rsid w:val="006E7525"/>
    <w:rsid w:val="006E7FD3"/>
    <w:rsid w:val="006F010C"/>
    <w:rsid w:val="006F0116"/>
    <w:rsid w:val="006F1591"/>
    <w:rsid w:val="006F1785"/>
    <w:rsid w:val="006F2989"/>
    <w:rsid w:val="006F39BE"/>
    <w:rsid w:val="006F48E8"/>
    <w:rsid w:val="006F5043"/>
    <w:rsid w:val="006F59D6"/>
    <w:rsid w:val="006F5D2A"/>
    <w:rsid w:val="006F6976"/>
    <w:rsid w:val="006F7AB1"/>
    <w:rsid w:val="006F7C04"/>
    <w:rsid w:val="006F7E59"/>
    <w:rsid w:val="0070032E"/>
    <w:rsid w:val="00700FDC"/>
    <w:rsid w:val="00701D88"/>
    <w:rsid w:val="00702252"/>
    <w:rsid w:val="00702588"/>
    <w:rsid w:val="007025F2"/>
    <w:rsid w:val="00703A2E"/>
    <w:rsid w:val="00704384"/>
    <w:rsid w:val="007054D3"/>
    <w:rsid w:val="007062EC"/>
    <w:rsid w:val="007068FA"/>
    <w:rsid w:val="00706EE3"/>
    <w:rsid w:val="0070733E"/>
    <w:rsid w:val="00707A17"/>
    <w:rsid w:val="00707DB8"/>
    <w:rsid w:val="007103BF"/>
    <w:rsid w:val="00710488"/>
    <w:rsid w:val="00710AAA"/>
    <w:rsid w:val="00710DB0"/>
    <w:rsid w:val="007116B8"/>
    <w:rsid w:val="007121A0"/>
    <w:rsid w:val="007126B6"/>
    <w:rsid w:val="007145AE"/>
    <w:rsid w:val="00714615"/>
    <w:rsid w:val="00714C2E"/>
    <w:rsid w:val="00715B80"/>
    <w:rsid w:val="0071608C"/>
    <w:rsid w:val="007178F6"/>
    <w:rsid w:val="007179AD"/>
    <w:rsid w:val="007200AE"/>
    <w:rsid w:val="007201EA"/>
    <w:rsid w:val="00720207"/>
    <w:rsid w:val="007203A6"/>
    <w:rsid w:val="00721F65"/>
    <w:rsid w:val="007232AC"/>
    <w:rsid w:val="0072406F"/>
    <w:rsid w:val="00725874"/>
    <w:rsid w:val="00725C0A"/>
    <w:rsid w:val="00726E9F"/>
    <w:rsid w:val="00727555"/>
    <w:rsid w:val="0073036C"/>
    <w:rsid w:val="00730415"/>
    <w:rsid w:val="00731CF8"/>
    <w:rsid w:val="0073230A"/>
    <w:rsid w:val="00732837"/>
    <w:rsid w:val="00732DE1"/>
    <w:rsid w:val="00733043"/>
    <w:rsid w:val="00733E26"/>
    <w:rsid w:val="0073496D"/>
    <w:rsid w:val="00734AEA"/>
    <w:rsid w:val="007354D0"/>
    <w:rsid w:val="0073592D"/>
    <w:rsid w:val="00736ABB"/>
    <w:rsid w:val="007372CB"/>
    <w:rsid w:val="00737613"/>
    <w:rsid w:val="00737D29"/>
    <w:rsid w:val="00737F26"/>
    <w:rsid w:val="00740CAA"/>
    <w:rsid w:val="00740E88"/>
    <w:rsid w:val="007413B4"/>
    <w:rsid w:val="007426EA"/>
    <w:rsid w:val="00742FCB"/>
    <w:rsid w:val="00743F83"/>
    <w:rsid w:val="007450D5"/>
    <w:rsid w:val="007463BC"/>
    <w:rsid w:val="0074665B"/>
    <w:rsid w:val="00746BE8"/>
    <w:rsid w:val="00750B16"/>
    <w:rsid w:val="0075194C"/>
    <w:rsid w:val="00754000"/>
    <w:rsid w:val="0075454C"/>
    <w:rsid w:val="00754A51"/>
    <w:rsid w:val="00755301"/>
    <w:rsid w:val="00756037"/>
    <w:rsid w:val="0075682C"/>
    <w:rsid w:val="00756B3D"/>
    <w:rsid w:val="00757034"/>
    <w:rsid w:val="0075703A"/>
    <w:rsid w:val="007575CF"/>
    <w:rsid w:val="00757B9E"/>
    <w:rsid w:val="00760443"/>
    <w:rsid w:val="00760808"/>
    <w:rsid w:val="0076145F"/>
    <w:rsid w:val="00761876"/>
    <w:rsid w:val="00761D92"/>
    <w:rsid w:val="0076256F"/>
    <w:rsid w:val="0076299F"/>
    <w:rsid w:val="00763800"/>
    <w:rsid w:val="0076391F"/>
    <w:rsid w:val="00763C57"/>
    <w:rsid w:val="00764AAE"/>
    <w:rsid w:val="00764F2B"/>
    <w:rsid w:val="00765668"/>
    <w:rsid w:val="00765AC3"/>
    <w:rsid w:val="00765BBC"/>
    <w:rsid w:val="00766580"/>
    <w:rsid w:val="00766615"/>
    <w:rsid w:val="00766928"/>
    <w:rsid w:val="00766BBD"/>
    <w:rsid w:val="00766FAA"/>
    <w:rsid w:val="0076720D"/>
    <w:rsid w:val="0076724D"/>
    <w:rsid w:val="007674EF"/>
    <w:rsid w:val="0076768C"/>
    <w:rsid w:val="00770061"/>
    <w:rsid w:val="007701BB"/>
    <w:rsid w:val="007706DB"/>
    <w:rsid w:val="0077359E"/>
    <w:rsid w:val="00773B90"/>
    <w:rsid w:val="00773EC2"/>
    <w:rsid w:val="00774740"/>
    <w:rsid w:val="007748C9"/>
    <w:rsid w:val="00774F8A"/>
    <w:rsid w:val="00775C45"/>
    <w:rsid w:val="00776D23"/>
    <w:rsid w:val="0077730B"/>
    <w:rsid w:val="00777358"/>
    <w:rsid w:val="00777F7B"/>
    <w:rsid w:val="00780CD3"/>
    <w:rsid w:val="00781B46"/>
    <w:rsid w:val="007829F1"/>
    <w:rsid w:val="00782BD5"/>
    <w:rsid w:val="00783478"/>
    <w:rsid w:val="00785040"/>
    <w:rsid w:val="00786862"/>
    <w:rsid w:val="00786872"/>
    <w:rsid w:val="0078768E"/>
    <w:rsid w:val="00787C7A"/>
    <w:rsid w:val="00787CD3"/>
    <w:rsid w:val="00790674"/>
    <w:rsid w:val="0079082C"/>
    <w:rsid w:val="00790849"/>
    <w:rsid w:val="00790C18"/>
    <w:rsid w:val="00791238"/>
    <w:rsid w:val="00791B9B"/>
    <w:rsid w:val="0079219F"/>
    <w:rsid w:val="007926EE"/>
    <w:rsid w:val="00792843"/>
    <w:rsid w:val="00795391"/>
    <w:rsid w:val="00795507"/>
    <w:rsid w:val="007956DA"/>
    <w:rsid w:val="0079635C"/>
    <w:rsid w:val="0079648A"/>
    <w:rsid w:val="007964EF"/>
    <w:rsid w:val="007971D9"/>
    <w:rsid w:val="007A1107"/>
    <w:rsid w:val="007A16AD"/>
    <w:rsid w:val="007A172A"/>
    <w:rsid w:val="007A28E4"/>
    <w:rsid w:val="007A29AA"/>
    <w:rsid w:val="007A41BA"/>
    <w:rsid w:val="007A4728"/>
    <w:rsid w:val="007A59FE"/>
    <w:rsid w:val="007A656B"/>
    <w:rsid w:val="007A666E"/>
    <w:rsid w:val="007A676A"/>
    <w:rsid w:val="007A6901"/>
    <w:rsid w:val="007A7EC8"/>
    <w:rsid w:val="007B0132"/>
    <w:rsid w:val="007B1142"/>
    <w:rsid w:val="007B200A"/>
    <w:rsid w:val="007B33B2"/>
    <w:rsid w:val="007B388B"/>
    <w:rsid w:val="007B431F"/>
    <w:rsid w:val="007B5DF8"/>
    <w:rsid w:val="007B70E4"/>
    <w:rsid w:val="007B729A"/>
    <w:rsid w:val="007C03F5"/>
    <w:rsid w:val="007C0857"/>
    <w:rsid w:val="007C1F89"/>
    <w:rsid w:val="007C2072"/>
    <w:rsid w:val="007C222A"/>
    <w:rsid w:val="007C28E4"/>
    <w:rsid w:val="007C2CDB"/>
    <w:rsid w:val="007C3502"/>
    <w:rsid w:val="007C3680"/>
    <w:rsid w:val="007C44D7"/>
    <w:rsid w:val="007C4838"/>
    <w:rsid w:val="007C4E46"/>
    <w:rsid w:val="007C54EC"/>
    <w:rsid w:val="007C5C7A"/>
    <w:rsid w:val="007C714F"/>
    <w:rsid w:val="007C7392"/>
    <w:rsid w:val="007C7AE5"/>
    <w:rsid w:val="007C7CA9"/>
    <w:rsid w:val="007D01CB"/>
    <w:rsid w:val="007D0937"/>
    <w:rsid w:val="007D1500"/>
    <w:rsid w:val="007D2843"/>
    <w:rsid w:val="007D3546"/>
    <w:rsid w:val="007D45FF"/>
    <w:rsid w:val="007D4AEB"/>
    <w:rsid w:val="007D6328"/>
    <w:rsid w:val="007D7964"/>
    <w:rsid w:val="007E02C4"/>
    <w:rsid w:val="007E0314"/>
    <w:rsid w:val="007E30D9"/>
    <w:rsid w:val="007E395C"/>
    <w:rsid w:val="007E3A1A"/>
    <w:rsid w:val="007E4608"/>
    <w:rsid w:val="007E6A7C"/>
    <w:rsid w:val="007E7059"/>
    <w:rsid w:val="007E7E9B"/>
    <w:rsid w:val="007F0737"/>
    <w:rsid w:val="007F0AC1"/>
    <w:rsid w:val="007F0AEB"/>
    <w:rsid w:val="007F0BC5"/>
    <w:rsid w:val="007F0FA2"/>
    <w:rsid w:val="007F1646"/>
    <w:rsid w:val="007F2184"/>
    <w:rsid w:val="007F21F9"/>
    <w:rsid w:val="007F31B6"/>
    <w:rsid w:val="007F3774"/>
    <w:rsid w:val="007F3ACF"/>
    <w:rsid w:val="007F4322"/>
    <w:rsid w:val="007F44F6"/>
    <w:rsid w:val="007F4F24"/>
    <w:rsid w:val="007F54F5"/>
    <w:rsid w:val="007F571F"/>
    <w:rsid w:val="007F62F1"/>
    <w:rsid w:val="007F6624"/>
    <w:rsid w:val="00800555"/>
    <w:rsid w:val="008005C9"/>
    <w:rsid w:val="008013AC"/>
    <w:rsid w:val="008016D5"/>
    <w:rsid w:val="0080172E"/>
    <w:rsid w:val="008027AD"/>
    <w:rsid w:val="0080288F"/>
    <w:rsid w:val="00802B9A"/>
    <w:rsid w:val="00802FFA"/>
    <w:rsid w:val="00803318"/>
    <w:rsid w:val="00806C34"/>
    <w:rsid w:val="00806D6F"/>
    <w:rsid w:val="00806DFD"/>
    <w:rsid w:val="00807437"/>
    <w:rsid w:val="008074FB"/>
    <w:rsid w:val="00807830"/>
    <w:rsid w:val="00807FA5"/>
    <w:rsid w:val="0081086C"/>
    <w:rsid w:val="00810A1E"/>
    <w:rsid w:val="00811E60"/>
    <w:rsid w:val="008140DF"/>
    <w:rsid w:val="008151A9"/>
    <w:rsid w:val="00815984"/>
    <w:rsid w:val="00817854"/>
    <w:rsid w:val="00817DD1"/>
    <w:rsid w:val="00817EC3"/>
    <w:rsid w:val="0082090F"/>
    <w:rsid w:val="00821AE7"/>
    <w:rsid w:val="00821BEA"/>
    <w:rsid w:val="00821D0F"/>
    <w:rsid w:val="00821F2A"/>
    <w:rsid w:val="0082210E"/>
    <w:rsid w:val="0082230A"/>
    <w:rsid w:val="00822ED1"/>
    <w:rsid w:val="00822F62"/>
    <w:rsid w:val="0082394E"/>
    <w:rsid w:val="008241BC"/>
    <w:rsid w:val="008248FE"/>
    <w:rsid w:val="00825061"/>
    <w:rsid w:val="0082678D"/>
    <w:rsid w:val="00827490"/>
    <w:rsid w:val="00827BC8"/>
    <w:rsid w:val="0082E285"/>
    <w:rsid w:val="008304AC"/>
    <w:rsid w:val="00830776"/>
    <w:rsid w:val="00830791"/>
    <w:rsid w:val="0083099F"/>
    <w:rsid w:val="0083155D"/>
    <w:rsid w:val="008315C7"/>
    <w:rsid w:val="00831F7B"/>
    <w:rsid w:val="00832A01"/>
    <w:rsid w:val="00833BD5"/>
    <w:rsid w:val="00833F36"/>
    <w:rsid w:val="00836FFB"/>
    <w:rsid w:val="00840B39"/>
    <w:rsid w:val="00840D39"/>
    <w:rsid w:val="00840ED3"/>
    <w:rsid w:val="008415C7"/>
    <w:rsid w:val="00841647"/>
    <w:rsid w:val="0084181B"/>
    <w:rsid w:val="00842409"/>
    <w:rsid w:val="00842CE4"/>
    <w:rsid w:val="0084379A"/>
    <w:rsid w:val="008437F2"/>
    <w:rsid w:val="00843DA7"/>
    <w:rsid w:val="008453E3"/>
    <w:rsid w:val="00845C91"/>
    <w:rsid w:val="008461D7"/>
    <w:rsid w:val="00846829"/>
    <w:rsid w:val="0084690E"/>
    <w:rsid w:val="0084695D"/>
    <w:rsid w:val="008477B6"/>
    <w:rsid w:val="00850489"/>
    <w:rsid w:val="00850725"/>
    <w:rsid w:val="00851F03"/>
    <w:rsid w:val="008523C1"/>
    <w:rsid w:val="00853577"/>
    <w:rsid w:val="00854805"/>
    <w:rsid w:val="008548F4"/>
    <w:rsid w:val="00854FEC"/>
    <w:rsid w:val="008550F6"/>
    <w:rsid w:val="008550F7"/>
    <w:rsid w:val="00855128"/>
    <w:rsid w:val="0085541B"/>
    <w:rsid w:val="00855A06"/>
    <w:rsid w:val="00855BEE"/>
    <w:rsid w:val="0085614B"/>
    <w:rsid w:val="00856942"/>
    <w:rsid w:val="00856A69"/>
    <w:rsid w:val="00856D49"/>
    <w:rsid w:val="00857347"/>
    <w:rsid w:val="008573BB"/>
    <w:rsid w:val="00857C7B"/>
    <w:rsid w:val="0086124E"/>
    <w:rsid w:val="008615DF"/>
    <w:rsid w:val="00861D62"/>
    <w:rsid w:val="00862076"/>
    <w:rsid w:val="008620B5"/>
    <w:rsid w:val="00862189"/>
    <w:rsid w:val="00864724"/>
    <w:rsid w:val="00864FE3"/>
    <w:rsid w:val="00865061"/>
    <w:rsid w:val="00865DC8"/>
    <w:rsid w:val="008660C4"/>
    <w:rsid w:val="00870454"/>
    <w:rsid w:val="00870A4C"/>
    <w:rsid w:val="00870FE1"/>
    <w:rsid w:val="00871472"/>
    <w:rsid w:val="00872028"/>
    <w:rsid w:val="0087241C"/>
    <w:rsid w:val="00872AA1"/>
    <w:rsid w:val="00872C2D"/>
    <w:rsid w:val="00872D5C"/>
    <w:rsid w:val="00873CE7"/>
    <w:rsid w:val="00874CE3"/>
    <w:rsid w:val="00874FD8"/>
    <w:rsid w:val="00875BFA"/>
    <w:rsid w:val="00876902"/>
    <w:rsid w:val="00876A76"/>
    <w:rsid w:val="008772A8"/>
    <w:rsid w:val="0087785B"/>
    <w:rsid w:val="00877AD6"/>
    <w:rsid w:val="00881462"/>
    <w:rsid w:val="00881511"/>
    <w:rsid w:val="00882888"/>
    <w:rsid w:val="00882D8E"/>
    <w:rsid w:val="0088425E"/>
    <w:rsid w:val="0088436E"/>
    <w:rsid w:val="0088483B"/>
    <w:rsid w:val="0088619B"/>
    <w:rsid w:val="00886744"/>
    <w:rsid w:val="0088683F"/>
    <w:rsid w:val="0088703A"/>
    <w:rsid w:val="00890030"/>
    <w:rsid w:val="00890D88"/>
    <w:rsid w:val="008915DE"/>
    <w:rsid w:val="00891807"/>
    <w:rsid w:val="00891AE0"/>
    <w:rsid w:val="0089204C"/>
    <w:rsid w:val="008920CF"/>
    <w:rsid w:val="00892500"/>
    <w:rsid w:val="008930C4"/>
    <w:rsid w:val="0089333A"/>
    <w:rsid w:val="00894D86"/>
    <w:rsid w:val="00895E43"/>
    <w:rsid w:val="00896E5C"/>
    <w:rsid w:val="00897282"/>
    <w:rsid w:val="008A0B0E"/>
    <w:rsid w:val="008A1134"/>
    <w:rsid w:val="008A280A"/>
    <w:rsid w:val="008A35DC"/>
    <w:rsid w:val="008A498A"/>
    <w:rsid w:val="008A503D"/>
    <w:rsid w:val="008A510F"/>
    <w:rsid w:val="008A5FDA"/>
    <w:rsid w:val="008A6423"/>
    <w:rsid w:val="008A73CE"/>
    <w:rsid w:val="008A74BD"/>
    <w:rsid w:val="008A78E6"/>
    <w:rsid w:val="008A7E72"/>
    <w:rsid w:val="008B0E88"/>
    <w:rsid w:val="008B1028"/>
    <w:rsid w:val="008B1170"/>
    <w:rsid w:val="008B11A1"/>
    <w:rsid w:val="008B1E88"/>
    <w:rsid w:val="008B1EC5"/>
    <w:rsid w:val="008B2103"/>
    <w:rsid w:val="008B50FB"/>
    <w:rsid w:val="008B557B"/>
    <w:rsid w:val="008B5614"/>
    <w:rsid w:val="008B5C1E"/>
    <w:rsid w:val="008B5F3C"/>
    <w:rsid w:val="008B637C"/>
    <w:rsid w:val="008B699C"/>
    <w:rsid w:val="008B7490"/>
    <w:rsid w:val="008B756F"/>
    <w:rsid w:val="008C15CD"/>
    <w:rsid w:val="008C1CE8"/>
    <w:rsid w:val="008C232D"/>
    <w:rsid w:val="008C2C85"/>
    <w:rsid w:val="008C2CA8"/>
    <w:rsid w:val="008C2E7F"/>
    <w:rsid w:val="008C30D9"/>
    <w:rsid w:val="008C4506"/>
    <w:rsid w:val="008C4653"/>
    <w:rsid w:val="008C538F"/>
    <w:rsid w:val="008C5AD3"/>
    <w:rsid w:val="008C61C0"/>
    <w:rsid w:val="008C63C6"/>
    <w:rsid w:val="008C74FE"/>
    <w:rsid w:val="008D007F"/>
    <w:rsid w:val="008D0879"/>
    <w:rsid w:val="008D1700"/>
    <w:rsid w:val="008D1789"/>
    <w:rsid w:val="008D2241"/>
    <w:rsid w:val="008D380C"/>
    <w:rsid w:val="008D38D2"/>
    <w:rsid w:val="008D4039"/>
    <w:rsid w:val="008D40C1"/>
    <w:rsid w:val="008D4679"/>
    <w:rsid w:val="008D6AF5"/>
    <w:rsid w:val="008D6E8B"/>
    <w:rsid w:val="008D7366"/>
    <w:rsid w:val="008D7378"/>
    <w:rsid w:val="008D7AA4"/>
    <w:rsid w:val="008E17EE"/>
    <w:rsid w:val="008E4592"/>
    <w:rsid w:val="008E4AC0"/>
    <w:rsid w:val="008E4F61"/>
    <w:rsid w:val="008E62C7"/>
    <w:rsid w:val="008E6340"/>
    <w:rsid w:val="008E66C0"/>
    <w:rsid w:val="008E7322"/>
    <w:rsid w:val="008E7583"/>
    <w:rsid w:val="008E7838"/>
    <w:rsid w:val="008F0904"/>
    <w:rsid w:val="008F16FC"/>
    <w:rsid w:val="008F1FBE"/>
    <w:rsid w:val="008F21E6"/>
    <w:rsid w:val="008F4490"/>
    <w:rsid w:val="008F45CF"/>
    <w:rsid w:val="008F4DD4"/>
    <w:rsid w:val="008F565C"/>
    <w:rsid w:val="008F5C82"/>
    <w:rsid w:val="008F62B6"/>
    <w:rsid w:val="008F6627"/>
    <w:rsid w:val="008F6E3E"/>
    <w:rsid w:val="008F7310"/>
    <w:rsid w:val="008F7979"/>
    <w:rsid w:val="00901A3B"/>
    <w:rsid w:val="009023AC"/>
    <w:rsid w:val="009028A1"/>
    <w:rsid w:val="00902C2A"/>
    <w:rsid w:val="00902F68"/>
    <w:rsid w:val="00903757"/>
    <w:rsid w:val="0090446B"/>
    <w:rsid w:val="009044C1"/>
    <w:rsid w:val="00905064"/>
    <w:rsid w:val="00906786"/>
    <w:rsid w:val="00907367"/>
    <w:rsid w:val="00910C8F"/>
    <w:rsid w:val="00911649"/>
    <w:rsid w:val="00911710"/>
    <w:rsid w:val="009119C3"/>
    <w:rsid w:val="0091269F"/>
    <w:rsid w:val="009130A2"/>
    <w:rsid w:val="00913B78"/>
    <w:rsid w:val="00913ED0"/>
    <w:rsid w:val="00914186"/>
    <w:rsid w:val="00914606"/>
    <w:rsid w:val="00914A6A"/>
    <w:rsid w:val="00916076"/>
    <w:rsid w:val="00916668"/>
    <w:rsid w:val="00916864"/>
    <w:rsid w:val="009168E4"/>
    <w:rsid w:val="0091700A"/>
    <w:rsid w:val="00917DCD"/>
    <w:rsid w:val="00921F9C"/>
    <w:rsid w:val="00922192"/>
    <w:rsid w:val="009224FE"/>
    <w:rsid w:val="009227A5"/>
    <w:rsid w:val="009227E6"/>
    <w:rsid w:val="00922CFB"/>
    <w:rsid w:val="00922F0D"/>
    <w:rsid w:val="0092318D"/>
    <w:rsid w:val="009231A9"/>
    <w:rsid w:val="00923214"/>
    <w:rsid w:val="009234A4"/>
    <w:rsid w:val="00924D7A"/>
    <w:rsid w:val="00924DA3"/>
    <w:rsid w:val="009252E0"/>
    <w:rsid w:val="009253B3"/>
    <w:rsid w:val="0092554B"/>
    <w:rsid w:val="00925D7D"/>
    <w:rsid w:val="00926788"/>
    <w:rsid w:val="009275DE"/>
    <w:rsid w:val="00927F6E"/>
    <w:rsid w:val="00927FFE"/>
    <w:rsid w:val="009308F4"/>
    <w:rsid w:val="009316FF"/>
    <w:rsid w:val="00932454"/>
    <w:rsid w:val="009325F8"/>
    <w:rsid w:val="00932A0F"/>
    <w:rsid w:val="00934ABE"/>
    <w:rsid w:val="009361EC"/>
    <w:rsid w:val="00936276"/>
    <w:rsid w:val="009369B0"/>
    <w:rsid w:val="00936CF1"/>
    <w:rsid w:val="009377BA"/>
    <w:rsid w:val="009377DF"/>
    <w:rsid w:val="0093E2F6"/>
    <w:rsid w:val="00940502"/>
    <w:rsid w:val="009406B5"/>
    <w:rsid w:val="009412C5"/>
    <w:rsid w:val="0094130E"/>
    <w:rsid w:val="00941D73"/>
    <w:rsid w:val="009422C4"/>
    <w:rsid w:val="00943D6B"/>
    <w:rsid w:val="009444C8"/>
    <w:rsid w:val="00944FAE"/>
    <w:rsid w:val="00946779"/>
    <w:rsid w:val="00946C95"/>
    <w:rsid w:val="0094727C"/>
    <w:rsid w:val="009476B0"/>
    <w:rsid w:val="00947910"/>
    <w:rsid w:val="00950F73"/>
    <w:rsid w:val="00951CEE"/>
    <w:rsid w:val="009521E4"/>
    <w:rsid w:val="0095225B"/>
    <w:rsid w:val="00952287"/>
    <w:rsid w:val="00952995"/>
    <w:rsid w:val="00952F48"/>
    <w:rsid w:val="00953FD4"/>
    <w:rsid w:val="00955485"/>
    <w:rsid w:val="00956040"/>
    <w:rsid w:val="00960170"/>
    <w:rsid w:val="009606F3"/>
    <w:rsid w:val="009614E4"/>
    <w:rsid w:val="00961B86"/>
    <w:rsid w:val="0096268F"/>
    <w:rsid w:val="00963527"/>
    <w:rsid w:val="00963BF8"/>
    <w:rsid w:val="00964BCB"/>
    <w:rsid w:val="0096696C"/>
    <w:rsid w:val="00966DCF"/>
    <w:rsid w:val="00970829"/>
    <w:rsid w:val="009708D0"/>
    <w:rsid w:val="00970ED4"/>
    <w:rsid w:val="00971A47"/>
    <w:rsid w:val="00971B44"/>
    <w:rsid w:val="00971B61"/>
    <w:rsid w:val="0097316A"/>
    <w:rsid w:val="00973AAD"/>
    <w:rsid w:val="009746C3"/>
    <w:rsid w:val="00974798"/>
    <w:rsid w:val="00974B47"/>
    <w:rsid w:val="00974CD6"/>
    <w:rsid w:val="00974D15"/>
    <w:rsid w:val="0097552B"/>
    <w:rsid w:val="00975D66"/>
    <w:rsid w:val="00976821"/>
    <w:rsid w:val="00976B57"/>
    <w:rsid w:val="00977643"/>
    <w:rsid w:val="00977950"/>
    <w:rsid w:val="009801CF"/>
    <w:rsid w:val="0098054B"/>
    <w:rsid w:val="00981B9C"/>
    <w:rsid w:val="00981BB4"/>
    <w:rsid w:val="0098309A"/>
    <w:rsid w:val="009832BC"/>
    <w:rsid w:val="009832EC"/>
    <w:rsid w:val="00983739"/>
    <w:rsid w:val="00984B56"/>
    <w:rsid w:val="009862DB"/>
    <w:rsid w:val="00987C25"/>
    <w:rsid w:val="00987E09"/>
    <w:rsid w:val="009903BC"/>
    <w:rsid w:val="00990494"/>
    <w:rsid w:val="0099055E"/>
    <w:rsid w:val="00990B2A"/>
    <w:rsid w:val="00990BDD"/>
    <w:rsid w:val="00990DCA"/>
    <w:rsid w:val="009914FA"/>
    <w:rsid w:val="00991CA7"/>
    <w:rsid w:val="00992638"/>
    <w:rsid w:val="009936C4"/>
    <w:rsid w:val="00994EB7"/>
    <w:rsid w:val="00997000"/>
    <w:rsid w:val="00997236"/>
    <w:rsid w:val="009975EC"/>
    <w:rsid w:val="0099783C"/>
    <w:rsid w:val="00997D30"/>
    <w:rsid w:val="009A0769"/>
    <w:rsid w:val="009A0A25"/>
    <w:rsid w:val="009A1241"/>
    <w:rsid w:val="009A1593"/>
    <w:rsid w:val="009A251F"/>
    <w:rsid w:val="009A28B6"/>
    <w:rsid w:val="009A2A93"/>
    <w:rsid w:val="009A2BCB"/>
    <w:rsid w:val="009A37BE"/>
    <w:rsid w:val="009A403E"/>
    <w:rsid w:val="009A4430"/>
    <w:rsid w:val="009A46D5"/>
    <w:rsid w:val="009A4BCF"/>
    <w:rsid w:val="009A5965"/>
    <w:rsid w:val="009A5C7B"/>
    <w:rsid w:val="009A63EB"/>
    <w:rsid w:val="009A6681"/>
    <w:rsid w:val="009A6911"/>
    <w:rsid w:val="009A7605"/>
    <w:rsid w:val="009B16B2"/>
    <w:rsid w:val="009B30F7"/>
    <w:rsid w:val="009B5313"/>
    <w:rsid w:val="009B5AED"/>
    <w:rsid w:val="009B7BCF"/>
    <w:rsid w:val="009C043B"/>
    <w:rsid w:val="009C048C"/>
    <w:rsid w:val="009C0B90"/>
    <w:rsid w:val="009C0DD7"/>
    <w:rsid w:val="009C1273"/>
    <w:rsid w:val="009C16C3"/>
    <w:rsid w:val="009C19AE"/>
    <w:rsid w:val="009C1B8B"/>
    <w:rsid w:val="009C205F"/>
    <w:rsid w:val="009C265A"/>
    <w:rsid w:val="009C312E"/>
    <w:rsid w:val="009C3509"/>
    <w:rsid w:val="009C39A6"/>
    <w:rsid w:val="009C512B"/>
    <w:rsid w:val="009C67C8"/>
    <w:rsid w:val="009D0378"/>
    <w:rsid w:val="009D072B"/>
    <w:rsid w:val="009D09C8"/>
    <w:rsid w:val="009D14B1"/>
    <w:rsid w:val="009D22F7"/>
    <w:rsid w:val="009D31C0"/>
    <w:rsid w:val="009D322A"/>
    <w:rsid w:val="009D3428"/>
    <w:rsid w:val="009D4A15"/>
    <w:rsid w:val="009D550C"/>
    <w:rsid w:val="009D5F74"/>
    <w:rsid w:val="009D6B52"/>
    <w:rsid w:val="009E0431"/>
    <w:rsid w:val="009E1C3A"/>
    <w:rsid w:val="009E47A6"/>
    <w:rsid w:val="009E50AB"/>
    <w:rsid w:val="009E5311"/>
    <w:rsid w:val="009E5643"/>
    <w:rsid w:val="009E5C15"/>
    <w:rsid w:val="009E6477"/>
    <w:rsid w:val="009E6680"/>
    <w:rsid w:val="009E7D08"/>
    <w:rsid w:val="009E7FBF"/>
    <w:rsid w:val="009F0045"/>
    <w:rsid w:val="009F0345"/>
    <w:rsid w:val="009F0947"/>
    <w:rsid w:val="009F120F"/>
    <w:rsid w:val="009F21C7"/>
    <w:rsid w:val="009F2BFC"/>
    <w:rsid w:val="009F2E6D"/>
    <w:rsid w:val="009F2F05"/>
    <w:rsid w:val="009F3626"/>
    <w:rsid w:val="009F3854"/>
    <w:rsid w:val="009F4290"/>
    <w:rsid w:val="009F4B08"/>
    <w:rsid w:val="009F4C1B"/>
    <w:rsid w:val="009F4D13"/>
    <w:rsid w:val="009F575B"/>
    <w:rsid w:val="009F59D5"/>
    <w:rsid w:val="009F5B5B"/>
    <w:rsid w:val="009F6537"/>
    <w:rsid w:val="009F6BF3"/>
    <w:rsid w:val="009F6E0F"/>
    <w:rsid w:val="009F6E92"/>
    <w:rsid w:val="00A000DD"/>
    <w:rsid w:val="00A00A00"/>
    <w:rsid w:val="00A00C2A"/>
    <w:rsid w:val="00A00DD9"/>
    <w:rsid w:val="00A0143B"/>
    <w:rsid w:val="00A017D0"/>
    <w:rsid w:val="00A01B41"/>
    <w:rsid w:val="00A01BD6"/>
    <w:rsid w:val="00A01E66"/>
    <w:rsid w:val="00A02FA0"/>
    <w:rsid w:val="00A0445F"/>
    <w:rsid w:val="00A0459E"/>
    <w:rsid w:val="00A0644C"/>
    <w:rsid w:val="00A069D9"/>
    <w:rsid w:val="00A06C5E"/>
    <w:rsid w:val="00A103C3"/>
    <w:rsid w:val="00A108A9"/>
    <w:rsid w:val="00A10983"/>
    <w:rsid w:val="00A115A5"/>
    <w:rsid w:val="00A11D0B"/>
    <w:rsid w:val="00A11F50"/>
    <w:rsid w:val="00A123CF"/>
    <w:rsid w:val="00A130DD"/>
    <w:rsid w:val="00A1546C"/>
    <w:rsid w:val="00A15A6A"/>
    <w:rsid w:val="00A165F7"/>
    <w:rsid w:val="00A167A6"/>
    <w:rsid w:val="00A176F8"/>
    <w:rsid w:val="00A17874"/>
    <w:rsid w:val="00A17D15"/>
    <w:rsid w:val="00A21631"/>
    <w:rsid w:val="00A2218B"/>
    <w:rsid w:val="00A22E82"/>
    <w:rsid w:val="00A23381"/>
    <w:rsid w:val="00A236E8"/>
    <w:rsid w:val="00A24139"/>
    <w:rsid w:val="00A245D8"/>
    <w:rsid w:val="00A246D5"/>
    <w:rsid w:val="00A24DF1"/>
    <w:rsid w:val="00A24FE1"/>
    <w:rsid w:val="00A25B1C"/>
    <w:rsid w:val="00A2663A"/>
    <w:rsid w:val="00A2682A"/>
    <w:rsid w:val="00A26AC2"/>
    <w:rsid w:val="00A26E49"/>
    <w:rsid w:val="00A26EB0"/>
    <w:rsid w:val="00A270CF"/>
    <w:rsid w:val="00A2766F"/>
    <w:rsid w:val="00A301D8"/>
    <w:rsid w:val="00A31525"/>
    <w:rsid w:val="00A31986"/>
    <w:rsid w:val="00A3295D"/>
    <w:rsid w:val="00A32FA6"/>
    <w:rsid w:val="00A332B2"/>
    <w:rsid w:val="00A33C8E"/>
    <w:rsid w:val="00A35EF4"/>
    <w:rsid w:val="00A3626F"/>
    <w:rsid w:val="00A366ED"/>
    <w:rsid w:val="00A372C3"/>
    <w:rsid w:val="00A37C98"/>
    <w:rsid w:val="00A40553"/>
    <w:rsid w:val="00A409D6"/>
    <w:rsid w:val="00A40EDC"/>
    <w:rsid w:val="00A413D3"/>
    <w:rsid w:val="00A4148A"/>
    <w:rsid w:val="00A41845"/>
    <w:rsid w:val="00A42231"/>
    <w:rsid w:val="00A427B4"/>
    <w:rsid w:val="00A429AB"/>
    <w:rsid w:val="00A42AA5"/>
    <w:rsid w:val="00A42FC3"/>
    <w:rsid w:val="00A4318E"/>
    <w:rsid w:val="00A4326C"/>
    <w:rsid w:val="00A436CC"/>
    <w:rsid w:val="00A4412E"/>
    <w:rsid w:val="00A45205"/>
    <w:rsid w:val="00A452F8"/>
    <w:rsid w:val="00A45674"/>
    <w:rsid w:val="00A46D50"/>
    <w:rsid w:val="00A504E5"/>
    <w:rsid w:val="00A51CCC"/>
    <w:rsid w:val="00A521B5"/>
    <w:rsid w:val="00A522DF"/>
    <w:rsid w:val="00A52358"/>
    <w:rsid w:val="00A52AB1"/>
    <w:rsid w:val="00A5328C"/>
    <w:rsid w:val="00A53C0F"/>
    <w:rsid w:val="00A53EB3"/>
    <w:rsid w:val="00A53F58"/>
    <w:rsid w:val="00A54B18"/>
    <w:rsid w:val="00A55870"/>
    <w:rsid w:val="00A5612F"/>
    <w:rsid w:val="00A566D5"/>
    <w:rsid w:val="00A569FC"/>
    <w:rsid w:val="00A57CFF"/>
    <w:rsid w:val="00A60A7D"/>
    <w:rsid w:val="00A615D4"/>
    <w:rsid w:val="00A61D63"/>
    <w:rsid w:val="00A62908"/>
    <w:rsid w:val="00A6305E"/>
    <w:rsid w:val="00A63A76"/>
    <w:rsid w:val="00A63AEA"/>
    <w:rsid w:val="00A63E36"/>
    <w:rsid w:val="00A64131"/>
    <w:rsid w:val="00A641FB"/>
    <w:rsid w:val="00A64AF8"/>
    <w:rsid w:val="00A6510B"/>
    <w:rsid w:val="00A65898"/>
    <w:rsid w:val="00A65FBD"/>
    <w:rsid w:val="00A66599"/>
    <w:rsid w:val="00A66741"/>
    <w:rsid w:val="00A66842"/>
    <w:rsid w:val="00A66EE8"/>
    <w:rsid w:val="00A67019"/>
    <w:rsid w:val="00A6776B"/>
    <w:rsid w:val="00A67D14"/>
    <w:rsid w:val="00A67DD0"/>
    <w:rsid w:val="00A7059A"/>
    <w:rsid w:val="00A71789"/>
    <w:rsid w:val="00A73D13"/>
    <w:rsid w:val="00A73F55"/>
    <w:rsid w:val="00A7507E"/>
    <w:rsid w:val="00A763AE"/>
    <w:rsid w:val="00A7781A"/>
    <w:rsid w:val="00A80B7B"/>
    <w:rsid w:val="00A80EDC"/>
    <w:rsid w:val="00A80F62"/>
    <w:rsid w:val="00A81A19"/>
    <w:rsid w:val="00A81A60"/>
    <w:rsid w:val="00A81CA2"/>
    <w:rsid w:val="00A823C0"/>
    <w:rsid w:val="00A82F37"/>
    <w:rsid w:val="00A83F7A"/>
    <w:rsid w:val="00A83F8A"/>
    <w:rsid w:val="00A843DB"/>
    <w:rsid w:val="00A84F7E"/>
    <w:rsid w:val="00A85B1E"/>
    <w:rsid w:val="00A85CD5"/>
    <w:rsid w:val="00A86D93"/>
    <w:rsid w:val="00A87027"/>
    <w:rsid w:val="00A872B5"/>
    <w:rsid w:val="00A8776A"/>
    <w:rsid w:val="00A87D04"/>
    <w:rsid w:val="00A906D5"/>
    <w:rsid w:val="00A90A28"/>
    <w:rsid w:val="00A91558"/>
    <w:rsid w:val="00A938F4"/>
    <w:rsid w:val="00A93919"/>
    <w:rsid w:val="00A94341"/>
    <w:rsid w:val="00A94386"/>
    <w:rsid w:val="00A94388"/>
    <w:rsid w:val="00A94C9A"/>
    <w:rsid w:val="00A950E1"/>
    <w:rsid w:val="00A9649B"/>
    <w:rsid w:val="00A96A55"/>
    <w:rsid w:val="00A96E78"/>
    <w:rsid w:val="00A97F0F"/>
    <w:rsid w:val="00AA0ACD"/>
    <w:rsid w:val="00AA0FC4"/>
    <w:rsid w:val="00AA1474"/>
    <w:rsid w:val="00AA4A54"/>
    <w:rsid w:val="00AA5130"/>
    <w:rsid w:val="00AA54AB"/>
    <w:rsid w:val="00AA5973"/>
    <w:rsid w:val="00AA5A49"/>
    <w:rsid w:val="00AA5BAD"/>
    <w:rsid w:val="00AA5EFD"/>
    <w:rsid w:val="00AA6142"/>
    <w:rsid w:val="00AA6535"/>
    <w:rsid w:val="00AA6872"/>
    <w:rsid w:val="00AA7E47"/>
    <w:rsid w:val="00AB079A"/>
    <w:rsid w:val="00AB15A4"/>
    <w:rsid w:val="00AB1F85"/>
    <w:rsid w:val="00AB244C"/>
    <w:rsid w:val="00AB28AF"/>
    <w:rsid w:val="00AB298C"/>
    <w:rsid w:val="00AB3788"/>
    <w:rsid w:val="00AB3B38"/>
    <w:rsid w:val="00AB3C43"/>
    <w:rsid w:val="00AB4420"/>
    <w:rsid w:val="00AB5515"/>
    <w:rsid w:val="00AB63AB"/>
    <w:rsid w:val="00AB6C8D"/>
    <w:rsid w:val="00AB778E"/>
    <w:rsid w:val="00AB7A64"/>
    <w:rsid w:val="00AC0A20"/>
    <w:rsid w:val="00AC0B7D"/>
    <w:rsid w:val="00AC3FA1"/>
    <w:rsid w:val="00AC43CF"/>
    <w:rsid w:val="00AC5499"/>
    <w:rsid w:val="00AC57FE"/>
    <w:rsid w:val="00AC5A18"/>
    <w:rsid w:val="00AC5FF2"/>
    <w:rsid w:val="00AC67EF"/>
    <w:rsid w:val="00AC68EF"/>
    <w:rsid w:val="00AC74DA"/>
    <w:rsid w:val="00AD0695"/>
    <w:rsid w:val="00AD0E29"/>
    <w:rsid w:val="00AD0F5B"/>
    <w:rsid w:val="00AD13DA"/>
    <w:rsid w:val="00AD1676"/>
    <w:rsid w:val="00AD1A5E"/>
    <w:rsid w:val="00AD2A01"/>
    <w:rsid w:val="00AD558A"/>
    <w:rsid w:val="00AD60BC"/>
    <w:rsid w:val="00AE0843"/>
    <w:rsid w:val="00AE1586"/>
    <w:rsid w:val="00AE22BC"/>
    <w:rsid w:val="00AE2313"/>
    <w:rsid w:val="00AE23DB"/>
    <w:rsid w:val="00AE2404"/>
    <w:rsid w:val="00AE306D"/>
    <w:rsid w:val="00AE4228"/>
    <w:rsid w:val="00AE42BD"/>
    <w:rsid w:val="00AE464E"/>
    <w:rsid w:val="00AE5334"/>
    <w:rsid w:val="00AE5BFE"/>
    <w:rsid w:val="00AE7261"/>
    <w:rsid w:val="00AE7D3A"/>
    <w:rsid w:val="00AF1634"/>
    <w:rsid w:val="00AF2849"/>
    <w:rsid w:val="00AF3B4E"/>
    <w:rsid w:val="00AF3FFD"/>
    <w:rsid w:val="00AF5BD6"/>
    <w:rsid w:val="00AF5BE7"/>
    <w:rsid w:val="00AF5C05"/>
    <w:rsid w:val="00AF5C15"/>
    <w:rsid w:val="00AF604F"/>
    <w:rsid w:val="00AF66BE"/>
    <w:rsid w:val="00AF720F"/>
    <w:rsid w:val="00AF7680"/>
    <w:rsid w:val="00B00396"/>
    <w:rsid w:val="00B00F55"/>
    <w:rsid w:val="00B013D2"/>
    <w:rsid w:val="00B01D8A"/>
    <w:rsid w:val="00B01DAB"/>
    <w:rsid w:val="00B021E5"/>
    <w:rsid w:val="00B03373"/>
    <w:rsid w:val="00B035AD"/>
    <w:rsid w:val="00B03872"/>
    <w:rsid w:val="00B03B5E"/>
    <w:rsid w:val="00B04BFB"/>
    <w:rsid w:val="00B05120"/>
    <w:rsid w:val="00B067B4"/>
    <w:rsid w:val="00B06D14"/>
    <w:rsid w:val="00B077C0"/>
    <w:rsid w:val="00B102F2"/>
    <w:rsid w:val="00B10415"/>
    <w:rsid w:val="00B10DE6"/>
    <w:rsid w:val="00B110DC"/>
    <w:rsid w:val="00B11113"/>
    <w:rsid w:val="00B1116C"/>
    <w:rsid w:val="00B126CB"/>
    <w:rsid w:val="00B12929"/>
    <w:rsid w:val="00B12D6B"/>
    <w:rsid w:val="00B13308"/>
    <w:rsid w:val="00B136E5"/>
    <w:rsid w:val="00B13DCF"/>
    <w:rsid w:val="00B146FD"/>
    <w:rsid w:val="00B157C5"/>
    <w:rsid w:val="00B15B47"/>
    <w:rsid w:val="00B15E28"/>
    <w:rsid w:val="00B16407"/>
    <w:rsid w:val="00B208E0"/>
    <w:rsid w:val="00B20F0B"/>
    <w:rsid w:val="00B20F8D"/>
    <w:rsid w:val="00B21A58"/>
    <w:rsid w:val="00B22D1E"/>
    <w:rsid w:val="00B22D87"/>
    <w:rsid w:val="00B23708"/>
    <w:rsid w:val="00B247C5"/>
    <w:rsid w:val="00B24F68"/>
    <w:rsid w:val="00B2595D"/>
    <w:rsid w:val="00B25ACC"/>
    <w:rsid w:val="00B25FE4"/>
    <w:rsid w:val="00B2621D"/>
    <w:rsid w:val="00B26A92"/>
    <w:rsid w:val="00B276BA"/>
    <w:rsid w:val="00B323EB"/>
    <w:rsid w:val="00B327D2"/>
    <w:rsid w:val="00B32B14"/>
    <w:rsid w:val="00B336E1"/>
    <w:rsid w:val="00B33DF6"/>
    <w:rsid w:val="00B34035"/>
    <w:rsid w:val="00B3471A"/>
    <w:rsid w:val="00B34EAE"/>
    <w:rsid w:val="00B353CD"/>
    <w:rsid w:val="00B35C22"/>
    <w:rsid w:val="00B36A50"/>
    <w:rsid w:val="00B3706C"/>
    <w:rsid w:val="00B37229"/>
    <w:rsid w:val="00B372D2"/>
    <w:rsid w:val="00B406C6"/>
    <w:rsid w:val="00B40E50"/>
    <w:rsid w:val="00B4232B"/>
    <w:rsid w:val="00B42A86"/>
    <w:rsid w:val="00B42CAF"/>
    <w:rsid w:val="00B439A6"/>
    <w:rsid w:val="00B45B45"/>
    <w:rsid w:val="00B45C37"/>
    <w:rsid w:val="00B46CA2"/>
    <w:rsid w:val="00B46CB5"/>
    <w:rsid w:val="00B46D3D"/>
    <w:rsid w:val="00B47A2E"/>
    <w:rsid w:val="00B47DA8"/>
    <w:rsid w:val="00B50DAE"/>
    <w:rsid w:val="00B5111B"/>
    <w:rsid w:val="00B526B7"/>
    <w:rsid w:val="00B53F14"/>
    <w:rsid w:val="00B5441A"/>
    <w:rsid w:val="00B552A3"/>
    <w:rsid w:val="00B57BB1"/>
    <w:rsid w:val="00B60084"/>
    <w:rsid w:val="00B614C0"/>
    <w:rsid w:val="00B616AA"/>
    <w:rsid w:val="00B61886"/>
    <w:rsid w:val="00B622C1"/>
    <w:rsid w:val="00B625BA"/>
    <w:rsid w:val="00B62674"/>
    <w:rsid w:val="00B63401"/>
    <w:rsid w:val="00B63437"/>
    <w:rsid w:val="00B635BA"/>
    <w:rsid w:val="00B63EBE"/>
    <w:rsid w:val="00B6424E"/>
    <w:rsid w:val="00B6426F"/>
    <w:rsid w:val="00B64858"/>
    <w:rsid w:val="00B64CF8"/>
    <w:rsid w:val="00B66597"/>
    <w:rsid w:val="00B7008E"/>
    <w:rsid w:val="00B70164"/>
    <w:rsid w:val="00B70680"/>
    <w:rsid w:val="00B70A05"/>
    <w:rsid w:val="00B70CF9"/>
    <w:rsid w:val="00B714A7"/>
    <w:rsid w:val="00B71F65"/>
    <w:rsid w:val="00B72D46"/>
    <w:rsid w:val="00B72F96"/>
    <w:rsid w:val="00B739C4"/>
    <w:rsid w:val="00B73BF6"/>
    <w:rsid w:val="00B74F9A"/>
    <w:rsid w:val="00B761EA"/>
    <w:rsid w:val="00B764E8"/>
    <w:rsid w:val="00B77C32"/>
    <w:rsid w:val="00B800D6"/>
    <w:rsid w:val="00B8153F"/>
    <w:rsid w:val="00B81EF9"/>
    <w:rsid w:val="00B840A5"/>
    <w:rsid w:val="00B84E20"/>
    <w:rsid w:val="00B84F6A"/>
    <w:rsid w:val="00B86A9C"/>
    <w:rsid w:val="00B875F1"/>
    <w:rsid w:val="00B87A56"/>
    <w:rsid w:val="00B87A8B"/>
    <w:rsid w:val="00B87B5D"/>
    <w:rsid w:val="00B87E96"/>
    <w:rsid w:val="00B906B7"/>
    <w:rsid w:val="00B90A1A"/>
    <w:rsid w:val="00B915A4"/>
    <w:rsid w:val="00B915F2"/>
    <w:rsid w:val="00B92FCB"/>
    <w:rsid w:val="00B93259"/>
    <w:rsid w:val="00B9327B"/>
    <w:rsid w:val="00B944D2"/>
    <w:rsid w:val="00B958F6"/>
    <w:rsid w:val="00B95D29"/>
    <w:rsid w:val="00B97789"/>
    <w:rsid w:val="00BA0760"/>
    <w:rsid w:val="00BA0CAC"/>
    <w:rsid w:val="00BA0F26"/>
    <w:rsid w:val="00BA0F7C"/>
    <w:rsid w:val="00BA1483"/>
    <w:rsid w:val="00BA1883"/>
    <w:rsid w:val="00BA333E"/>
    <w:rsid w:val="00BA4238"/>
    <w:rsid w:val="00BA4CD7"/>
    <w:rsid w:val="00BA5411"/>
    <w:rsid w:val="00BA5671"/>
    <w:rsid w:val="00BA69DA"/>
    <w:rsid w:val="00BA7035"/>
    <w:rsid w:val="00BA709C"/>
    <w:rsid w:val="00BA7381"/>
    <w:rsid w:val="00BA7488"/>
    <w:rsid w:val="00BA7CA7"/>
    <w:rsid w:val="00BB060C"/>
    <w:rsid w:val="00BB07B9"/>
    <w:rsid w:val="00BB0993"/>
    <w:rsid w:val="00BB0A01"/>
    <w:rsid w:val="00BB0FDB"/>
    <w:rsid w:val="00BB15F6"/>
    <w:rsid w:val="00BB1630"/>
    <w:rsid w:val="00BB1BBB"/>
    <w:rsid w:val="00BB1C54"/>
    <w:rsid w:val="00BB1F27"/>
    <w:rsid w:val="00BB23F4"/>
    <w:rsid w:val="00BB244D"/>
    <w:rsid w:val="00BB442F"/>
    <w:rsid w:val="00BB4B3F"/>
    <w:rsid w:val="00BB5DBA"/>
    <w:rsid w:val="00BB6534"/>
    <w:rsid w:val="00BB6B93"/>
    <w:rsid w:val="00BB72D8"/>
    <w:rsid w:val="00BC1AD8"/>
    <w:rsid w:val="00BC256D"/>
    <w:rsid w:val="00BC2FA7"/>
    <w:rsid w:val="00BC4CAB"/>
    <w:rsid w:val="00BC5865"/>
    <w:rsid w:val="00BC6057"/>
    <w:rsid w:val="00BC721A"/>
    <w:rsid w:val="00BC757B"/>
    <w:rsid w:val="00BC7B33"/>
    <w:rsid w:val="00BD1748"/>
    <w:rsid w:val="00BD2333"/>
    <w:rsid w:val="00BD3318"/>
    <w:rsid w:val="00BD3C97"/>
    <w:rsid w:val="00BD3D34"/>
    <w:rsid w:val="00BD3E17"/>
    <w:rsid w:val="00BD41EE"/>
    <w:rsid w:val="00BD579E"/>
    <w:rsid w:val="00BD5FAC"/>
    <w:rsid w:val="00BD603B"/>
    <w:rsid w:val="00BD6EB8"/>
    <w:rsid w:val="00BD7553"/>
    <w:rsid w:val="00BD7CA0"/>
    <w:rsid w:val="00BE0043"/>
    <w:rsid w:val="00BE06C3"/>
    <w:rsid w:val="00BE07F3"/>
    <w:rsid w:val="00BE0A72"/>
    <w:rsid w:val="00BE1E2D"/>
    <w:rsid w:val="00BE2849"/>
    <w:rsid w:val="00BE2B37"/>
    <w:rsid w:val="00BE5B7E"/>
    <w:rsid w:val="00BE7797"/>
    <w:rsid w:val="00BE7F1B"/>
    <w:rsid w:val="00BF0DB5"/>
    <w:rsid w:val="00BF0DEC"/>
    <w:rsid w:val="00BF16C1"/>
    <w:rsid w:val="00BF2891"/>
    <w:rsid w:val="00BF2BAD"/>
    <w:rsid w:val="00BF3C8F"/>
    <w:rsid w:val="00BF50AC"/>
    <w:rsid w:val="00BF52BD"/>
    <w:rsid w:val="00BF6859"/>
    <w:rsid w:val="00BF6FA1"/>
    <w:rsid w:val="00C00826"/>
    <w:rsid w:val="00C021F9"/>
    <w:rsid w:val="00C024C2"/>
    <w:rsid w:val="00C02C7F"/>
    <w:rsid w:val="00C030BD"/>
    <w:rsid w:val="00C0350E"/>
    <w:rsid w:val="00C03D23"/>
    <w:rsid w:val="00C05180"/>
    <w:rsid w:val="00C0519E"/>
    <w:rsid w:val="00C05B2F"/>
    <w:rsid w:val="00C107A9"/>
    <w:rsid w:val="00C11003"/>
    <w:rsid w:val="00C12DE3"/>
    <w:rsid w:val="00C133E6"/>
    <w:rsid w:val="00C163C5"/>
    <w:rsid w:val="00C16D60"/>
    <w:rsid w:val="00C20589"/>
    <w:rsid w:val="00C20726"/>
    <w:rsid w:val="00C21CEB"/>
    <w:rsid w:val="00C21DCD"/>
    <w:rsid w:val="00C21FD3"/>
    <w:rsid w:val="00C226D4"/>
    <w:rsid w:val="00C2284C"/>
    <w:rsid w:val="00C230FA"/>
    <w:rsid w:val="00C23CA3"/>
    <w:rsid w:val="00C240D1"/>
    <w:rsid w:val="00C24E7D"/>
    <w:rsid w:val="00C253AD"/>
    <w:rsid w:val="00C25D4C"/>
    <w:rsid w:val="00C25F73"/>
    <w:rsid w:val="00C27517"/>
    <w:rsid w:val="00C27D91"/>
    <w:rsid w:val="00C3012C"/>
    <w:rsid w:val="00C30ABD"/>
    <w:rsid w:val="00C318D6"/>
    <w:rsid w:val="00C31984"/>
    <w:rsid w:val="00C32139"/>
    <w:rsid w:val="00C338C6"/>
    <w:rsid w:val="00C33ECD"/>
    <w:rsid w:val="00C3428F"/>
    <w:rsid w:val="00C356D9"/>
    <w:rsid w:val="00C35AF0"/>
    <w:rsid w:val="00C36556"/>
    <w:rsid w:val="00C369FC"/>
    <w:rsid w:val="00C37911"/>
    <w:rsid w:val="00C37EC5"/>
    <w:rsid w:val="00C37FE5"/>
    <w:rsid w:val="00C41C8C"/>
    <w:rsid w:val="00C41CDD"/>
    <w:rsid w:val="00C41D0E"/>
    <w:rsid w:val="00C42CC4"/>
    <w:rsid w:val="00C42E93"/>
    <w:rsid w:val="00C43323"/>
    <w:rsid w:val="00C44389"/>
    <w:rsid w:val="00C44682"/>
    <w:rsid w:val="00C4485F"/>
    <w:rsid w:val="00C4516A"/>
    <w:rsid w:val="00C451E3"/>
    <w:rsid w:val="00C45C06"/>
    <w:rsid w:val="00C46AFB"/>
    <w:rsid w:val="00C46D3A"/>
    <w:rsid w:val="00C5324A"/>
    <w:rsid w:val="00C5413E"/>
    <w:rsid w:val="00C544DB"/>
    <w:rsid w:val="00C5477D"/>
    <w:rsid w:val="00C560D3"/>
    <w:rsid w:val="00C568CD"/>
    <w:rsid w:val="00C5693A"/>
    <w:rsid w:val="00C6006F"/>
    <w:rsid w:val="00C601D5"/>
    <w:rsid w:val="00C6040D"/>
    <w:rsid w:val="00C61901"/>
    <w:rsid w:val="00C61CA4"/>
    <w:rsid w:val="00C623E8"/>
    <w:rsid w:val="00C62B62"/>
    <w:rsid w:val="00C632BF"/>
    <w:rsid w:val="00C6389C"/>
    <w:rsid w:val="00C639E8"/>
    <w:rsid w:val="00C63E6A"/>
    <w:rsid w:val="00C63F86"/>
    <w:rsid w:val="00C641C4"/>
    <w:rsid w:val="00C6616D"/>
    <w:rsid w:val="00C66309"/>
    <w:rsid w:val="00C66894"/>
    <w:rsid w:val="00C671DB"/>
    <w:rsid w:val="00C67898"/>
    <w:rsid w:val="00C702B4"/>
    <w:rsid w:val="00C70848"/>
    <w:rsid w:val="00C71F50"/>
    <w:rsid w:val="00C74150"/>
    <w:rsid w:val="00C74F3D"/>
    <w:rsid w:val="00C75705"/>
    <w:rsid w:val="00C7574A"/>
    <w:rsid w:val="00C75C14"/>
    <w:rsid w:val="00C76563"/>
    <w:rsid w:val="00C76DA4"/>
    <w:rsid w:val="00C804D9"/>
    <w:rsid w:val="00C80A2B"/>
    <w:rsid w:val="00C8170C"/>
    <w:rsid w:val="00C81F85"/>
    <w:rsid w:val="00C81FD0"/>
    <w:rsid w:val="00C829E8"/>
    <w:rsid w:val="00C83288"/>
    <w:rsid w:val="00C8352F"/>
    <w:rsid w:val="00C839E2"/>
    <w:rsid w:val="00C84172"/>
    <w:rsid w:val="00C849B7"/>
    <w:rsid w:val="00C84DBC"/>
    <w:rsid w:val="00C858E0"/>
    <w:rsid w:val="00C85935"/>
    <w:rsid w:val="00C85D8E"/>
    <w:rsid w:val="00C86A2D"/>
    <w:rsid w:val="00C87F28"/>
    <w:rsid w:val="00C901D2"/>
    <w:rsid w:val="00C905F9"/>
    <w:rsid w:val="00C90628"/>
    <w:rsid w:val="00C91341"/>
    <w:rsid w:val="00C91ACF"/>
    <w:rsid w:val="00C9203A"/>
    <w:rsid w:val="00C920EF"/>
    <w:rsid w:val="00C921D7"/>
    <w:rsid w:val="00C92737"/>
    <w:rsid w:val="00C92AE5"/>
    <w:rsid w:val="00C9379F"/>
    <w:rsid w:val="00C938D5"/>
    <w:rsid w:val="00C93903"/>
    <w:rsid w:val="00C94432"/>
    <w:rsid w:val="00C94AFD"/>
    <w:rsid w:val="00C94F25"/>
    <w:rsid w:val="00C954A6"/>
    <w:rsid w:val="00C95985"/>
    <w:rsid w:val="00C96885"/>
    <w:rsid w:val="00C96F91"/>
    <w:rsid w:val="00C972FB"/>
    <w:rsid w:val="00C97B38"/>
    <w:rsid w:val="00CA0FF5"/>
    <w:rsid w:val="00CA10B5"/>
    <w:rsid w:val="00CA177A"/>
    <w:rsid w:val="00CA1919"/>
    <w:rsid w:val="00CA1A16"/>
    <w:rsid w:val="00CA1FF7"/>
    <w:rsid w:val="00CA45D8"/>
    <w:rsid w:val="00CA4A28"/>
    <w:rsid w:val="00CA4DFF"/>
    <w:rsid w:val="00CB0967"/>
    <w:rsid w:val="00CB0C32"/>
    <w:rsid w:val="00CB0F7F"/>
    <w:rsid w:val="00CB2184"/>
    <w:rsid w:val="00CB302A"/>
    <w:rsid w:val="00CB5E1F"/>
    <w:rsid w:val="00CB65E6"/>
    <w:rsid w:val="00CB65FD"/>
    <w:rsid w:val="00CB772D"/>
    <w:rsid w:val="00CB77BE"/>
    <w:rsid w:val="00CB7AF7"/>
    <w:rsid w:val="00CC1086"/>
    <w:rsid w:val="00CC1C21"/>
    <w:rsid w:val="00CC22C0"/>
    <w:rsid w:val="00CC243A"/>
    <w:rsid w:val="00CC2723"/>
    <w:rsid w:val="00CC3F8F"/>
    <w:rsid w:val="00CC4A90"/>
    <w:rsid w:val="00CC51AA"/>
    <w:rsid w:val="00CC53A5"/>
    <w:rsid w:val="00CC55C7"/>
    <w:rsid w:val="00CC6138"/>
    <w:rsid w:val="00CC71DB"/>
    <w:rsid w:val="00CD075E"/>
    <w:rsid w:val="00CD0B19"/>
    <w:rsid w:val="00CD0F9C"/>
    <w:rsid w:val="00CD1B7C"/>
    <w:rsid w:val="00CD3AF9"/>
    <w:rsid w:val="00CD3B5C"/>
    <w:rsid w:val="00CD3DE9"/>
    <w:rsid w:val="00CD459B"/>
    <w:rsid w:val="00CD4B98"/>
    <w:rsid w:val="00CD52BC"/>
    <w:rsid w:val="00CD55CA"/>
    <w:rsid w:val="00CD5A9E"/>
    <w:rsid w:val="00CD6013"/>
    <w:rsid w:val="00CD6BD9"/>
    <w:rsid w:val="00CD7336"/>
    <w:rsid w:val="00CE21D8"/>
    <w:rsid w:val="00CE28AB"/>
    <w:rsid w:val="00CE4171"/>
    <w:rsid w:val="00CE44AB"/>
    <w:rsid w:val="00CE5CBC"/>
    <w:rsid w:val="00CE5DF8"/>
    <w:rsid w:val="00CE68A8"/>
    <w:rsid w:val="00CE72AE"/>
    <w:rsid w:val="00CF0D2C"/>
    <w:rsid w:val="00CF0FFE"/>
    <w:rsid w:val="00CF155A"/>
    <w:rsid w:val="00CF1732"/>
    <w:rsid w:val="00CF1A54"/>
    <w:rsid w:val="00CF2693"/>
    <w:rsid w:val="00CF39FF"/>
    <w:rsid w:val="00CF4B76"/>
    <w:rsid w:val="00CF5521"/>
    <w:rsid w:val="00CF61A6"/>
    <w:rsid w:val="00CF6411"/>
    <w:rsid w:val="00CF7336"/>
    <w:rsid w:val="00CF7A9A"/>
    <w:rsid w:val="00CF7EA5"/>
    <w:rsid w:val="00CF7F6A"/>
    <w:rsid w:val="00D00F03"/>
    <w:rsid w:val="00D0176A"/>
    <w:rsid w:val="00D02370"/>
    <w:rsid w:val="00D02745"/>
    <w:rsid w:val="00D03026"/>
    <w:rsid w:val="00D032C0"/>
    <w:rsid w:val="00D03F17"/>
    <w:rsid w:val="00D03F5E"/>
    <w:rsid w:val="00D050D1"/>
    <w:rsid w:val="00D05FA5"/>
    <w:rsid w:val="00D06069"/>
    <w:rsid w:val="00D06942"/>
    <w:rsid w:val="00D06E44"/>
    <w:rsid w:val="00D1017E"/>
    <w:rsid w:val="00D10A17"/>
    <w:rsid w:val="00D11299"/>
    <w:rsid w:val="00D122ED"/>
    <w:rsid w:val="00D138A7"/>
    <w:rsid w:val="00D14600"/>
    <w:rsid w:val="00D14DA9"/>
    <w:rsid w:val="00D14EB6"/>
    <w:rsid w:val="00D15027"/>
    <w:rsid w:val="00D15740"/>
    <w:rsid w:val="00D16099"/>
    <w:rsid w:val="00D17511"/>
    <w:rsid w:val="00D2010E"/>
    <w:rsid w:val="00D20220"/>
    <w:rsid w:val="00D2028B"/>
    <w:rsid w:val="00D2221E"/>
    <w:rsid w:val="00D224E3"/>
    <w:rsid w:val="00D22ADE"/>
    <w:rsid w:val="00D23107"/>
    <w:rsid w:val="00D23F2D"/>
    <w:rsid w:val="00D242A5"/>
    <w:rsid w:val="00D2447E"/>
    <w:rsid w:val="00D24CF5"/>
    <w:rsid w:val="00D24DB1"/>
    <w:rsid w:val="00D25272"/>
    <w:rsid w:val="00D2541B"/>
    <w:rsid w:val="00D2577D"/>
    <w:rsid w:val="00D25913"/>
    <w:rsid w:val="00D26721"/>
    <w:rsid w:val="00D26D9F"/>
    <w:rsid w:val="00D26F42"/>
    <w:rsid w:val="00D27883"/>
    <w:rsid w:val="00D27B2C"/>
    <w:rsid w:val="00D27C86"/>
    <w:rsid w:val="00D3014F"/>
    <w:rsid w:val="00D312A8"/>
    <w:rsid w:val="00D314B5"/>
    <w:rsid w:val="00D31624"/>
    <w:rsid w:val="00D319E5"/>
    <w:rsid w:val="00D31A48"/>
    <w:rsid w:val="00D31A4D"/>
    <w:rsid w:val="00D3211D"/>
    <w:rsid w:val="00D3262C"/>
    <w:rsid w:val="00D327E2"/>
    <w:rsid w:val="00D33437"/>
    <w:rsid w:val="00D33868"/>
    <w:rsid w:val="00D35403"/>
    <w:rsid w:val="00D35D18"/>
    <w:rsid w:val="00D36E92"/>
    <w:rsid w:val="00D36FCE"/>
    <w:rsid w:val="00D376EC"/>
    <w:rsid w:val="00D40241"/>
    <w:rsid w:val="00D40D69"/>
    <w:rsid w:val="00D41372"/>
    <w:rsid w:val="00D41B4B"/>
    <w:rsid w:val="00D4226E"/>
    <w:rsid w:val="00D423A0"/>
    <w:rsid w:val="00D4243F"/>
    <w:rsid w:val="00D429C1"/>
    <w:rsid w:val="00D42B17"/>
    <w:rsid w:val="00D42D53"/>
    <w:rsid w:val="00D43546"/>
    <w:rsid w:val="00D43D59"/>
    <w:rsid w:val="00D4416C"/>
    <w:rsid w:val="00D4417C"/>
    <w:rsid w:val="00D44C26"/>
    <w:rsid w:val="00D44C36"/>
    <w:rsid w:val="00D44F9A"/>
    <w:rsid w:val="00D45D38"/>
    <w:rsid w:val="00D4672A"/>
    <w:rsid w:val="00D46899"/>
    <w:rsid w:val="00D46C21"/>
    <w:rsid w:val="00D46F5F"/>
    <w:rsid w:val="00D473D8"/>
    <w:rsid w:val="00D477D7"/>
    <w:rsid w:val="00D477F3"/>
    <w:rsid w:val="00D477F7"/>
    <w:rsid w:val="00D47A64"/>
    <w:rsid w:val="00D507F1"/>
    <w:rsid w:val="00D50DBE"/>
    <w:rsid w:val="00D515AC"/>
    <w:rsid w:val="00D515DA"/>
    <w:rsid w:val="00D51BE2"/>
    <w:rsid w:val="00D520A8"/>
    <w:rsid w:val="00D54CA1"/>
    <w:rsid w:val="00D5688F"/>
    <w:rsid w:val="00D56981"/>
    <w:rsid w:val="00D57016"/>
    <w:rsid w:val="00D57FDB"/>
    <w:rsid w:val="00D60916"/>
    <w:rsid w:val="00D617D6"/>
    <w:rsid w:val="00D63A74"/>
    <w:rsid w:val="00D63CFC"/>
    <w:rsid w:val="00D6448E"/>
    <w:rsid w:val="00D644CE"/>
    <w:rsid w:val="00D64BE9"/>
    <w:rsid w:val="00D64E73"/>
    <w:rsid w:val="00D654B3"/>
    <w:rsid w:val="00D6564A"/>
    <w:rsid w:val="00D66D6A"/>
    <w:rsid w:val="00D673D9"/>
    <w:rsid w:val="00D67ED4"/>
    <w:rsid w:val="00D705DA"/>
    <w:rsid w:val="00D7180B"/>
    <w:rsid w:val="00D71E89"/>
    <w:rsid w:val="00D72880"/>
    <w:rsid w:val="00D7396A"/>
    <w:rsid w:val="00D73A86"/>
    <w:rsid w:val="00D73E22"/>
    <w:rsid w:val="00D74736"/>
    <w:rsid w:val="00D74A3C"/>
    <w:rsid w:val="00D74C82"/>
    <w:rsid w:val="00D74CF2"/>
    <w:rsid w:val="00D75611"/>
    <w:rsid w:val="00D75FC7"/>
    <w:rsid w:val="00D76D14"/>
    <w:rsid w:val="00D77487"/>
    <w:rsid w:val="00D802C5"/>
    <w:rsid w:val="00D805A0"/>
    <w:rsid w:val="00D80D12"/>
    <w:rsid w:val="00D815F8"/>
    <w:rsid w:val="00D817A7"/>
    <w:rsid w:val="00D825DE"/>
    <w:rsid w:val="00D82E0C"/>
    <w:rsid w:val="00D83BBA"/>
    <w:rsid w:val="00D83C09"/>
    <w:rsid w:val="00D8475E"/>
    <w:rsid w:val="00D847C6"/>
    <w:rsid w:val="00D84B2D"/>
    <w:rsid w:val="00D854E9"/>
    <w:rsid w:val="00D8585A"/>
    <w:rsid w:val="00D85A17"/>
    <w:rsid w:val="00D85E2A"/>
    <w:rsid w:val="00D85F7C"/>
    <w:rsid w:val="00D86C84"/>
    <w:rsid w:val="00D87216"/>
    <w:rsid w:val="00D873E4"/>
    <w:rsid w:val="00D90B37"/>
    <w:rsid w:val="00D91382"/>
    <w:rsid w:val="00D913C1"/>
    <w:rsid w:val="00D91743"/>
    <w:rsid w:val="00D923E2"/>
    <w:rsid w:val="00D9244D"/>
    <w:rsid w:val="00D92688"/>
    <w:rsid w:val="00D9337B"/>
    <w:rsid w:val="00D9372F"/>
    <w:rsid w:val="00D94D2B"/>
    <w:rsid w:val="00D94DEA"/>
    <w:rsid w:val="00D95CC3"/>
    <w:rsid w:val="00D95E0A"/>
    <w:rsid w:val="00D962A8"/>
    <w:rsid w:val="00D964DC"/>
    <w:rsid w:val="00D97490"/>
    <w:rsid w:val="00D9752C"/>
    <w:rsid w:val="00D97F76"/>
    <w:rsid w:val="00D97F8A"/>
    <w:rsid w:val="00DA02DC"/>
    <w:rsid w:val="00DA0C7B"/>
    <w:rsid w:val="00DA1975"/>
    <w:rsid w:val="00DA1DFA"/>
    <w:rsid w:val="00DA20A6"/>
    <w:rsid w:val="00DA21B2"/>
    <w:rsid w:val="00DA284E"/>
    <w:rsid w:val="00DA2C1B"/>
    <w:rsid w:val="00DA34F5"/>
    <w:rsid w:val="00DA357C"/>
    <w:rsid w:val="00DA42DD"/>
    <w:rsid w:val="00DA52C1"/>
    <w:rsid w:val="00DA5C53"/>
    <w:rsid w:val="00DA653A"/>
    <w:rsid w:val="00DA6E49"/>
    <w:rsid w:val="00DA78E4"/>
    <w:rsid w:val="00DA7995"/>
    <w:rsid w:val="00DA79BC"/>
    <w:rsid w:val="00DB0F97"/>
    <w:rsid w:val="00DB2B4E"/>
    <w:rsid w:val="00DB31CD"/>
    <w:rsid w:val="00DB4673"/>
    <w:rsid w:val="00DB468A"/>
    <w:rsid w:val="00DB512F"/>
    <w:rsid w:val="00DB6292"/>
    <w:rsid w:val="00DB6C03"/>
    <w:rsid w:val="00DB7733"/>
    <w:rsid w:val="00DB797B"/>
    <w:rsid w:val="00DC084C"/>
    <w:rsid w:val="00DC16A7"/>
    <w:rsid w:val="00DC1757"/>
    <w:rsid w:val="00DC1943"/>
    <w:rsid w:val="00DC1BDB"/>
    <w:rsid w:val="00DC255E"/>
    <w:rsid w:val="00DC34CA"/>
    <w:rsid w:val="00DC3FF5"/>
    <w:rsid w:val="00DC4123"/>
    <w:rsid w:val="00DC431E"/>
    <w:rsid w:val="00DC4CB4"/>
    <w:rsid w:val="00DC50EA"/>
    <w:rsid w:val="00DC627F"/>
    <w:rsid w:val="00DC65E5"/>
    <w:rsid w:val="00DC75D1"/>
    <w:rsid w:val="00DC7C1D"/>
    <w:rsid w:val="00DC7EA0"/>
    <w:rsid w:val="00DD0467"/>
    <w:rsid w:val="00DD0E88"/>
    <w:rsid w:val="00DD2616"/>
    <w:rsid w:val="00DD29A1"/>
    <w:rsid w:val="00DD3617"/>
    <w:rsid w:val="00DD3AD8"/>
    <w:rsid w:val="00DD4ACD"/>
    <w:rsid w:val="00DD5CF0"/>
    <w:rsid w:val="00DD5DAE"/>
    <w:rsid w:val="00DD61D2"/>
    <w:rsid w:val="00DD766D"/>
    <w:rsid w:val="00DE01F1"/>
    <w:rsid w:val="00DE06E1"/>
    <w:rsid w:val="00DE146E"/>
    <w:rsid w:val="00DE21D5"/>
    <w:rsid w:val="00DE26CA"/>
    <w:rsid w:val="00DE3982"/>
    <w:rsid w:val="00DE3A13"/>
    <w:rsid w:val="00DE42E0"/>
    <w:rsid w:val="00DE4A47"/>
    <w:rsid w:val="00DE5743"/>
    <w:rsid w:val="00DE5B17"/>
    <w:rsid w:val="00DE5DEF"/>
    <w:rsid w:val="00DE6091"/>
    <w:rsid w:val="00DE72F1"/>
    <w:rsid w:val="00DF099D"/>
    <w:rsid w:val="00DF114C"/>
    <w:rsid w:val="00DF14BB"/>
    <w:rsid w:val="00DF195F"/>
    <w:rsid w:val="00DF2504"/>
    <w:rsid w:val="00DF2CAB"/>
    <w:rsid w:val="00DF30F2"/>
    <w:rsid w:val="00DF4783"/>
    <w:rsid w:val="00DF4B5C"/>
    <w:rsid w:val="00DF4E29"/>
    <w:rsid w:val="00DF59DA"/>
    <w:rsid w:val="00DF6336"/>
    <w:rsid w:val="00DF6ADF"/>
    <w:rsid w:val="00DF6B89"/>
    <w:rsid w:val="00DF6C23"/>
    <w:rsid w:val="00DF7E35"/>
    <w:rsid w:val="00DF7E47"/>
    <w:rsid w:val="00E0058C"/>
    <w:rsid w:val="00E00618"/>
    <w:rsid w:val="00E00C19"/>
    <w:rsid w:val="00E02079"/>
    <w:rsid w:val="00E02326"/>
    <w:rsid w:val="00E02600"/>
    <w:rsid w:val="00E036A0"/>
    <w:rsid w:val="00E043DF"/>
    <w:rsid w:val="00E069C1"/>
    <w:rsid w:val="00E07A8F"/>
    <w:rsid w:val="00E1031B"/>
    <w:rsid w:val="00E10972"/>
    <w:rsid w:val="00E1139F"/>
    <w:rsid w:val="00E122CC"/>
    <w:rsid w:val="00E1247C"/>
    <w:rsid w:val="00E1305A"/>
    <w:rsid w:val="00E140B3"/>
    <w:rsid w:val="00E15131"/>
    <w:rsid w:val="00E16A6E"/>
    <w:rsid w:val="00E20160"/>
    <w:rsid w:val="00E201A2"/>
    <w:rsid w:val="00E2096E"/>
    <w:rsid w:val="00E2154F"/>
    <w:rsid w:val="00E216BD"/>
    <w:rsid w:val="00E21755"/>
    <w:rsid w:val="00E21824"/>
    <w:rsid w:val="00E225C5"/>
    <w:rsid w:val="00E23442"/>
    <w:rsid w:val="00E23A38"/>
    <w:rsid w:val="00E24D1B"/>
    <w:rsid w:val="00E25BE9"/>
    <w:rsid w:val="00E26498"/>
    <w:rsid w:val="00E27342"/>
    <w:rsid w:val="00E2778A"/>
    <w:rsid w:val="00E30AF9"/>
    <w:rsid w:val="00E30E64"/>
    <w:rsid w:val="00E31873"/>
    <w:rsid w:val="00E33385"/>
    <w:rsid w:val="00E338B8"/>
    <w:rsid w:val="00E33EB3"/>
    <w:rsid w:val="00E34113"/>
    <w:rsid w:val="00E34DCD"/>
    <w:rsid w:val="00E35B0A"/>
    <w:rsid w:val="00E36C35"/>
    <w:rsid w:val="00E36F24"/>
    <w:rsid w:val="00E371FE"/>
    <w:rsid w:val="00E41313"/>
    <w:rsid w:val="00E41D4C"/>
    <w:rsid w:val="00E42044"/>
    <w:rsid w:val="00E420E0"/>
    <w:rsid w:val="00E42E59"/>
    <w:rsid w:val="00E43257"/>
    <w:rsid w:val="00E43346"/>
    <w:rsid w:val="00E435E0"/>
    <w:rsid w:val="00E44853"/>
    <w:rsid w:val="00E448D4"/>
    <w:rsid w:val="00E44AA3"/>
    <w:rsid w:val="00E46AD2"/>
    <w:rsid w:val="00E46E8F"/>
    <w:rsid w:val="00E50FBC"/>
    <w:rsid w:val="00E52F76"/>
    <w:rsid w:val="00E53842"/>
    <w:rsid w:val="00E541CE"/>
    <w:rsid w:val="00E54533"/>
    <w:rsid w:val="00E54A80"/>
    <w:rsid w:val="00E54E94"/>
    <w:rsid w:val="00E54EAA"/>
    <w:rsid w:val="00E57796"/>
    <w:rsid w:val="00E60395"/>
    <w:rsid w:val="00E60CF9"/>
    <w:rsid w:val="00E610DB"/>
    <w:rsid w:val="00E61557"/>
    <w:rsid w:val="00E6284A"/>
    <w:rsid w:val="00E62A25"/>
    <w:rsid w:val="00E62CDD"/>
    <w:rsid w:val="00E63309"/>
    <w:rsid w:val="00E645F8"/>
    <w:rsid w:val="00E64A00"/>
    <w:rsid w:val="00E64A30"/>
    <w:rsid w:val="00E65234"/>
    <w:rsid w:val="00E657EF"/>
    <w:rsid w:val="00E6585C"/>
    <w:rsid w:val="00E65C10"/>
    <w:rsid w:val="00E66021"/>
    <w:rsid w:val="00E6666E"/>
    <w:rsid w:val="00E66810"/>
    <w:rsid w:val="00E6697C"/>
    <w:rsid w:val="00E66CB9"/>
    <w:rsid w:val="00E67707"/>
    <w:rsid w:val="00E67A18"/>
    <w:rsid w:val="00E709FC"/>
    <w:rsid w:val="00E70F6A"/>
    <w:rsid w:val="00E725D0"/>
    <w:rsid w:val="00E728CE"/>
    <w:rsid w:val="00E72A2F"/>
    <w:rsid w:val="00E73043"/>
    <w:rsid w:val="00E73F37"/>
    <w:rsid w:val="00E74872"/>
    <w:rsid w:val="00E75158"/>
    <w:rsid w:val="00E756B0"/>
    <w:rsid w:val="00E76001"/>
    <w:rsid w:val="00E76099"/>
    <w:rsid w:val="00E76D8E"/>
    <w:rsid w:val="00E76ED2"/>
    <w:rsid w:val="00E77866"/>
    <w:rsid w:val="00E77905"/>
    <w:rsid w:val="00E809C1"/>
    <w:rsid w:val="00E80B33"/>
    <w:rsid w:val="00E80ED8"/>
    <w:rsid w:val="00E828E6"/>
    <w:rsid w:val="00E82FB1"/>
    <w:rsid w:val="00E83371"/>
    <w:rsid w:val="00E83733"/>
    <w:rsid w:val="00E84814"/>
    <w:rsid w:val="00E8498B"/>
    <w:rsid w:val="00E850F4"/>
    <w:rsid w:val="00E85220"/>
    <w:rsid w:val="00E85270"/>
    <w:rsid w:val="00E85EB7"/>
    <w:rsid w:val="00E8662D"/>
    <w:rsid w:val="00E87218"/>
    <w:rsid w:val="00E8760F"/>
    <w:rsid w:val="00E9103C"/>
    <w:rsid w:val="00E91B04"/>
    <w:rsid w:val="00E91BEE"/>
    <w:rsid w:val="00E91CD1"/>
    <w:rsid w:val="00E92218"/>
    <w:rsid w:val="00E92405"/>
    <w:rsid w:val="00E92F7A"/>
    <w:rsid w:val="00E931F8"/>
    <w:rsid w:val="00E9359D"/>
    <w:rsid w:val="00E93A6E"/>
    <w:rsid w:val="00E94396"/>
    <w:rsid w:val="00E95175"/>
    <w:rsid w:val="00E95F25"/>
    <w:rsid w:val="00E96190"/>
    <w:rsid w:val="00E966F4"/>
    <w:rsid w:val="00E96AEB"/>
    <w:rsid w:val="00E97203"/>
    <w:rsid w:val="00E97690"/>
    <w:rsid w:val="00E97BC8"/>
    <w:rsid w:val="00E97F72"/>
    <w:rsid w:val="00EA14DD"/>
    <w:rsid w:val="00EA16CF"/>
    <w:rsid w:val="00EA1850"/>
    <w:rsid w:val="00EA1C40"/>
    <w:rsid w:val="00EA1DBA"/>
    <w:rsid w:val="00EA2800"/>
    <w:rsid w:val="00EA2B61"/>
    <w:rsid w:val="00EA2CA6"/>
    <w:rsid w:val="00EA4848"/>
    <w:rsid w:val="00EA5068"/>
    <w:rsid w:val="00EA51C9"/>
    <w:rsid w:val="00EA59C8"/>
    <w:rsid w:val="00EA6563"/>
    <w:rsid w:val="00EA6AB9"/>
    <w:rsid w:val="00EA7F1D"/>
    <w:rsid w:val="00EB2DF5"/>
    <w:rsid w:val="00EB3106"/>
    <w:rsid w:val="00EB42A1"/>
    <w:rsid w:val="00EB47A6"/>
    <w:rsid w:val="00EB56DE"/>
    <w:rsid w:val="00EB60B2"/>
    <w:rsid w:val="00EB6377"/>
    <w:rsid w:val="00EB6848"/>
    <w:rsid w:val="00EB7F78"/>
    <w:rsid w:val="00EC087C"/>
    <w:rsid w:val="00EC0A4C"/>
    <w:rsid w:val="00EC0D24"/>
    <w:rsid w:val="00EC13E3"/>
    <w:rsid w:val="00EC1B7C"/>
    <w:rsid w:val="00EC2A85"/>
    <w:rsid w:val="00EC2B71"/>
    <w:rsid w:val="00EC323D"/>
    <w:rsid w:val="00EC3CF4"/>
    <w:rsid w:val="00EC40E4"/>
    <w:rsid w:val="00EC4AA0"/>
    <w:rsid w:val="00EC4DBF"/>
    <w:rsid w:val="00EC55A1"/>
    <w:rsid w:val="00EC5D09"/>
    <w:rsid w:val="00EC5F84"/>
    <w:rsid w:val="00EC6425"/>
    <w:rsid w:val="00EC6F65"/>
    <w:rsid w:val="00EC7F1E"/>
    <w:rsid w:val="00ED0D74"/>
    <w:rsid w:val="00ED1250"/>
    <w:rsid w:val="00ED178B"/>
    <w:rsid w:val="00ED1A20"/>
    <w:rsid w:val="00ED2922"/>
    <w:rsid w:val="00ED3379"/>
    <w:rsid w:val="00ED3AB1"/>
    <w:rsid w:val="00ED5127"/>
    <w:rsid w:val="00ED653F"/>
    <w:rsid w:val="00ED7142"/>
    <w:rsid w:val="00ED7559"/>
    <w:rsid w:val="00EE08C6"/>
    <w:rsid w:val="00EE0BB0"/>
    <w:rsid w:val="00EE1213"/>
    <w:rsid w:val="00EE4ADD"/>
    <w:rsid w:val="00EE4C46"/>
    <w:rsid w:val="00EE5171"/>
    <w:rsid w:val="00EE59EF"/>
    <w:rsid w:val="00EE7B72"/>
    <w:rsid w:val="00EF074A"/>
    <w:rsid w:val="00EF0A0A"/>
    <w:rsid w:val="00EF0E9B"/>
    <w:rsid w:val="00EF10E3"/>
    <w:rsid w:val="00EF2055"/>
    <w:rsid w:val="00EF2CFE"/>
    <w:rsid w:val="00EF2F46"/>
    <w:rsid w:val="00EF3256"/>
    <w:rsid w:val="00EF42E1"/>
    <w:rsid w:val="00EF4318"/>
    <w:rsid w:val="00EF4E91"/>
    <w:rsid w:val="00EF5257"/>
    <w:rsid w:val="00EF52A5"/>
    <w:rsid w:val="00EF5940"/>
    <w:rsid w:val="00EF599E"/>
    <w:rsid w:val="00EF5BA2"/>
    <w:rsid w:val="00EF5E53"/>
    <w:rsid w:val="00EF5ECB"/>
    <w:rsid w:val="00EF69D9"/>
    <w:rsid w:val="00EF7251"/>
    <w:rsid w:val="00EF7A69"/>
    <w:rsid w:val="00F000F2"/>
    <w:rsid w:val="00F00537"/>
    <w:rsid w:val="00F00716"/>
    <w:rsid w:val="00F007A0"/>
    <w:rsid w:val="00F00A05"/>
    <w:rsid w:val="00F00A98"/>
    <w:rsid w:val="00F0123C"/>
    <w:rsid w:val="00F013E0"/>
    <w:rsid w:val="00F04C3E"/>
    <w:rsid w:val="00F05180"/>
    <w:rsid w:val="00F05F0E"/>
    <w:rsid w:val="00F05FE4"/>
    <w:rsid w:val="00F06D98"/>
    <w:rsid w:val="00F06DED"/>
    <w:rsid w:val="00F06F89"/>
    <w:rsid w:val="00F0772E"/>
    <w:rsid w:val="00F077E7"/>
    <w:rsid w:val="00F07927"/>
    <w:rsid w:val="00F07E79"/>
    <w:rsid w:val="00F07FC8"/>
    <w:rsid w:val="00F108AB"/>
    <w:rsid w:val="00F11BD1"/>
    <w:rsid w:val="00F12642"/>
    <w:rsid w:val="00F14584"/>
    <w:rsid w:val="00F14D4B"/>
    <w:rsid w:val="00F1772A"/>
    <w:rsid w:val="00F20A6B"/>
    <w:rsid w:val="00F22FBD"/>
    <w:rsid w:val="00F232BC"/>
    <w:rsid w:val="00F2428B"/>
    <w:rsid w:val="00F250E5"/>
    <w:rsid w:val="00F2529E"/>
    <w:rsid w:val="00F25753"/>
    <w:rsid w:val="00F26240"/>
    <w:rsid w:val="00F26C36"/>
    <w:rsid w:val="00F26CDC"/>
    <w:rsid w:val="00F26D03"/>
    <w:rsid w:val="00F271AE"/>
    <w:rsid w:val="00F27311"/>
    <w:rsid w:val="00F27423"/>
    <w:rsid w:val="00F27441"/>
    <w:rsid w:val="00F27A1C"/>
    <w:rsid w:val="00F27D03"/>
    <w:rsid w:val="00F27D48"/>
    <w:rsid w:val="00F30120"/>
    <w:rsid w:val="00F304E5"/>
    <w:rsid w:val="00F32F89"/>
    <w:rsid w:val="00F33052"/>
    <w:rsid w:val="00F33B6A"/>
    <w:rsid w:val="00F33DA8"/>
    <w:rsid w:val="00F342E0"/>
    <w:rsid w:val="00F347D7"/>
    <w:rsid w:val="00F35034"/>
    <w:rsid w:val="00F35599"/>
    <w:rsid w:val="00F35CC6"/>
    <w:rsid w:val="00F35CEB"/>
    <w:rsid w:val="00F35E85"/>
    <w:rsid w:val="00F36A67"/>
    <w:rsid w:val="00F36C29"/>
    <w:rsid w:val="00F3766D"/>
    <w:rsid w:val="00F40E03"/>
    <w:rsid w:val="00F40F80"/>
    <w:rsid w:val="00F42E16"/>
    <w:rsid w:val="00F43567"/>
    <w:rsid w:val="00F4419E"/>
    <w:rsid w:val="00F447F6"/>
    <w:rsid w:val="00F44F67"/>
    <w:rsid w:val="00F452D8"/>
    <w:rsid w:val="00F45A99"/>
    <w:rsid w:val="00F45B6B"/>
    <w:rsid w:val="00F45D1A"/>
    <w:rsid w:val="00F469A4"/>
    <w:rsid w:val="00F46ECF"/>
    <w:rsid w:val="00F475E9"/>
    <w:rsid w:val="00F47659"/>
    <w:rsid w:val="00F50CA4"/>
    <w:rsid w:val="00F50F32"/>
    <w:rsid w:val="00F50F90"/>
    <w:rsid w:val="00F51052"/>
    <w:rsid w:val="00F516CA"/>
    <w:rsid w:val="00F51CEC"/>
    <w:rsid w:val="00F5268B"/>
    <w:rsid w:val="00F53A29"/>
    <w:rsid w:val="00F53CCB"/>
    <w:rsid w:val="00F544AB"/>
    <w:rsid w:val="00F557CA"/>
    <w:rsid w:val="00F5599D"/>
    <w:rsid w:val="00F577AA"/>
    <w:rsid w:val="00F6043C"/>
    <w:rsid w:val="00F60445"/>
    <w:rsid w:val="00F610C8"/>
    <w:rsid w:val="00F61452"/>
    <w:rsid w:val="00F61610"/>
    <w:rsid w:val="00F61729"/>
    <w:rsid w:val="00F618B9"/>
    <w:rsid w:val="00F62795"/>
    <w:rsid w:val="00F62EF1"/>
    <w:rsid w:val="00F631C8"/>
    <w:rsid w:val="00F636E7"/>
    <w:rsid w:val="00F64392"/>
    <w:rsid w:val="00F648BA"/>
    <w:rsid w:val="00F64B2E"/>
    <w:rsid w:val="00F652DD"/>
    <w:rsid w:val="00F65570"/>
    <w:rsid w:val="00F65B78"/>
    <w:rsid w:val="00F65D8A"/>
    <w:rsid w:val="00F662C2"/>
    <w:rsid w:val="00F6640A"/>
    <w:rsid w:val="00F675CF"/>
    <w:rsid w:val="00F67835"/>
    <w:rsid w:val="00F67A0B"/>
    <w:rsid w:val="00F71CCA"/>
    <w:rsid w:val="00F72BAC"/>
    <w:rsid w:val="00F72CA9"/>
    <w:rsid w:val="00F72F1C"/>
    <w:rsid w:val="00F72FF5"/>
    <w:rsid w:val="00F742D5"/>
    <w:rsid w:val="00F74F15"/>
    <w:rsid w:val="00F75676"/>
    <w:rsid w:val="00F76805"/>
    <w:rsid w:val="00F76AA3"/>
    <w:rsid w:val="00F776F3"/>
    <w:rsid w:val="00F77888"/>
    <w:rsid w:val="00F801AC"/>
    <w:rsid w:val="00F80551"/>
    <w:rsid w:val="00F8077F"/>
    <w:rsid w:val="00F80A8E"/>
    <w:rsid w:val="00F80D08"/>
    <w:rsid w:val="00F813DE"/>
    <w:rsid w:val="00F81BCA"/>
    <w:rsid w:val="00F836B4"/>
    <w:rsid w:val="00F85060"/>
    <w:rsid w:val="00F8544F"/>
    <w:rsid w:val="00F858F5"/>
    <w:rsid w:val="00F85FE2"/>
    <w:rsid w:val="00F86D83"/>
    <w:rsid w:val="00F86FC5"/>
    <w:rsid w:val="00F90046"/>
    <w:rsid w:val="00F905CE"/>
    <w:rsid w:val="00F91B0E"/>
    <w:rsid w:val="00F91B50"/>
    <w:rsid w:val="00F91EFD"/>
    <w:rsid w:val="00F93730"/>
    <w:rsid w:val="00F93A83"/>
    <w:rsid w:val="00F93BA6"/>
    <w:rsid w:val="00F9499E"/>
    <w:rsid w:val="00F94D1F"/>
    <w:rsid w:val="00F95DD4"/>
    <w:rsid w:val="00F960CA"/>
    <w:rsid w:val="00F96A12"/>
    <w:rsid w:val="00F97147"/>
    <w:rsid w:val="00F9752D"/>
    <w:rsid w:val="00F9784C"/>
    <w:rsid w:val="00F97941"/>
    <w:rsid w:val="00F979FC"/>
    <w:rsid w:val="00F97EAA"/>
    <w:rsid w:val="00FA00A3"/>
    <w:rsid w:val="00FA036D"/>
    <w:rsid w:val="00FA0C75"/>
    <w:rsid w:val="00FA0CBB"/>
    <w:rsid w:val="00FA0EC1"/>
    <w:rsid w:val="00FA1CBF"/>
    <w:rsid w:val="00FA224C"/>
    <w:rsid w:val="00FA2C23"/>
    <w:rsid w:val="00FA2E55"/>
    <w:rsid w:val="00FA3277"/>
    <w:rsid w:val="00FA359C"/>
    <w:rsid w:val="00FA49F8"/>
    <w:rsid w:val="00FA4D83"/>
    <w:rsid w:val="00FA5480"/>
    <w:rsid w:val="00FA5D36"/>
    <w:rsid w:val="00FA64C2"/>
    <w:rsid w:val="00FA66CF"/>
    <w:rsid w:val="00FA6BEF"/>
    <w:rsid w:val="00FA7A0A"/>
    <w:rsid w:val="00FA7C73"/>
    <w:rsid w:val="00FA7FF3"/>
    <w:rsid w:val="00FB1818"/>
    <w:rsid w:val="00FB1B4E"/>
    <w:rsid w:val="00FB3CD3"/>
    <w:rsid w:val="00FB4251"/>
    <w:rsid w:val="00FB4369"/>
    <w:rsid w:val="00FB4A0C"/>
    <w:rsid w:val="00FB5653"/>
    <w:rsid w:val="00FB5937"/>
    <w:rsid w:val="00FB7C8B"/>
    <w:rsid w:val="00FB7FB3"/>
    <w:rsid w:val="00FC02BF"/>
    <w:rsid w:val="00FC0E4F"/>
    <w:rsid w:val="00FC1689"/>
    <w:rsid w:val="00FC1991"/>
    <w:rsid w:val="00FC1A36"/>
    <w:rsid w:val="00FC1FCA"/>
    <w:rsid w:val="00FC206D"/>
    <w:rsid w:val="00FC363C"/>
    <w:rsid w:val="00FC42B2"/>
    <w:rsid w:val="00FC5427"/>
    <w:rsid w:val="00FC6159"/>
    <w:rsid w:val="00FC6F9A"/>
    <w:rsid w:val="00FC716F"/>
    <w:rsid w:val="00FD04AC"/>
    <w:rsid w:val="00FD080F"/>
    <w:rsid w:val="00FD100E"/>
    <w:rsid w:val="00FD146F"/>
    <w:rsid w:val="00FD247D"/>
    <w:rsid w:val="00FD2955"/>
    <w:rsid w:val="00FD2990"/>
    <w:rsid w:val="00FD342A"/>
    <w:rsid w:val="00FD4F48"/>
    <w:rsid w:val="00FD6D96"/>
    <w:rsid w:val="00FD7007"/>
    <w:rsid w:val="00FE0729"/>
    <w:rsid w:val="00FE0C87"/>
    <w:rsid w:val="00FE1102"/>
    <w:rsid w:val="00FE11C8"/>
    <w:rsid w:val="00FE133A"/>
    <w:rsid w:val="00FE1381"/>
    <w:rsid w:val="00FE1942"/>
    <w:rsid w:val="00FE2576"/>
    <w:rsid w:val="00FE2CE5"/>
    <w:rsid w:val="00FE339B"/>
    <w:rsid w:val="00FE4A6E"/>
    <w:rsid w:val="00FE5C24"/>
    <w:rsid w:val="00FE5E46"/>
    <w:rsid w:val="00FE61F6"/>
    <w:rsid w:val="00FE7FB7"/>
    <w:rsid w:val="00FF0814"/>
    <w:rsid w:val="00FF08D9"/>
    <w:rsid w:val="00FF0C8E"/>
    <w:rsid w:val="00FF119E"/>
    <w:rsid w:val="00FF19E7"/>
    <w:rsid w:val="00FF32B4"/>
    <w:rsid w:val="00FF3904"/>
    <w:rsid w:val="00FF47CD"/>
    <w:rsid w:val="00FF4B66"/>
    <w:rsid w:val="00FF4BFE"/>
    <w:rsid w:val="00FF5935"/>
    <w:rsid w:val="00FF6962"/>
    <w:rsid w:val="00FF74B7"/>
    <w:rsid w:val="01010FC8"/>
    <w:rsid w:val="0102468D"/>
    <w:rsid w:val="01026A71"/>
    <w:rsid w:val="0103164E"/>
    <w:rsid w:val="01033FBD"/>
    <w:rsid w:val="010446EE"/>
    <w:rsid w:val="010A10F8"/>
    <w:rsid w:val="010B405F"/>
    <w:rsid w:val="010D47E6"/>
    <w:rsid w:val="010D6029"/>
    <w:rsid w:val="010D7DD7"/>
    <w:rsid w:val="010E1121"/>
    <w:rsid w:val="010F7318"/>
    <w:rsid w:val="01101675"/>
    <w:rsid w:val="011078C7"/>
    <w:rsid w:val="01111BC8"/>
    <w:rsid w:val="01113B1C"/>
    <w:rsid w:val="01113D6B"/>
    <w:rsid w:val="01115B19"/>
    <w:rsid w:val="0112363F"/>
    <w:rsid w:val="01127C62"/>
    <w:rsid w:val="01136260"/>
    <w:rsid w:val="011631E6"/>
    <w:rsid w:val="01192C1F"/>
    <w:rsid w:val="01192F5F"/>
    <w:rsid w:val="011A0B26"/>
    <w:rsid w:val="011C5433"/>
    <w:rsid w:val="011C626C"/>
    <w:rsid w:val="011E0236"/>
    <w:rsid w:val="011E5ED4"/>
    <w:rsid w:val="011F3F9F"/>
    <w:rsid w:val="012070BE"/>
    <w:rsid w:val="01211FF1"/>
    <w:rsid w:val="01212F87"/>
    <w:rsid w:val="01233A9E"/>
    <w:rsid w:val="012375FA"/>
    <w:rsid w:val="01247561"/>
    <w:rsid w:val="012630A1"/>
    <w:rsid w:val="01266CE9"/>
    <w:rsid w:val="012721C0"/>
    <w:rsid w:val="01294270"/>
    <w:rsid w:val="012A3136"/>
    <w:rsid w:val="012C77F5"/>
    <w:rsid w:val="012D0479"/>
    <w:rsid w:val="012F4DF0"/>
    <w:rsid w:val="01300F31"/>
    <w:rsid w:val="01311D17"/>
    <w:rsid w:val="0131560C"/>
    <w:rsid w:val="013212D1"/>
    <w:rsid w:val="01325A8F"/>
    <w:rsid w:val="0134147F"/>
    <w:rsid w:val="01343DE7"/>
    <w:rsid w:val="01355ED5"/>
    <w:rsid w:val="01366A4E"/>
    <w:rsid w:val="01390C78"/>
    <w:rsid w:val="01396E1E"/>
    <w:rsid w:val="013A232C"/>
    <w:rsid w:val="013B4944"/>
    <w:rsid w:val="013C78F2"/>
    <w:rsid w:val="013D0E27"/>
    <w:rsid w:val="013F5CF1"/>
    <w:rsid w:val="014001AC"/>
    <w:rsid w:val="01439579"/>
    <w:rsid w:val="014557C2"/>
    <w:rsid w:val="01457C21"/>
    <w:rsid w:val="014632E9"/>
    <w:rsid w:val="014641DE"/>
    <w:rsid w:val="01464787"/>
    <w:rsid w:val="014852B3"/>
    <w:rsid w:val="014925F1"/>
    <w:rsid w:val="0149592E"/>
    <w:rsid w:val="01497F04"/>
    <w:rsid w:val="014B0BDA"/>
    <w:rsid w:val="014BE831"/>
    <w:rsid w:val="014C0F72"/>
    <w:rsid w:val="014D02AB"/>
    <w:rsid w:val="014D1F33"/>
    <w:rsid w:val="014D28C9"/>
    <w:rsid w:val="014F219D"/>
    <w:rsid w:val="014F50C9"/>
    <w:rsid w:val="014F6641"/>
    <w:rsid w:val="01505721"/>
    <w:rsid w:val="015123B9"/>
    <w:rsid w:val="01512B4A"/>
    <w:rsid w:val="01550A9C"/>
    <w:rsid w:val="015517D6"/>
    <w:rsid w:val="015522D5"/>
    <w:rsid w:val="01565C22"/>
    <w:rsid w:val="01587515"/>
    <w:rsid w:val="015A799F"/>
    <w:rsid w:val="015B7C5A"/>
    <w:rsid w:val="015C3961"/>
    <w:rsid w:val="015E1405"/>
    <w:rsid w:val="015E6884"/>
    <w:rsid w:val="015E744E"/>
    <w:rsid w:val="016018C8"/>
    <w:rsid w:val="01614D79"/>
    <w:rsid w:val="016320EC"/>
    <w:rsid w:val="01635E33"/>
    <w:rsid w:val="01644915"/>
    <w:rsid w:val="016469CE"/>
    <w:rsid w:val="01652726"/>
    <w:rsid w:val="01661A3F"/>
    <w:rsid w:val="01662015"/>
    <w:rsid w:val="016814B1"/>
    <w:rsid w:val="01686F9C"/>
    <w:rsid w:val="01695F7F"/>
    <w:rsid w:val="016A306B"/>
    <w:rsid w:val="016A5D68"/>
    <w:rsid w:val="016B2072"/>
    <w:rsid w:val="016B6C2F"/>
    <w:rsid w:val="016D19EC"/>
    <w:rsid w:val="016D4D19"/>
    <w:rsid w:val="016D6AC7"/>
    <w:rsid w:val="016F3FEE"/>
    <w:rsid w:val="016F45ED"/>
    <w:rsid w:val="01703D1B"/>
    <w:rsid w:val="01704E68"/>
    <w:rsid w:val="0170507D"/>
    <w:rsid w:val="017105A8"/>
    <w:rsid w:val="01725F24"/>
    <w:rsid w:val="01730582"/>
    <w:rsid w:val="01730CA3"/>
    <w:rsid w:val="01763BCE"/>
    <w:rsid w:val="017653BE"/>
    <w:rsid w:val="0176597C"/>
    <w:rsid w:val="01767C70"/>
    <w:rsid w:val="01772462"/>
    <w:rsid w:val="01775690"/>
    <w:rsid w:val="017756DF"/>
    <w:rsid w:val="0179746B"/>
    <w:rsid w:val="01797F8F"/>
    <w:rsid w:val="017A09A9"/>
    <w:rsid w:val="017A0AB8"/>
    <w:rsid w:val="017B1EC8"/>
    <w:rsid w:val="017B2C4A"/>
    <w:rsid w:val="017B737A"/>
    <w:rsid w:val="017B7DFE"/>
    <w:rsid w:val="017D27EF"/>
    <w:rsid w:val="017E0CD4"/>
    <w:rsid w:val="017E2496"/>
    <w:rsid w:val="01804A4C"/>
    <w:rsid w:val="01807BEB"/>
    <w:rsid w:val="01826A17"/>
    <w:rsid w:val="01852063"/>
    <w:rsid w:val="01861103"/>
    <w:rsid w:val="01861E45"/>
    <w:rsid w:val="018644ED"/>
    <w:rsid w:val="01875DDB"/>
    <w:rsid w:val="01876F97"/>
    <w:rsid w:val="018856AF"/>
    <w:rsid w:val="0189298B"/>
    <w:rsid w:val="01894542"/>
    <w:rsid w:val="018969D0"/>
    <w:rsid w:val="01897DD9"/>
    <w:rsid w:val="018A1427"/>
    <w:rsid w:val="018B4E54"/>
    <w:rsid w:val="018C49D0"/>
    <w:rsid w:val="018C4AF2"/>
    <w:rsid w:val="018C5850"/>
    <w:rsid w:val="018F4C90"/>
    <w:rsid w:val="018F6A3E"/>
    <w:rsid w:val="0190377D"/>
    <w:rsid w:val="01910A08"/>
    <w:rsid w:val="01916C5A"/>
    <w:rsid w:val="0192652E"/>
    <w:rsid w:val="01943BB2"/>
    <w:rsid w:val="019469AE"/>
    <w:rsid w:val="01947987"/>
    <w:rsid w:val="01952789"/>
    <w:rsid w:val="01956C81"/>
    <w:rsid w:val="0196601E"/>
    <w:rsid w:val="01993D60"/>
    <w:rsid w:val="019978BC"/>
    <w:rsid w:val="019B5E5B"/>
    <w:rsid w:val="019D3F78"/>
    <w:rsid w:val="019E1249"/>
    <w:rsid w:val="019E24ED"/>
    <w:rsid w:val="01A00C4B"/>
    <w:rsid w:val="01A04372"/>
    <w:rsid w:val="01A3073B"/>
    <w:rsid w:val="01A44278"/>
    <w:rsid w:val="01A45AD7"/>
    <w:rsid w:val="01A7129D"/>
    <w:rsid w:val="01A71FD9"/>
    <w:rsid w:val="01A754AC"/>
    <w:rsid w:val="01A85D51"/>
    <w:rsid w:val="01A93FA3"/>
    <w:rsid w:val="01A9706E"/>
    <w:rsid w:val="01AA1AC9"/>
    <w:rsid w:val="01AA5217"/>
    <w:rsid w:val="01AB672F"/>
    <w:rsid w:val="01AC3A93"/>
    <w:rsid w:val="01AC5F81"/>
    <w:rsid w:val="01AE1C40"/>
    <w:rsid w:val="01AE7E6A"/>
    <w:rsid w:val="01B029F8"/>
    <w:rsid w:val="01B3097E"/>
    <w:rsid w:val="01B37EF6"/>
    <w:rsid w:val="01B50645"/>
    <w:rsid w:val="01B6221C"/>
    <w:rsid w:val="01B80E0A"/>
    <w:rsid w:val="01B813C1"/>
    <w:rsid w:val="01B90197"/>
    <w:rsid w:val="01BA3062"/>
    <w:rsid w:val="01BB177A"/>
    <w:rsid w:val="01BB64FF"/>
    <w:rsid w:val="01BB65BC"/>
    <w:rsid w:val="01BD7A4F"/>
    <w:rsid w:val="01C07DD5"/>
    <w:rsid w:val="01C20AC5"/>
    <w:rsid w:val="01C4518B"/>
    <w:rsid w:val="01C62387"/>
    <w:rsid w:val="01C62C3A"/>
    <w:rsid w:val="01C652B8"/>
    <w:rsid w:val="01C7267B"/>
    <w:rsid w:val="01C73ACA"/>
    <w:rsid w:val="01C74429"/>
    <w:rsid w:val="01C74BBD"/>
    <w:rsid w:val="01C800B6"/>
    <w:rsid w:val="01C901A1"/>
    <w:rsid w:val="01C94DB0"/>
    <w:rsid w:val="01CA079E"/>
    <w:rsid w:val="01CA310F"/>
    <w:rsid w:val="01CA3404"/>
    <w:rsid w:val="01CA6AFA"/>
    <w:rsid w:val="01CB1563"/>
    <w:rsid w:val="01CC0BD0"/>
    <w:rsid w:val="01CC7C92"/>
    <w:rsid w:val="01CE092E"/>
    <w:rsid w:val="01CE622B"/>
    <w:rsid w:val="01CF1530"/>
    <w:rsid w:val="01CF5683"/>
    <w:rsid w:val="01CF7782"/>
    <w:rsid w:val="01D152A8"/>
    <w:rsid w:val="01D35FC9"/>
    <w:rsid w:val="01D3688F"/>
    <w:rsid w:val="01D37272"/>
    <w:rsid w:val="01D44427"/>
    <w:rsid w:val="01D45666"/>
    <w:rsid w:val="01D54D98"/>
    <w:rsid w:val="01D60B10"/>
    <w:rsid w:val="01D61FA8"/>
    <w:rsid w:val="01D63CDB"/>
    <w:rsid w:val="01D6494A"/>
    <w:rsid w:val="01D84888"/>
    <w:rsid w:val="01D9415D"/>
    <w:rsid w:val="01DB5D27"/>
    <w:rsid w:val="01DB7ED5"/>
    <w:rsid w:val="01DC35A4"/>
    <w:rsid w:val="01DD1E9F"/>
    <w:rsid w:val="01DE16D9"/>
    <w:rsid w:val="01DE5CAD"/>
    <w:rsid w:val="01DF087E"/>
    <w:rsid w:val="01DF1B3C"/>
    <w:rsid w:val="01DF3327"/>
    <w:rsid w:val="01DF5C17"/>
    <w:rsid w:val="01DF689A"/>
    <w:rsid w:val="01DF79C5"/>
    <w:rsid w:val="01E0373D"/>
    <w:rsid w:val="01E156F6"/>
    <w:rsid w:val="01E23011"/>
    <w:rsid w:val="01E30B8C"/>
    <w:rsid w:val="01E37643"/>
    <w:rsid w:val="01E4322D"/>
    <w:rsid w:val="01E432DB"/>
    <w:rsid w:val="01E567FD"/>
    <w:rsid w:val="01E66FA5"/>
    <w:rsid w:val="01E67E08"/>
    <w:rsid w:val="01E74ACC"/>
    <w:rsid w:val="01E85148"/>
    <w:rsid w:val="01E93E37"/>
    <w:rsid w:val="01EB426A"/>
    <w:rsid w:val="01EC1031"/>
    <w:rsid w:val="01EC2E7D"/>
    <w:rsid w:val="01ED00FD"/>
    <w:rsid w:val="01EF6910"/>
    <w:rsid w:val="01F01BD2"/>
    <w:rsid w:val="01F112A3"/>
    <w:rsid w:val="01F1339D"/>
    <w:rsid w:val="01F1594A"/>
    <w:rsid w:val="01F236A8"/>
    <w:rsid w:val="01F3069B"/>
    <w:rsid w:val="01F36FCC"/>
    <w:rsid w:val="01F40F97"/>
    <w:rsid w:val="01F44897"/>
    <w:rsid w:val="01F567D5"/>
    <w:rsid w:val="01F57C0C"/>
    <w:rsid w:val="01F57EBF"/>
    <w:rsid w:val="01F62F61"/>
    <w:rsid w:val="01F64BF9"/>
    <w:rsid w:val="01F64D0F"/>
    <w:rsid w:val="01F82CD4"/>
    <w:rsid w:val="01F86854"/>
    <w:rsid w:val="01F86CD9"/>
    <w:rsid w:val="01FA17C9"/>
    <w:rsid w:val="01FB60DB"/>
    <w:rsid w:val="01FD5366"/>
    <w:rsid w:val="01FE5971"/>
    <w:rsid w:val="01FF2E64"/>
    <w:rsid w:val="01FF6727"/>
    <w:rsid w:val="02004859"/>
    <w:rsid w:val="02005B8D"/>
    <w:rsid w:val="02010D51"/>
    <w:rsid w:val="020225EC"/>
    <w:rsid w:val="020244D8"/>
    <w:rsid w:val="02046D4C"/>
    <w:rsid w:val="02053897"/>
    <w:rsid w:val="02055E11"/>
    <w:rsid w:val="02070331"/>
    <w:rsid w:val="02072A78"/>
    <w:rsid w:val="0208541E"/>
    <w:rsid w:val="020A2568"/>
    <w:rsid w:val="020A6933"/>
    <w:rsid w:val="020B6A0C"/>
    <w:rsid w:val="020B73CF"/>
    <w:rsid w:val="020C008E"/>
    <w:rsid w:val="020C1B41"/>
    <w:rsid w:val="020E2058"/>
    <w:rsid w:val="020F7AF4"/>
    <w:rsid w:val="02111B48"/>
    <w:rsid w:val="02112A7C"/>
    <w:rsid w:val="021271F9"/>
    <w:rsid w:val="02145195"/>
    <w:rsid w:val="02160F0D"/>
    <w:rsid w:val="02183239"/>
    <w:rsid w:val="02184C85"/>
    <w:rsid w:val="021945E2"/>
    <w:rsid w:val="021C47D4"/>
    <w:rsid w:val="021C5C4F"/>
    <w:rsid w:val="021C6807"/>
    <w:rsid w:val="021D229B"/>
    <w:rsid w:val="021E3C86"/>
    <w:rsid w:val="021F2435"/>
    <w:rsid w:val="021F36C4"/>
    <w:rsid w:val="021F3AC8"/>
    <w:rsid w:val="021F6013"/>
    <w:rsid w:val="02203826"/>
    <w:rsid w:val="02213A61"/>
    <w:rsid w:val="02216436"/>
    <w:rsid w:val="02225B04"/>
    <w:rsid w:val="022278B2"/>
    <w:rsid w:val="022330E8"/>
    <w:rsid w:val="02233CB1"/>
    <w:rsid w:val="0224187C"/>
    <w:rsid w:val="02242588"/>
    <w:rsid w:val="0224357C"/>
    <w:rsid w:val="02252E28"/>
    <w:rsid w:val="02261FCA"/>
    <w:rsid w:val="02261FDC"/>
    <w:rsid w:val="0227311A"/>
    <w:rsid w:val="02285EBA"/>
    <w:rsid w:val="0228719B"/>
    <w:rsid w:val="02291994"/>
    <w:rsid w:val="022A49B8"/>
    <w:rsid w:val="022B1240"/>
    <w:rsid w:val="022C0730"/>
    <w:rsid w:val="022C6328"/>
    <w:rsid w:val="022D08A7"/>
    <w:rsid w:val="022E6257"/>
    <w:rsid w:val="02300221"/>
    <w:rsid w:val="023016ED"/>
    <w:rsid w:val="02307FF8"/>
    <w:rsid w:val="023107FE"/>
    <w:rsid w:val="02311D92"/>
    <w:rsid w:val="02337D11"/>
    <w:rsid w:val="023459E8"/>
    <w:rsid w:val="02346102"/>
    <w:rsid w:val="023464C7"/>
    <w:rsid w:val="02355837"/>
    <w:rsid w:val="023615AF"/>
    <w:rsid w:val="0236335D"/>
    <w:rsid w:val="02380D55"/>
    <w:rsid w:val="023858AB"/>
    <w:rsid w:val="0239306A"/>
    <w:rsid w:val="023A109F"/>
    <w:rsid w:val="023A2E4D"/>
    <w:rsid w:val="023A4B2A"/>
    <w:rsid w:val="023B17BB"/>
    <w:rsid w:val="023C4B25"/>
    <w:rsid w:val="023D4CDB"/>
    <w:rsid w:val="023E2978"/>
    <w:rsid w:val="023E5EC1"/>
    <w:rsid w:val="023F0464"/>
    <w:rsid w:val="023F2212"/>
    <w:rsid w:val="023F66B6"/>
    <w:rsid w:val="0241242E"/>
    <w:rsid w:val="0242511D"/>
    <w:rsid w:val="024261A6"/>
    <w:rsid w:val="02427F54"/>
    <w:rsid w:val="024531BE"/>
    <w:rsid w:val="024747FD"/>
    <w:rsid w:val="024912E2"/>
    <w:rsid w:val="024B01D4"/>
    <w:rsid w:val="024B6E08"/>
    <w:rsid w:val="024C0CC3"/>
    <w:rsid w:val="024C492F"/>
    <w:rsid w:val="024D3921"/>
    <w:rsid w:val="024E1611"/>
    <w:rsid w:val="024E2393"/>
    <w:rsid w:val="024E2825"/>
    <w:rsid w:val="024F36AF"/>
    <w:rsid w:val="024F7456"/>
    <w:rsid w:val="02500F4C"/>
    <w:rsid w:val="02502671"/>
    <w:rsid w:val="0250441F"/>
    <w:rsid w:val="025068D7"/>
    <w:rsid w:val="02533F0F"/>
    <w:rsid w:val="0254113C"/>
    <w:rsid w:val="0254242B"/>
    <w:rsid w:val="02546BB4"/>
    <w:rsid w:val="0255655D"/>
    <w:rsid w:val="025578E3"/>
    <w:rsid w:val="0256755B"/>
    <w:rsid w:val="02581BA0"/>
    <w:rsid w:val="02583CB6"/>
    <w:rsid w:val="025B51D8"/>
    <w:rsid w:val="025C7268"/>
    <w:rsid w:val="025D1259"/>
    <w:rsid w:val="025D6B3C"/>
    <w:rsid w:val="025D7EBF"/>
    <w:rsid w:val="025F4662"/>
    <w:rsid w:val="025F693F"/>
    <w:rsid w:val="02601E66"/>
    <w:rsid w:val="0260340B"/>
    <w:rsid w:val="02605B54"/>
    <w:rsid w:val="02614383"/>
    <w:rsid w:val="026223A4"/>
    <w:rsid w:val="026305F6"/>
    <w:rsid w:val="02641C78"/>
    <w:rsid w:val="026452CC"/>
    <w:rsid w:val="02663C42"/>
    <w:rsid w:val="026B1259"/>
    <w:rsid w:val="026B1B16"/>
    <w:rsid w:val="026B200A"/>
    <w:rsid w:val="026C6D7F"/>
    <w:rsid w:val="026C7BE1"/>
    <w:rsid w:val="026D072F"/>
    <w:rsid w:val="026D4E88"/>
    <w:rsid w:val="026F2A8F"/>
    <w:rsid w:val="0270061D"/>
    <w:rsid w:val="0271370F"/>
    <w:rsid w:val="02715C07"/>
    <w:rsid w:val="02720939"/>
    <w:rsid w:val="0273010D"/>
    <w:rsid w:val="0274191D"/>
    <w:rsid w:val="02743C93"/>
    <w:rsid w:val="027502E5"/>
    <w:rsid w:val="027619AC"/>
    <w:rsid w:val="02771313"/>
    <w:rsid w:val="02777BFD"/>
    <w:rsid w:val="02781BC8"/>
    <w:rsid w:val="02795E7C"/>
    <w:rsid w:val="027A2C8E"/>
    <w:rsid w:val="027B2182"/>
    <w:rsid w:val="027B55D2"/>
    <w:rsid w:val="027C3466"/>
    <w:rsid w:val="027C6B02"/>
    <w:rsid w:val="027D0F8C"/>
    <w:rsid w:val="027D563E"/>
    <w:rsid w:val="027E75A3"/>
    <w:rsid w:val="027E7D5F"/>
    <w:rsid w:val="027F4D04"/>
    <w:rsid w:val="028059F9"/>
    <w:rsid w:val="02805A55"/>
    <w:rsid w:val="02821174"/>
    <w:rsid w:val="02821CC0"/>
    <w:rsid w:val="028247F4"/>
    <w:rsid w:val="028320DD"/>
    <w:rsid w:val="0284585C"/>
    <w:rsid w:val="02856D1C"/>
    <w:rsid w:val="02876533"/>
    <w:rsid w:val="0288005D"/>
    <w:rsid w:val="028916DF"/>
    <w:rsid w:val="028B3256"/>
    <w:rsid w:val="028B579B"/>
    <w:rsid w:val="028C299A"/>
    <w:rsid w:val="028C45D3"/>
    <w:rsid w:val="028C4957"/>
    <w:rsid w:val="028D1484"/>
    <w:rsid w:val="028D5673"/>
    <w:rsid w:val="028E3199"/>
    <w:rsid w:val="028E7FA9"/>
    <w:rsid w:val="028F3F12"/>
    <w:rsid w:val="02900CBF"/>
    <w:rsid w:val="02917F3A"/>
    <w:rsid w:val="029250FD"/>
    <w:rsid w:val="02932389"/>
    <w:rsid w:val="0293255D"/>
    <w:rsid w:val="02943259"/>
    <w:rsid w:val="02945C25"/>
    <w:rsid w:val="02952087"/>
    <w:rsid w:val="02955A70"/>
    <w:rsid w:val="029563F1"/>
    <w:rsid w:val="0296188D"/>
    <w:rsid w:val="0297741D"/>
    <w:rsid w:val="02983181"/>
    <w:rsid w:val="0298492B"/>
    <w:rsid w:val="029A0712"/>
    <w:rsid w:val="029A7D90"/>
    <w:rsid w:val="029B5189"/>
    <w:rsid w:val="029C3045"/>
    <w:rsid w:val="029C7664"/>
    <w:rsid w:val="029D45D5"/>
    <w:rsid w:val="029D57C6"/>
    <w:rsid w:val="029D706B"/>
    <w:rsid w:val="029E4BF0"/>
    <w:rsid w:val="029F0E97"/>
    <w:rsid w:val="029F13A8"/>
    <w:rsid w:val="029F1C4E"/>
    <w:rsid w:val="029F7154"/>
    <w:rsid w:val="02A0361C"/>
    <w:rsid w:val="02A07123"/>
    <w:rsid w:val="02A105D2"/>
    <w:rsid w:val="02A5638F"/>
    <w:rsid w:val="02A64366"/>
    <w:rsid w:val="02A8425B"/>
    <w:rsid w:val="02A9182C"/>
    <w:rsid w:val="02A97FD3"/>
    <w:rsid w:val="02AB2DF6"/>
    <w:rsid w:val="02AB6A83"/>
    <w:rsid w:val="02AC09D9"/>
    <w:rsid w:val="02AD0E7B"/>
    <w:rsid w:val="02AE1145"/>
    <w:rsid w:val="02AE55E9"/>
    <w:rsid w:val="02AE7397"/>
    <w:rsid w:val="02AF2597"/>
    <w:rsid w:val="02B04EBD"/>
    <w:rsid w:val="02B21AB5"/>
    <w:rsid w:val="02B250DA"/>
    <w:rsid w:val="02B335B0"/>
    <w:rsid w:val="02B4226E"/>
    <w:rsid w:val="02B66A73"/>
    <w:rsid w:val="02B67557"/>
    <w:rsid w:val="02B75563"/>
    <w:rsid w:val="02B8610A"/>
    <w:rsid w:val="02BB31FC"/>
    <w:rsid w:val="02BB3CEB"/>
    <w:rsid w:val="02BC1AB4"/>
    <w:rsid w:val="02BE60A5"/>
    <w:rsid w:val="02BF09F6"/>
    <w:rsid w:val="02BF6A87"/>
    <w:rsid w:val="02C017F1"/>
    <w:rsid w:val="02C24BF1"/>
    <w:rsid w:val="02C30DFD"/>
    <w:rsid w:val="02C32E43"/>
    <w:rsid w:val="02C33AAF"/>
    <w:rsid w:val="02C40969"/>
    <w:rsid w:val="02C600A0"/>
    <w:rsid w:val="02C60B3C"/>
    <w:rsid w:val="02C62933"/>
    <w:rsid w:val="02C62F21"/>
    <w:rsid w:val="02C848FD"/>
    <w:rsid w:val="02C84AA2"/>
    <w:rsid w:val="02C866AB"/>
    <w:rsid w:val="02C97591"/>
    <w:rsid w:val="02CB3657"/>
    <w:rsid w:val="02CC1037"/>
    <w:rsid w:val="02CC162D"/>
    <w:rsid w:val="02CC4C60"/>
    <w:rsid w:val="02CD2996"/>
    <w:rsid w:val="02CD623D"/>
    <w:rsid w:val="02CE3596"/>
    <w:rsid w:val="02CE6DF3"/>
    <w:rsid w:val="02CF556E"/>
    <w:rsid w:val="02D00E64"/>
    <w:rsid w:val="02D037B2"/>
    <w:rsid w:val="02D11A72"/>
    <w:rsid w:val="02D45050"/>
    <w:rsid w:val="02D524B8"/>
    <w:rsid w:val="02D52993"/>
    <w:rsid w:val="02D54D5A"/>
    <w:rsid w:val="02D6047A"/>
    <w:rsid w:val="02D63982"/>
    <w:rsid w:val="02D64EE9"/>
    <w:rsid w:val="02D73522"/>
    <w:rsid w:val="02DA082C"/>
    <w:rsid w:val="02DA3217"/>
    <w:rsid w:val="02DC37F9"/>
    <w:rsid w:val="02DD084C"/>
    <w:rsid w:val="02DF26B4"/>
    <w:rsid w:val="02DF4EFD"/>
    <w:rsid w:val="02E17BF1"/>
    <w:rsid w:val="02E21879"/>
    <w:rsid w:val="02E4100B"/>
    <w:rsid w:val="02E447C7"/>
    <w:rsid w:val="02E44F9F"/>
    <w:rsid w:val="02E937A0"/>
    <w:rsid w:val="02E97DC4"/>
    <w:rsid w:val="02EA4873"/>
    <w:rsid w:val="02EA5C3C"/>
    <w:rsid w:val="02ED222E"/>
    <w:rsid w:val="02EE01C3"/>
    <w:rsid w:val="02EE7E1C"/>
    <w:rsid w:val="02EF12AC"/>
    <w:rsid w:val="02F008E3"/>
    <w:rsid w:val="02F04819"/>
    <w:rsid w:val="02F165F3"/>
    <w:rsid w:val="02F51F38"/>
    <w:rsid w:val="02F53218"/>
    <w:rsid w:val="02F54FC6"/>
    <w:rsid w:val="02F57C02"/>
    <w:rsid w:val="02F61C3E"/>
    <w:rsid w:val="02F72AEC"/>
    <w:rsid w:val="02F76F90"/>
    <w:rsid w:val="02F96864"/>
    <w:rsid w:val="02FA438B"/>
    <w:rsid w:val="02FD7FB8"/>
    <w:rsid w:val="02FE0192"/>
    <w:rsid w:val="02FE031F"/>
    <w:rsid w:val="02FF09C6"/>
    <w:rsid w:val="02FF8E7E"/>
    <w:rsid w:val="03011BBD"/>
    <w:rsid w:val="03026371"/>
    <w:rsid w:val="03031491"/>
    <w:rsid w:val="0303182E"/>
    <w:rsid w:val="030447FF"/>
    <w:rsid w:val="03045209"/>
    <w:rsid w:val="03046861"/>
    <w:rsid w:val="03052FB9"/>
    <w:rsid w:val="0305345B"/>
    <w:rsid w:val="03064368"/>
    <w:rsid w:val="030671D3"/>
    <w:rsid w:val="03087393"/>
    <w:rsid w:val="030A19D3"/>
    <w:rsid w:val="030A5E85"/>
    <w:rsid w:val="030B702B"/>
    <w:rsid w:val="030C5A58"/>
    <w:rsid w:val="030C60C9"/>
    <w:rsid w:val="030D04C9"/>
    <w:rsid w:val="031077A3"/>
    <w:rsid w:val="03123DCA"/>
    <w:rsid w:val="03125B78"/>
    <w:rsid w:val="03126E42"/>
    <w:rsid w:val="03146751"/>
    <w:rsid w:val="03167028"/>
    <w:rsid w:val="03170B2B"/>
    <w:rsid w:val="03178FD9"/>
    <w:rsid w:val="03192094"/>
    <w:rsid w:val="03197DA2"/>
    <w:rsid w:val="031A59A9"/>
    <w:rsid w:val="031A67DB"/>
    <w:rsid w:val="031C0410"/>
    <w:rsid w:val="031C0B17"/>
    <w:rsid w:val="031C2AC1"/>
    <w:rsid w:val="0320013B"/>
    <w:rsid w:val="03201783"/>
    <w:rsid w:val="032064E7"/>
    <w:rsid w:val="03206CA8"/>
    <w:rsid w:val="0321400D"/>
    <w:rsid w:val="03232B43"/>
    <w:rsid w:val="03233833"/>
    <w:rsid w:val="032338E1"/>
    <w:rsid w:val="03245A40"/>
    <w:rsid w:val="03253B2C"/>
    <w:rsid w:val="03254D1C"/>
    <w:rsid w:val="032558AB"/>
    <w:rsid w:val="03256575"/>
    <w:rsid w:val="0328400E"/>
    <w:rsid w:val="032879EC"/>
    <w:rsid w:val="03295D84"/>
    <w:rsid w:val="03296A78"/>
    <w:rsid w:val="032C115B"/>
    <w:rsid w:val="032D34C9"/>
    <w:rsid w:val="032D4760"/>
    <w:rsid w:val="03300D99"/>
    <w:rsid w:val="033148C6"/>
    <w:rsid w:val="03320C09"/>
    <w:rsid w:val="03321D76"/>
    <w:rsid w:val="0333563A"/>
    <w:rsid w:val="033531B8"/>
    <w:rsid w:val="03353268"/>
    <w:rsid w:val="0336294E"/>
    <w:rsid w:val="03364BCA"/>
    <w:rsid w:val="033755DF"/>
    <w:rsid w:val="0339172E"/>
    <w:rsid w:val="0339281C"/>
    <w:rsid w:val="03394EB3"/>
    <w:rsid w:val="033A0C2B"/>
    <w:rsid w:val="033B0A0A"/>
    <w:rsid w:val="033C35FC"/>
    <w:rsid w:val="033E24B8"/>
    <w:rsid w:val="033E77E8"/>
    <w:rsid w:val="033F7102"/>
    <w:rsid w:val="0340770A"/>
    <w:rsid w:val="03411FB9"/>
    <w:rsid w:val="03414676"/>
    <w:rsid w:val="03420009"/>
    <w:rsid w:val="03440CBC"/>
    <w:rsid w:val="03450A20"/>
    <w:rsid w:val="03455F4E"/>
    <w:rsid w:val="03456069"/>
    <w:rsid w:val="03462907"/>
    <w:rsid w:val="034649C6"/>
    <w:rsid w:val="03480A27"/>
    <w:rsid w:val="03483E07"/>
    <w:rsid w:val="0348756D"/>
    <w:rsid w:val="034A040C"/>
    <w:rsid w:val="034B2423"/>
    <w:rsid w:val="034B4BE6"/>
    <w:rsid w:val="034B5891"/>
    <w:rsid w:val="034C13FA"/>
    <w:rsid w:val="034F2928"/>
    <w:rsid w:val="034F3DEE"/>
    <w:rsid w:val="034F46D6"/>
    <w:rsid w:val="034F65B7"/>
    <w:rsid w:val="0350604C"/>
    <w:rsid w:val="035148F2"/>
    <w:rsid w:val="035175AC"/>
    <w:rsid w:val="03527043"/>
    <w:rsid w:val="035525F4"/>
    <w:rsid w:val="03555A65"/>
    <w:rsid w:val="03563CB7"/>
    <w:rsid w:val="03577A2F"/>
    <w:rsid w:val="035B5C80"/>
    <w:rsid w:val="035D3297"/>
    <w:rsid w:val="035E2313"/>
    <w:rsid w:val="035E4919"/>
    <w:rsid w:val="035E5B11"/>
    <w:rsid w:val="0361440A"/>
    <w:rsid w:val="03633A93"/>
    <w:rsid w:val="0365594F"/>
    <w:rsid w:val="03667C72"/>
    <w:rsid w:val="03680E81"/>
    <w:rsid w:val="036924BD"/>
    <w:rsid w:val="03693FAB"/>
    <w:rsid w:val="036A59B4"/>
    <w:rsid w:val="036A7762"/>
    <w:rsid w:val="036C34DA"/>
    <w:rsid w:val="036D315D"/>
    <w:rsid w:val="036E1681"/>
    <w:rsid w:val="036F252F"/>
    <w:rsid w:val="036F2FCB"/>
    <w:rsid w:val="0370464D"/>
    <w:rsid w:val="03715570"/>
    <w:rsid w:val="037203C5"/>
    <w:rsid w:val="03734FA1"/>
    <w:rsid w:val="0374108F"/>
    <w:rsid w:val="03767EB5"/>
    <w:rsid w:val="037800D1"/>
    <w:rsid w:val="0378078A"/>
    <w:rsid w:val="03780AB9"/>
    <w:rsid w:val="037A4403"/>
    <w:rsid w:val="037A76B6"/>
    <w:rsid w:val="037B0F4C"/>
    <w:rsid w:val="037B196F"/>
    <w:rsid w:val="037B4D46"/>
    <w:rsid w:val="037B56BF"/>
    <w:rsid w:val="037C1E54"/>
    <w:rsid w:val="037C61D6"/>
    <w:rsid w:val="037D5155"/>
    <w:rsid w:val="037D56E7"/>
    <w:rsid w:val="038020A7"/>
    <w:rsid w:val="03803C04"/>
    <w:rsid w:val="0380649C"/>
    <w:rsid w:val="0381685A"/>
    <w:rsid w:val="03817ED2"/>
    <w:rsid w:val="03822CFE"/>
    <w:rsid w:val="03836A76"/>
    <w:rsid w:val="03840072"/>
    <w:rsid w:val="03840418"/>
    <w:rsid w:val="0385634A"/>
    <w:rsid w:val="03861066"/>
    <w:rsid w:val="0387574D"/>
    <w:rsid w:val="03881A38"/>
    <w:rsid w:val="038838AB"/>
    <w:rsid w:val="03894561"/>
    <w:rsid w:val="038A7E04"/>
    <w:rsid w:val="038C29A4"/>
    <w:rsid w:val="038C592B"/>
    <w:rsid w:val="038C76D9"/>
    <w:rsid w:val="038E161D"/>
    <w:rsid w:val="038E7F09"/>
    <w:rsid w:val="039248DA"/>
    <w:rsid w:val="0394373E"/>
    <w:rsid w:val="0394702E"/>
    <w:rsid w:val="0395185E"/>
    <w:rsid w:val="0396555C"/>
    <w:rsid w:val="03970A50"/>
    <w:rsid w:val="03977B1E"/>
    <w:rsid w:val="039842CF"/>
    <w:rsid w:val="03992331"/>
    <w:rsid w:val="03992B05"/>
    <w:rsid w:val="03993BA4"/>
    <w:rsid w:val="039956FE"/>
    <w:rsid w:val="039B5279"/>
    <w:rsid w:val="039B5B6E"/>
    <w:rsid w:val="039E15E7"/>
    <w:rsid w:val="03A04F32"/>
    <w:rsid w:val="03A06E5B"/>
    <w:rsid w:val="03A0B5AF"/>
    <w:rsid w:val="03A543F3"/>
    <w:rsid w:val="03A569EC"/>
    <w:rsid w:val="03A6017C"/>
    <w:rsid w:val="03A66052"/>
    <w:rsid w:val="03A71073"/>
    <w:rsid w:val="03A762C0"/>
    <w:rsid w:val="03A84594"/>
    <w:rsid w:val="03A97E55"/>
    <w:rsid w:val="03AB10CD"/>
    <w:rsid w:val="03AB2015"/>
    <w:rsid w:val="03AC03EC"/>
    <w:rsid w:val="03AC0BC8"/>
    <w:rsid w:val="03AC1031"/>
    <w:rsid w:val="03AF1619"/>
    <w:rsid w:val="03B017EA"/>
    <w:rsid w:val="03B15391"/>
    <w:rsid w:val="03B15C3D"/>
    <w:rsid w:val="03B22EB7"/>
    <w:rsid w:val="03B32B5D"/>
    <w:rsid w:val="03B32C3A"/>
    <w:rsid w:val="03B35CEE"/>
    <w:rsid w:val="03B44D00"/>
    <w:rsid w:val="03B53858"/>
    <w:rsid w:val="03B60F38"/>
    <w:rsid w:val="03B6353B"/>
    <w:rsid w:val="03B64756"/>
    <w:rsid w:val="03B81E27"/>
    <w:rsid w:val="03B9257F"/>
    <w:rsid w:val="03BB3BA4"/>
    <w:rsid w:val="03BC33E0"/>
    <w:rsid w:val="03BD2B9B"/>
    <w:rsid w:val="03BD362E"/>
    <w:rsid w:val="03BD3D36"/>
    <w:rsid w:val="03BD4950"/>
    <w:rsid w:val="03BD5AE4"/>
    <w:rsid w:val="03C027E2"/>
    <w:rsid w:val="03C02880"/>
    <w:rsid w:val="03C30C20"/>
    <w:rsid w:val="03C5791E"/>
    <w:rsid w:val="03C60672"/>
    <w:rsid w:val="03C62C80"/>
    <w:rsid w:val="03C71370"/>
    <w:rsid w:val="03CA0201"/>
    <w:rsid w:val="03CB495B"/>
    <w:rsid w:val="03CB4FEB"/>
    <w:rsid w:val="03CC4AB6"/>
    <w:rsid w:val="03CC75CC"/>
    <w:rsid w:val="03CD1D4F"/>
    <w:rsid w:val="03CD4539"/>
    <w:rsid w:val="03CF3F20"/>
    <w:rsid w:val="03CF5F34"/>
    <w:rsid w:val="03CF75C5"/>
    <w:rsid w:val="03D0039E"/>
    <w:rsid w:val="03D107ED"/>
    <w:rsid w:val="03D1158F"/>
    <w:rsid w:val="03D1333D"/>
    <w:rsid w:val="03D174BF"/>
    <w:rsid w:val="03D177E1"/>
    <w:rsid w:val="03D33559"/>
    <w:rsid w:val="03D453AA"/>
    <w:rsid w:val="03D63D06"/>
    <w:rsid w:val="03D80B70"/>
    <w:rsid w:val="03D81D97"/>
    <w:rsid w:val="03D876FE"/>
    <w:rsid w:val="03D92FDB"/>
    <w:rsid w:val="03D9305E"/>
    <w:rsid w:val="03DA314B"/>
    <w:rsid w:val="03DB4005"/>
    <w:rsid w:val="03DB75BC"/>
    <w:rsid w:val="03DD595F"/>
    <w:rsid w:val="03DD6052"/>
    <w:rsid w:val="03DE3CAC"/>
    <w:rsid w:val="03DF162E"/>
    <w:rsid w:val="03DF1EFE"/>
    <w:rsid w:val="03DF5153"/>
    <w:rsid w:val="03E05781"/>
    <w:rsid w:val="03E122EA"/>
    <w:rsid w:val="03E219EE"/>
    <w:rsid w:val="03E2267C"/>
    <w:rsid w:val="03E2554B"/>
    <w:rsid w:val="03E33071"/>
    <w:rsid w:val="03E421CE"/>
    <w:rsid w:val="03E43358"/>
    <w:rsid w:val="03E434F7"/>
    <w:rsid w:val="03E4419E"/>
    <w:rsid w:val="03E5503B"/>
    <w:rsid w:val="03E929F7"/>
    <w:rsid w:val="03E92ABD"/>
    <w:rsid w:val="03EC245A"/>
    <w:rsid w:val="03EE0393"/>
    <w:rsid w:val="03EF65E0"/>
    <w:rsid w:val="03F23F4C"/>
    <w:rsid w:val="03F32FEA"/>
    <w:rsid w:val="03F4111E"/>
    <w:rsid w:val="03F434D0"/>
    <w:rsid w:val="03F4527E"/>
    <w:rsid w:val="03F77A22"/>
    <w:rsid w:val="03F93855"/>
    <w:rsid w:val="03FA6D38"/>
    <w:rsid w:val="03FB4869"/>
    <w:rsid w:val="03FC0C0E"/>
    <w:rsid w:val="03FC2661"/>
    <w:rsid w:val="03FC506D"/>
    <w:rsid w:val="03FD117B"/>
    <w:rsid w:val="03FD6648"/>
    <w:rsid w:val="03FE71F2"/>
    <w:rsid w:val="03FE7EAB"/>
    <w:rsid w:val="03FF2FDC"/>
    <w:rsid w:val="04001E75"/>
    <w:rsid w:val="04003D6F"/>
    <w:rsid w:val="04012500"/>
    <w:rsid w:val="0402192F"/>
    <w:rsid w:val="0402799B"/>
    <w:rsid w:val="04071CEF"/>
    <w:rsid w:val="04075675"/>
    <w:rsid w:val="0408076B"/>
    <w:rsid w:val="040A1839"/>
    <w:rsid w:val="040B2CD7"/>
    <w:rsid w:val="040C0819"/>
    <w:rsid w:val="040D00EE"/>
    <w:rsid w:val="040D7D40"/>
    <w:rsid w:val="040D7F0E"/>
    <w:rsid w:val="040E1099"/>
    <w:rsid w:val="0410030A"/>
    <w:rsid w:val="04100615"/>
    <w:rsid w:val="04105830"/>
    <w:rsid w:val="04117B55"/>
    <w:rsid w:val="04117BDE"/>
    <w:rsid w:val="04123A1B"/>
    <w:rsid w:val="041616A2"/>
    <w:rsid w:val="04163446"/>
    <w:rsid w:val="04185410"/>
    <w:rsid w:val="041A1188"/>
    <w:rsid w:val="041C69A4"/>
    <w:rsid w:val="04200292"/>
    <w:rsid w:val="04233960"/>
    <w:rsid w:val="04241611"/>
    <w:rsid w:val="04244E42"/>
    <w:rsid w:val="04247FBF"/>
    <w:rsid w:val="042627A0"/>
    <w:rsid w:val="04263D76"/>
    <w:rsid w:val="04263F24"/>
    <w:rsid w:val="0426756C"/>
    <w:rsid w:val="04277401"/>
    <w:rsid w:val="04284E13"/>
    <w:rsid w:val="042A033D"/>
    <w:rsid w:val="042A7D5F"/>
    <w:rsid w:val="042B377D"/>
    <w:rsid w:val="042C0EBC"/>
    <w:rsid w:val="042C2C6A"/>
    <w:rsid w:val="042C4A18"/>
    <w:rsid w:val="042C5DF2"/>
    <w:rsid w:val="042C6976"/>
    <w:rsid w:val="042E69E2"/>
    <w:rsid w:val="043013BA"/>
    <w:rsid w:val="04310280"/>
    <w:rsid w:val="04312255"/>
    <w:rsid w:val="0432030A"/>
    <w:rsid w:val="04323B20"/>
    <w:rsid w:val="043615A3"/>
    <w:rsid w:val="04365896"/>
    <w:rsid w:val="04371D87"/>
    <w:rsid w:val="043833BC"/>
    <w:rsid w:val="04387C93"/>
    <w:rsid w:val="043A35D9"/>
    <w:rsid w:val="043B2EAD"/>
    <w:rsid w:val="043C673E"/>
    <w:rsid w:val="043D71F1"/>
    <w:rsid w:val="043F0BEF"/>
    <w:rsid w:val="043F1D3E"/>
    <w:rsid w:val="043F347F"/>
    <w:rsid w:val="04404104"/>
    <w:rsid w:val="04406715"/>
    <w:rsid w:val="04414837"/>
    <w:rsid w:val="044206BF"/>
    <w:rsid w:val="04435938"/>
    <w:rsid w:val="044576BB"/>
    <w:rsid w:val="04463566"/>
    <w:rsid w:val="04463D2B"/>
    <w:rsid w:val="04470EA6"/>
    <w:rsid w:val="044730A1"/>
    <w:rsid w:val="04473600"/>
    <w:rsid w:val="04475E32"/>
    <w:rsid w:val="044C330C"/>
    <w:rsid w:val="044C3E08"/>
    <w:rsid w:val="044C5F17"/>
    <w:rsid w:val="044D1D0A"/>
    <w:rsid w:val="044D1D5E"/>
    <w:rsid w:val="044E03A3"/>
    <w:rsid w:val="044E3A01"/>
    <w:rsid w:val="044E7348"/>
    <w:rsid w:val="04503A11"/>
    <w:rsid w:val="045123C2"/>
    <w:rsid w:val="04512416"/>
    <w:rsid w:val="0451447E"/>
    <w:rsid w:val="04514879"/>
    <w:rsid w:val="045152C2"/>
    <w:rsid w:val="04533DD0"/>
    <w:rsid w:val="04537ED8"/>
    <w:rsid w:val="04537FDC"/>
    <w:rsid w:val="0455303E"/>
    <w:rsid w:val="04555DB7"/>
    <w:rsid w:val="0455601D"/>
    <w:rsid w:val="04561706"/>
    <w:rsid w:val="04562E1F"/>
    <w:rsid w:val="045633F4"/>
    <w:rsid w:val="04583D3F"/>
    <w:rsid w:val="045A0787"/>
    <w:rsid w:val="045A1585"/>
    <w:rsid w:val="045A2B0C"/>
    <w:rsid w:val="045A3333"/>
    <w:rsid w:val="045D20E3"/>
    <w:rsid w:val="045D52C7"/>
    <w:rsid w:val="045E7A5A"/>
    <w:rsid w:val="04611584"/>
    <w:rsid w:val="04622A60"/>
    <w:rsid w:val="046248DD"/>
    <w:rsid w:val="04635006"/>
    <w:rsid w:val="046362D8"/>
    <w:rsid w:val="04636C3A"/>
    <w:rsid w:val="04640655"/>
    <w:rsid w:val="04642403"/>
    <w:rsid w:val="04685EF6"/>
    <w:rsid w:val="04693E8C"/>
    <w:rsid w:val="046A00BD"/>
    <w:rsid w:val="046B19E4"/>
    <w:rsid w:val="046C3066"/>
    <w:rsid w:val="046D3C77"/>
    <w:rsid w:val="046E5030"/>
    <w:rsid w:val="046E6DDE"/>
    <w:rsid w:val="046F362C"/>
    <w:rsid w:val="04702C03"/>
    <w:rsid w:val="047044D9"/>
    <w:rsid w:val="047168CE"/>
    <w:rsid w:val="04722D72"/>
    <w:rsid w:val="04722FB1"/>
    <w:rsid w:val="047243B4"/>
    <w:rsid w:val="04726106"/>
    <w:rsid w:val="04733D8D"/>
    <w:rsid w:val="04752092"/>
    <w:rsid w:val="04754DA4"/>
    <w:rsid w:val="04785EAF"/>
    <w:rsid w:val="047A1269"/>
    <w:rsid w:val="047A1C27"/>
    <w:rsid w:val="047C774D"/>
    <w:rsid w:val="047C7FFC"/>
    <w:rsid w:val="048056E8"/>
    <w:rsid w:val="0481142A"/>
    <w:rsid w:val="04814D63"/>
    <w:rsid w:val="04820ADC"/>
    <w:rsid w:val="048561A5"/>
    <w:rsid w:val="048707BA"/>
    <w:rsid w:val="04872D54"/>
    <w:rsid w:val="0488388E"/>
    <w:rsid w:val="0488782D"/>
    <w:rsid w:val="04891E6A"/>
    <w:rsid w:val="04895708"/>
    <w:rsid w:val="048A429F"/>
    <w:rsid w:val="048A51CC"/>
    <w:rsid w:val="048B150D"/>
    <w:rsid w:val="048B33D6"/>
    <w:rsid w:val="048B5C45"/>
    <w:rsid w:val="048B7990"/>
    <w:rsid w:val="048C3708"/>
    <w:rsid w:val="048C62E5"/>
    <w:rsid w:val="048D274B"/>
    <w:rsid w:val="048E2D41"/>
    <w:rsid w:val="048E7480"/>
    <w:rsid w:val="049031F8"/>
    <w:rsid w:val="04907952"/>
    <w:rsid w:val="04912ACD"/>
    <w:rsid w:val="04923C4F"/>
    <w:rsid w:val="049327EB"/>
    <w:rsid w:val="04934A97"/>
    <w:rsid w:val="0494247C"/>
    <w:rsid w:val="04956A61"/>
    <w:rsid w:val="04964902"/>
    <w:rsid w:val="04972A57"/>
    <w:rsid w:val="04983E5B"/>
    <w:rsid w:val="049916D3"/>
    <w:rsid w:val="049A4077"/>
    <w:rsid w:val="049B40B8"/>
    <w:rsid w:val="049C0A5F"/>
    <w:rsid w:val="049C0AEA"/>
    <w:rsid w:val="049C1A40"/>
    <w:rsid w:val="049C3424"/>
    <w:rsid w:val="049C3B87"/>
    <w:rsid w:val="049D306D"/>
    <w:rsid w:val="049D5529"/>
    <w:rsid w:val="049D6916"/>
    <w:rsid w:val="049E2FD8"/>
    <w:rsid w:val="049F168E"/>
    <w:rsid w:val="04A034A9"/>
    <w:rsid w:val="04A060B3"/>
    <w:rsid w:val="04A203D8"/>
    <w:rsid w:val="04A22F2C"/>
    <w:rsid w:val="04A24CDA"/>
    <w:rsid w:val="04A43ADA"/>
    <w:rsid w:val="04A44EF6"/>
    <w:rsid w:val="04A46CA4"/>
    <w:rsid w:val="04A70350"/>
    <w:rsid w:val="04A76684"/>
    <w:rsid w:val="04A76A35"/>
    <w:rsid w:val="04A942BA"/>
    <w:rsid w:val="04AA3578"/>
    <w:rsid w:val="04AA48C2"/>
    <w:rsid w:val="04AB0032"/>
    <w:rsid w:val="04AB3A87"/>
    <w:rsid w:val="04AB59EC"/>
    <w:rsid w:val="04AB649F"/>
    <w:rsid w:val="04AD2155"/>
    <w:rsid w:val="04AD7215"/>
    <w:rsid w:val="04AE18D1"/>
    <w:rsid w:val="04AE367F"/>
    <w:rsid w:val="04AF594A"/>
    <w:rsid w:val="04B0756B"/>
    <w:rsid w:val="04B135F6"/>
    <w:rsid w:val="04B44D69"/>
    <w:rsid w:val="04B45025"/>
    <w:rsid w:val="04B53D1B"/>
    <w:rsid w:val="04B554C7"/>
    <w:rsid w:val="04B55A95"/>
    <w:rsid w:val="04B705F5"/>
    <w:rsid w:val="04B759C9"/>
    <w:rsid w:val="04B769D7"/>
    <w:rsid w:val="04B81A3D"/>
    <w:rsid w:val="04B8657D"/>
    <w:rsid w:val="04BA6393"/>
    <w:rsid w:val="04BB10FA"/>
    <w:rsid w:val="04BC2845"/>
    <w:rsid w:val="04BD1B14"/>
    <w:rsid w:val="04BD38C2"/>
    <w:rsid w:val="04BE5FB8"/>
    <w:rsid w:val="04BF4FEF"/>
    <w:rsid w:val="04BF588C"/>
    <w:rsid w:val="04BF67BA"/>
    <w:rsid w:val="04BF763A"/>
    <w:rsid w:val="04C020AE"/>
    <w:rsid w:val="04C03400"/>
    <w:rsid w:val="04C11775"/>
    <w:rsid w:val="04C15A35"/>
    <w:rsid w:val="04C31895"/>
    <w:rsid w:val="04C35989"/>
    <w:rsid w:val="04C42EA2"/>
    <w:rsid w:val="04C45905"/>
    <w:rsid w:val="04C508EB"/>
    <w:rsid w:val="04C52383"/>
    <w:rsid w:val="04C62786"/>
    <w:rsid w:val="04C6527D"/>
    <w:rsid w:val="04C82992"/>
    <w:rsid w:val="04C97FB1"/>
    <w:rsid w:val="04CB5FDF"/>
    <w:rsid w:val="04CC1B8E"/>
    <w:rsid w:val="04CD5921"/>
    <w:rsid w:val="04CD5CC0"/>
    <w:rsid w:val="04D01847"/>
    <w:rsid w:val="04D035F5"/>
    <w:rsid w:val="04D23811"/>
    <w:rsid w:val="04D330E5"/>
    <w:rsid w:val="04D42CE5"/>
    <w:rsid w:val="04D50921"/>
    <w:rsid w:val="04D57961"/>
    <w:rsid w:val="04D62BAC"/>
    <w:rsid w:val="04D72767"/>
    <w:rsid w:val="04D81C14"/>
    <w:rsid w:val="04D97651"/>
    <w:rsid w:val="04DA126C"/>
    <w:rsid w:val="04DD3F64"/>
    <w:rsid w:val="04DF1A8A"/>
    <w:rsid w:val="04DF4324"/>
    <w:rsid w:val="04E04692"/>
    <w:rsid w:val="04E06F48"/>
    <w:rsid w:val="04E07792"/>
    <w:rsid w:val="04E11CA6"/>
    <w:rsid w:val="04E14AA3"/>
    <w:rsid w:val="04E15802"/>
    <w:rsid w:val="04E24FAD"/>
    <w:rsid w:val="04E42B6A"/>
    <w:rsid w:val="04E50D2A"/>
    <w:rsid w:val="04E52260"/>
    <w:rsid w:val="04E54597"/>
    <w:rsid w:val="04E60F50"/>
    <w:rsid w:val="04E70524"/>
    <w:rsid w:val="04E74C81"/>
    <w:rsid w:val="04E86B91"/>
    <w:rsid w:val="04E91F47"/>
    <w:rsid w:val="04EA720C"/>
    <w:rsid w:val="04EB48D3"/>
    <w:rsid w:val="04ED064B"/>
    <w:rsid w:val="04ED41A7"/>
    <w:rsid w:val="04ED6252"/>
    <w:rsid w:val="04EDC351"/>
    <w:rsid w:val="04EE43FC"/>
    <w:rsid w:val="04EE6171"/>
    <w:rsid w:val="04F03C97"/>
    <w:rsid w:val="04F120A6"/>
    <w:rsid w:val="04F27A0F"/>
    <w:rsid w:val="04F27FBA"/>
    <w:rsid w:val="04F296CB"/>
    <w:rsid w:val="04F46100"/>
    <w:rsid w:val="04F501D6"/>
    <w:rsid w:val="04F55751"/>
    <w:rsid w:val="04F6126D"/>
    <w:rsid w:val="04F77ECD"/>
    <w:rsid w:val="04F80D9E"/>
    <w:rsid w:val="04F82298"/>
    <w:rsid w:val="04FA0856"/>
    <w:rsid w:val="04FA17DC"/>
    <w:rsid w:val="04FB7B6B"/>
    <w:rsid w:val="04FC1B06"/>
    <w:rsid w:val="04FE1A52"/>
    <w:rsid w:val="04FE5659"/>
    <w:rsid w:val="04FF0262"/>
    <w:rsid w:val="04FF3EDA"/>
    <w:rsid w:val="05002F87"/>
    <w:rsid w:val="05015EA4"/>
    <w:rsid w:val="0502366C"/>
    <w:rsid w:val="05044483"/>
    <w:rsid w:val="0504615D"/>
    <w:rsid w:val="05050C57"/>
    <w:rsid w:val="05056EA8"/>
    <w:rsid w:val="0506494D"/>
    <w:rsid w:val="050A1F49"/>
    <w:rsid w:val="050A7713"/>
    <w:rsid w:val="050B4C7D"/>
    <w:rsid w:val="050F395B"/>
    <w:rsid w:val="050F6813"/>
    <w:rsid w:val="05120AEF"/>
    <w:rsid w:val="05123C0E"/>
    <w:rsid w:val="05141CEE"/>
    <w:rsid w:val="0514288D"/>
    <w:rsid w:val="05145BD8"/>
    <w:rsid w:val="05151530"/>
    <w:rsid w:val="05184F9C"/>
    <w:rsid w:val="05195543"/>
    <w:rsid w:val="051B0385"/>
    <w:rsid w:val="051C2946"/>
    <w:rsid w:val="051C4A8C"/>
    <w:rsid w:val="051D6B66"/>
    <w:rsid w:val="051E0804"/>
    <w:rsid w:val="051E4103"/>
    <w:rsid w:val="052027CE"/>
    <w:rsid w:val="052222BA"/>
    <w:rsid w:val="05241B93"/>
    <w:rsid w:val="05257DE5"/>
    <w:rsid w:val="05281683"/>
    <w:rsid w:val="05291435"/>
    <w:rsid w:val="052B205C"/>
    <w:rsid w:val="052B2F21"/>
    <w:rsid w:val="052D07B3"/>
    <w:rsid w:val="052D0A47"/>
    <w:rsid w:val="052E0197"/>
    <w:rsid w:val="052E6294"/>
    <w:rsid w:val="052E656D"/>
    <w:rsid w:val="052F03EB"/>
    <w:rsid w:val="052F0FBF"/>
    <w:rsid w:val="05300538"/>
    <w:rsid w:val="05302F89"/>
    <w:rsid w:val="053049C4"/>
    <w:rsid w:val="05314697"/>
    <w:rsid w:val="05322502"/>
    <w:rsid w:val="05355B4E"/>
    <w:rsid w:val="05373674"/>
    <w:rsid w:val="05377162"/>
    <w:rsid w:val="05384A9A"/>
    <w:rsid w:val="05386EE3"/>
    <w:rsid w:val="05394859"/>
    <w:rsid w:val="05395E91"/>
    <w:rsid w:val="053A14CA"/>
    <w:rsid w:val="053A4899"/>
    <w:rsid w:val="053A4D94"/>
    <w:rsid w:val="053A7834"/>
    <w:rsid w:val="053B7270"/>
    <w:rsid w:val="053F07CA"/>
    <w:rsid w:val="053F47D4"/>
    <w:rsid w:val="054031ED"/>
    <w:rsid w:val="054046EC"/>
    <w:rsid w:val="05412745"/>
    <w:rsid w:val="0541782E"/>
    <w:rsid w:val="05420F03"/>
    <w:rsid w:val="05461B09"/>
    <w:rsid w:val="05465FAD"/>
    <w:rsid w:val="05467D5B"/>
    <w:rsid w:val="054936F8"/>
    <w:rsid w:val="054A0D3F"/>
    <w:rsid w:val="054C1BB4"/>
    <w:rsid w:val="054C23C0"/>
    <w:rsid w:val="054D091D"/>
    <w:rsid w:val="054D0B60"/>
    <w:rsid w:val="054D158E"/>
    <w:rsid w:val="054D1B01"/>
    <w:rsid w:val="054D2E98"/>
    <w:rsid w:val="054D7F68"/>
    <w:rsid w:val="054F4E62"/>
    <w:rsid w:val="05502987"/>
    <w:rsid w:val="055236B8"/>
    <w:rsid w:val="05526700"/>
    <w:rsid w:val="05542478"/>
    <w:rsid w:val="05542FD7"/>
    <w:rsid w:val="05575AC4"/>
    <w:rsid w:val="055867D2"/>
    <w:rsid w:val="055A0FC0"/>
    <w:rsid w:val="055B36D2"/>
    <w:rsid w:val="055C132D"/>
    <w:rsid w:val="055C757F"/>
    <w:rsid w:val="055E32F7"/>
    <w:rsid w:val="055E50A5"/>
    <w:rsid w:val="055F758B"/>
    <w:rsid w:val="05601298"/>
    <w:rsid w:val="05615EC0"/>
    <w:rsid w:val="05630882"/>
    <w:rsid w:val="056401E1"/>
    <w:rsid w:val="05662D56"/>
    <w:rsid w:val="05665D07"/>
    <w:rsid w:val="05681A7F"/>
    <w:rsid w:val="056826B0"/>
    <w:rsid w:val="05687E96"/>
    <w:rsid w:val="056A3A4A"/>
    <w:rsid w:val="056A57F8"/>
    <w:rsid w:val="056C4466"/>
    <w:rsid w:val="056D0B77"/>
    <w:rsid w:val="056D353A"/>
    <w:rsid w:val="056D6605"/>
    <w:rsid w:val="056E255D"/>
    <w:rsid w:val="056F0F09"/>
    <w:rsid w:val="05706B86"/>
    <w:rsid w:val="057077FD"/>
    <w:rsid w:val="0571302A"/>
    <w:rsid w:val="05714406"/>
    <w:rsid w:val="05740424"/>
    <w:rsid w:val="0574467C"/>
    <w:rsid w:val="05747309"/>
    <w:rsid w:val="05752055"/>
    <w:rsid w:val="05760640"/>
    <w:rsid w:val="05763CEC"/>
    <w:rsid w:val="057656C9"/>
    <w:rsid w:val="0577410E"/>
    <w:rsid w:val="05791767"/>
    <w:rsid w:val="057950E1"/>
    <w:rsid w:val="057B7A05"/>
    <w:rsid w:val="057C0E59"/>
    <w:rsid w:val="057C1616"/>
    <w:rsid w:val="057C377D"/>
    <w:rsid w:val="057D3E55"/>
    <w:rsid w:val="057F0C27"/>
    <w:rsid w:val="057F6DC9"/>
    <w:rsid w:val="05810191"/>
    <w:rsid w:val="0581037A"/>
    <w:rsid w:val="05812981"/>
    <w:rsid w:val="05812B41"/>
    <w:rsid w:val="05814E3D"/>
    <w:rsid w:val="05815E78"/>
    <w:rsid w:val="058368B9"/>
    <w:rsid w:val="05843D42"/>
    <w:rsid w:val="05850883"/>
    <w:rsid w:val="05851996"/>
    <w:rsid w:val="05852631"/>
    <w:rsid w:val="058556BD"/>
    <w:rsid w:val="05860D04"/>
    <w:rsid w:val="058710F3"/>
    <w:rsid w:val="05883602"/>
    <w:rsid w:val="058B2C36"/>
    <w:rsid w:val="058C7E64"/>
    <w:rsid w:val="058D4D9A"/>
    <w:rsid w:val="058D599B"/>
    <w:rsid w:val="058F34B0"/>
    <w:rsid w:val="058F43B9"/>
    <w:rsid w:val="058F7F0C"/>
    <w:rsid w:val="05905049"/>
    <w:rsid w:val="059053A1"/>
    <w:rsid w:val="05914AD4"/>
    <w:rsid w:val="05917430"/>
    <w:rsid w:val="059179B9"/>
    <w:rsid w:val="059211F2"/>
    <w:rsid w:val="05924D4E"/>
    <w:rsid w:val="05936B23"/>
    <w:rsid w:val="059403BE"/>
    <w:rsid w:val="05946D18"/>
    <w:rsid w:val="0595404D"/>
    <w:rsid w:val="05956435"/>
    <w:rsid w:val="059565ED"/>
    <w:rsid w:val="0596483F"/>
    <w:rsid w:val="05967AD2"/>
    <w:rsid w:val="05971E49"/>
    <w:rsid w:val="05980B51"/>
    <w:rsid w:val="05983B52"/>
    <w:rsid w:val="0599422C"/>
    <w:rsid w:val="05995B9D"/>
    <w:rsid w:val="05997E8B"/>
    <w:rsid w:val="059A1024"/>
    <w:rsid w:val="059A5852"/>
    <w:rsid w:val="059B00A7"/>
    <w:rsid w:val="059B471E"/>
    <w:rsid w:val="059C4680"/>
    <w:rsid w:val="059C5EBF"/>
    <w:rsid w:val="059C61FC"/>
    <w:rsid w:val="059C797B"/>
    <w:rsid w:val="059E34DF"/>
    <w:rsid w:val="059F79C8"/>
    <w:rsid w:val="05A00371"/>
    <w:rsid w:val="05A12174"/>
    <w:rsid w:val="05A12C38"/>
    <w:rsid w:val="05A1565B"/>
    <w:rsid w:val="05A160A6"/>
    <w:rsid w:val="05A1685D"/>
    <w:rsid w:val="05A21435"/>
    <w:rsid w:val="05A30D0A"/>
    <w:rsid w:val="05A36F5B"/>
    <w:rsid w:val="05A43E33"/>
    <w:rsid w:val="05A44DA6"/>
    <w:rsid w:val="05A47762"/>
    <w:rsid w:val="05A52CD4"/>
    <w:rsid w:val="05A56137"/>
    <w:rsid w:val="05A64C28"/>
    <w:rsid w:val="05A76A4C"/>
    <w:rsid w:val="05A81367"/>
    <w:rsid w:val="05A84F1A"/>
    <w:rsid w:val="05A9159E"/>
    <w:rsid w:val="05AC22B4"/>
    <w:rsid w:val="05AE568A"/>
    <w:rsid w:val="05AF11EB"/>
    <w:rsid w:val="05B244E7"/>
    <w:rsid w:val="05B3140F"/>
    <w:rsid w:val="05B41D00"/>
    <w:rsid w:val="05B45643"/>
    <w:rsid w:val="05B45A27"/>
    <w:rsid w:val="05B5116C"/>
    <w:rsid w:val="05B656B1"/>
    <w:rsid w:val="05B8FDC6"/>
    <w:rsid w:val="05BB0C7F"/>
    <w:rsid w:val="05BB6053"/>
    <w:rsid w:val="05BC001D"/>
    <w:rsid w:val="05BC16F3"/>
    <w:rsid w:val="05BC1DCB"/>
    <w:rsid w:val="05BD1B89"/>
    <w:rsid w:val="05BE3D95"/>
    <w:rsid w:val="05BE78F1"/>
    <w:rsid w:val="05BF2F11"/>
    <w:rsid w:val="05C01A4A"/>
    <w:rsid w:val="05C11062"/>
    <w:rsid w:val="05C25634"/>
    <w:rsid w:val="05C50C88"/>
    <w:rsid w:val="05C521ED"/>
    <w:rsid w:val="05C71C5A"/>
    <w:rsid w:val="05C752BF"/>
    <w:rsid w:val="05C84C14"/>
    <w:rsid w:val="05C91AE2"/>
    <w:rsid w:val="05C91EBF"/>
    <w:rsid w:val="05CA0095"/>
    <w:rsid w:val="05CA273A"/>
    <w:rsid w:val="05CA4E5C"/>
    <w:rsid w:val="05CB200E"/>
    <w:rsid w:val="05CB3ACD"/>
    <w:rsid w:val="05CC64B2"/>
    <w:rsid w:val="05CC7AD9"/>
    <w:rsid w:val="05CD0844"/>
    <w:rsid w:val="05CD5D86"/>
    <w:rsid w:val="05CF238B"/>
    <w:rsid w:val="05D03FB0"/>
    <w:rsid w:val="05D1049A"/>
    <w:rsid w:val="05D1072E"/>
    <w:rsid w:val="05D11B57"/>
    <w:rsid w:val="05D15877"/>
    <w:rsid w:val="05D21B86"/>
    <w:rsid w:val="05D45367"/>
    <w:rsid w:val="05D610DF"/>
    <w:rsid w:val="05D61CD8"/>
    <w:rsid w:val="05D6585B"/>
    <w:rsid w:val="05D670A8"/>
    <w:rsid w:val="05D67331"/>
    <w:rsid w:val="05D72F42"/>
    <w:rsid w:val="05D7493E"/>
    <w:rsid w:val="05D8245A"/>
    <w:rsid w:val="05D84E57"/>
    <w:rsid w:val="05D87A8B"/>
    <w:rsid w:val="05D91C2B"/>
    <w:rsid w:val="05DA7958"/>
    <w:rsid w:val="05DB7AB0"/>
    <w:rsid w:val="05DD1561"/>
    <w:rsid w:val="05DE1D42"/>
    <w:rsid w:val="05DE7F94"/>
    <w:rsid w:val="05E01F5E"/>
    <w:rsid w:val="05E27A84"/>
    <w:rsid w:val="05E337FC"/>
    <w:rsid w:val="05E561DB"/>
    <w:rsid w:val="05E623FF"/>
    <w:rsid w:val="05E64B55"/>
    <w:rsid w:val="05E71996"/>
    <w:rsid w:val="05EC445F"/>
    <w:rsid w:val="05EC5107"/>
    <w:rsid w:val="05EC5241"/>
    <w:rsid w:val="05ED1BAF"/>
    <w:rsid w:val="05ED1EC4"/>
    <w:rsid w:val="05EE0D1B"/>
    <w:rsid w:val="05EF21A1"/>
    <w:rsid w:val="05EF38F5"/>
    <w:rsid w:val="05EF3F4F"/>
    <w:rsid w:val="05EF724D"/>
    <w:rsid w:val="05F17CC7"/>
    <w:rsid w:val="05F22874"/>
    <w:rsid w:val="05F264C6"/>
    <w:rsid w:val="05F314E2"/>
    <w:rsid w:val="05F46082"/>
    <w:rsid w:val="05F479E1"/>
    <w:rsid w:val="05F50CE3"/>
    <w:rsid w:val="05F650A7"/>
    <w:rsid w:val="05F652DD"/>
    <w:rsid w:val="05F76C09"/>
    <w:rsid w:val="05F814A1"/>
    <w:rsid w:val="05F9301F"/>
    <w:rsid w:val="05FB3305"/>
    <w:rsid w:val="05FB4360"/>
    <w:rsid w:val="05FC437C"/>
    <w:rsid w:val="05FD2C15"/>
    <w:rsid w:val="05FF7CD2"/>
    <w:rsid w:val="060043AE"/>
    <w:rsid w:val="06004C27"/>
    <w:rsid w:val="06012BD1"/>
    <w:rsid w:val="06023C82"/>
    <w:rsid w:val="06034B48"/>
    <w:rsid w:val="06035C4C"/>
    <w:rsid w:val="060519C4"/>
    <w:rsid w:val="06080D24"/>
    <w:rsid w:val="06093262"/>
    <w:rsid w:val="0609631D"/>
    <w:rsid w:val="060A55CA"/>
    <w:rsid w:val="060B0C35"/>
    <w:rsid w:val="060B2F94"/>
    <w:rsid w:val="060C3C69"/>
    <w:rsid w:val="060D1F8F"/>
    <w:rsid w:val="060D2259"/>
    <w:rsid w:val="060D721C"/>
    <w:rsid w:val="060F6779"/>
    <w:rsid w:val="061027AD"/>
    <w:rsid w:val="06112117"/>
    <w:rsid w:val="06116039"/>
    <w:rsid w:val="06125A95"/>
    <w:rsid w:val="06127C3D"/>
    <w:rsid w:val="06146648"/>
    <w:rsid w:val="06151E44"/>
    <w:rsid w:val="06167CB9"/>
    <w:rsid w:val="06167DC6"/>
    <w:rsid w:val="06170FAD"/>
    <w:rsid w:val="061839B1"/>
    <w:rsid w:val="0619721E"/>
    <w:rsid w:val="061B23E7"/>
    <w:rsid w:val="061B5786"/>
    <w:rsid w:val="061C5E02"/>
    <w:rsid w:val="061D76FA"/>
    <w:rsid w:val="062002F5"/>
    <w:rsid w:val="0620244E"/>
    <w:rsid w:val="06212E9B"/>
    <w:rsid w:val="0621A7F1"/>
    <w:rsid w:val="06262C31"/>
    <w:rsid w:val="062736E9"/>
    <w:rsid w:val="0627677D"/>
    <w:rsid w:val="06277B8D"/>
    <w:rsid w:val="06293076"/>
    <w:rsid w:val="062A086E"/>
    <w:rsid w:val="062A142B"/>
    <w:rsid w:val="062A4F87"/>
    <w:rsid w:val="062B2ABB"/>
    <w:rsid w:val="062C6F51"/>
    <w:rsid w:val="062D1307"/>
    <w:rsid w:val="062D49F0"/>
    <w:rsid w:val="062E0DC4"/>
    <w:rsid w:val="062E0F1B"/>
    <w:rsid w:val="062E2CC9"/>
    <w:rsid w:val="062F07EF"/>
    <w:rsid w:val="062F259D"/>
    <w:rsid w:val="062F649E"/>
    <w:rsid w:val="06306A77"/>
    <w:rsid w:val="063127B9"/>
    <w:rsid w:val="0631590F"/>
    <w:rsid w:val="06326113"/>
    <w:rsid w:val="06330EA2"/>
    <w:rsid w:val="06332ED5"/>
    <w:rsid w:val="06361B7E"/>
    <w:rsid w:val="06387489"/>
    <w:rsid w:val="0639166E"/>
    <w:rsid w:val="06395B96"/>
    <w:rsid w:val="063A56D2"/>
    <w:rsid w:val="063A6703"/>
    <w:rsid w:val="063A7B9F"/>
    <w:rsid w:val="063B53E6"/>
    <w:rsid w:val="063B7194"/>
    <w:rsid w:val="063C093A"/>
    <w:rsid w:val="063D1E23"/>
    <w:rsid w:val="063D2F0C"/>
    <w:rsid w:val="063E168A"/>
    <w:rsid w:val="064029FC"/>
    <w:rsid w:val="06406910"/>
    <w:rsid w:val="06407478"/>
    <w:rsid w:val="064144D9"/>
    <w:rsid w:val="06416AF5"/>
    <w:rsid w:val="06417125"/>
    <w:rsid w:val="064222D0"/>
    <w:rsid w:val="06431BDB"/>
    <w:rsid w:val="06434302"/>
    <w:rsid w:val="0643749A"/>
    <w:rsid w:val="06442FDB"/>
    <w:rsid w:val="0644654F"/>
    <w:rsid w:val="0645319E"/>
    <w:rsid w:val="06475B39"/>
    <w:rsid w:val="06475FFC"/>
    <w:rsid w:val="06482885"/>
    <w:rsid w:val="06483DF7"/>
    <w:rsid w:val="06494F63"/>
    <w:rsid w:val="0649A4B9"/>
    <w:rsid w:val="064A6717"/>
    <w:rsid w:val="064E4658"/>
    <w:rsid w:val="064E630F"/>
    <w:rsid w:val="064F49ED"/>
    <w:rsid w:val="06507FCA"/>
    <w:rsid w:val="0651552F"/>
    <w:rsid w:val="065169B7"/>
    <w:rsid w:val="06525F1B"/>
    <w:rsid w:val="06533DF8"/>
    <w:rsid w:val="065344DE"/>
    <w:rsid w:val="06552A11"/>
    <w:rsid w:val="06563FCE"/>
    <w:rsid w:val="06565D7C"/>
    <w:rsid w:val="06566C4B"/>
    <w:rsid w:val="065730FE"/>
    <w:rsid w:val="065771C5"/>
    <w:rsid w:val="06581AF4"/>
    <w:rsid w:val="065A28B4"/>
    <w:rsid w:val="065A6423"/>
    <w:rsid w:val="065A7885"/>
    <w:rsid w:val="065B5A88"/>
    <w:rsid w:val="065D59B9"/>
    <w:rsid w:val="065E2E82"/>
    <w:rsid w:val="065F5B9F"/>
    <w:rsid w:val="06600EBD"/>
    <w:rsid w:val="06606AE6"/>
    <w:rsid w:val="06606BFB"/>
    <w:rsid w:val="06607F51"/>
    <w:rsid w:val="06621140"/>
    <w:rsid w:val="06622973"/>
    <w:rsid w:val="06626CE1"/>
    <w:rsid w:val="06642AFB"/>
    <w:rsid w:val="066507F1"/>
    <w:rsid w:val="06652463"/>
    <w:rsid w:val="06654211"/>
    <w:rsid w:val="06691ECB"/>
    <w:rsid w:val="06691F53"/>
    <w:rsid w:val="06695AAF"/>
    <w:rsid w:val="066A1C08"/>
    <w:rsid w:val="066B6972"/>
    <w:rsid w:val="066C1A43"/>
    <w:rsid w:val="066C4D95"/>
    <w:rsid w:val="066C559F"/>
    <w:rsid w:val="066D4C79"/>
    <w:rsid w:val="066E30C6"/>
    <w:rsid w:val="066E7569"/>
    <w:rsid w:val="06705728"/>
    <w:rsid w:val="067113C7"/>
    <w:rsid w:val="06712BB6"/>
    <w:rsid w:val="06727380"/>
    <w:rsid w:val="06735E16"/>
    <w:rsid w:val="067508F8"/>
    <w:rsid w:val="067526A6"/>
    <w:rsid w:val="06754D5D"/>
    <w:rsid w:val="067631EC"/>
    <w:rsid w:val="06764670"/>
    <w:rsid w:val="06796804"/>
    <w:rsid w:val="067A40B5"/>
    <w:rsid w:val="067A444C"/>
    <w:rsid w:val="067A44A9"/>
    <w:rsid w:val="067A57F6"/>
    <w:rsid w:val="067A5F0E"/>
    <w:rsid w:val="067C0004"/>
    <w:rsid w:val="067C0116"/>
    <w:rsid w:val="067D155B"/>
    <w:rsid w:val="067D51FB"/>
    <w:rsid w:val="067F1777"/>
    <w:rsid w:val="067F52D3"/>
    <w:rsid w:val="068105C8"/>
    <w:rsid w:val="068231C6"/>
    <w:rsid w:val="06826B71"/>
    <w:rsid w:val="06830BF1"/>
    <w:rsid w:val="06834001"/>
    <w:rsid w:val="06841BF7"/>
    <w:rsid w:val="068428E9"/>
    <w:rsid w:val="068510F6"/>
    <w:rsid w:val="06851518"/>
    <w:rsid w:val="068704FA"/>
    <w:rsid w:val="06880E7A"/>
    <w:rsid w:val="0688675E"/>
    <w:rsid w:val="068A63E5"/>
    <w:rsid w:val="068E3768"/>
    <w:rsid w:val="06900A87"/>
    <w:rsid w:val="06902B37"/>
    <w:rsid w:val="069033AA"/>
    <w:rsid w:val="069114AA"/>
    <w:rsid w:val="069175A7"/>
    <w:rsid w:val="06937E75"/>
    <w:rsid w:val="069411A0"/>
    <w:rsid w:val="069468A4"/>
    <w:rsid w:val="06955033"/>
    <w:rsid w:val="0696388E"/>
    <w:rsid w:val="069664CF"/>
    <w:rsid w:val="0697117E"/>
    <w:rsid w:val="06977B64"/>
    <w:rsid w:val="06982838"/>
    <w:rsid w:val="06986CDF"/>
    <w:rsid w:val="0699080E"/>
    <w:rsid w:val="06994908"/>
    <w:rsid w:val="069A0081"/>
    <w:rsid w:val="069C1F72"/>
    <w:rsid w:val="069C79E8"/>
    <w:rsid w:val="069D7E4F"/>
    <w:rsid w:val="069E51D8"/>
    <w:rsid w:val="069F0E7C"/>
    <w:rsid w:val="069F27BB"/>
    <w:rsid w:val="069F78A5"/>
    <w:rsid w:val="06A005D3"/>
    <w:rsid w:val="06A01D79"/>
    <w:rsid w:val="06A13054"/>
    <w:rsid w:val="06A23A94"/>
    <w:rsid w:val="06A33A0C"/>
    <w:rsid w:val="06A37626"/>
    <w:rsid w:val="06A400B9"/>
    <w:rsid w:val="06A4623A"/>
    <w:rsid w:val="06A47322"/>
    <w:rsid w:val="06A61423"/>
    <w:rsid w:val="06AB2BBB"/>
    <w:rsid w:val="06AB4D78"/>
    <w:rsid w:val="06AB60C8"/>
    <w:rsid w:val="06AC1E40"/>
    <w:rsid w:val="06AC6A68"/>
    <w:rsid w:val="06AE2EDB"/>
    <w:rsid w:val="06AE3E0A"/>
    <w:rsid w:val="06AE58C6"/>
    <w:rsid w:val="06AE5BB8"/>
    <w:rsid w:val="06AE7966"/>
    <w:rsid w:val="06AF1F22"/>
    <w:rsid w:val="06AF735A"/>
    <w:rsid w:val="06B01930"/>
    <w:rsid w:val="06B06ACE"/>
    <w:rsid w:val="06B119B0"/>
    <w:rsid w:val="06B22DB6"/>
    <w:rsid w:val="06B30D6E"/>
    <w:rsid w:val="06B3356D"/>
    <w:rsid w:val="06B54E24"/>
    <w:rsid w:val="06B70F10"/>
    <w:rsid w:val="06B71B32"/>
    <w:rsid w:val="06B744A5"/>
    <w:rsid w:val="06B76B81"/>
    <w:rsid w:val="06B86C28"/>
    <w:rsid w:val="06BB2106"/>
    <w:rsid w:val="06BB35BE"/>
    <w:rsid w:val="06BC1D3F"/>
    <w:rsid w:val="06BC6527"/>
    <w:rsid w:val="06BD229F"/>
    <w:rsid w:val="06BF6017"/>
    <w:rsid w:val="06C01866"/>
    <w:rsid w:val="06C064F8"/>
    <w:rsid w:val="06C07699"/>
    <w:rsid w:val="06C23411"/>
    <w:rsid w:val="06C26997"/>
    <w:rsid w:val="06C3510C"/>
    <w:rsid w:val="06C36C5A"/>
    <w:rsid w:val="06C414B1"/>
    <w:rsid w:val="06C56090"/>
    <w:rsid w:val="06C62F02"/>
    <w:rsid w:val="06C733E9"/>
    <w:rsid w:val="06C7429B"/>
    <w:rsid w:val="06C947A0"/>
    <w:rsid w:val="06CB01D1"/>
    <w:rsid w:val="06CB0518"/>
    <w:rsid w:val="06CB3C0E"/>
    <w:rsid w:val="06CC4290"/>
    <w:rsid w:val="06CC7187"/>
    <w:rsid w:val="06CE0E4D"/>
    <w:rsid w:val="06CE27A8"/>
    <w:rsid w:val="06CF72C5"/>
    <w:rsid w:val="06D0422B"/>
    <w:rsid w:val="06D10D0F"/>
    <w:rsid w:val="06D23AEA"/>
    <w:rsid w:val="06D25D4A"/>
    <w:rsid w:val="06D27DBE"/>
    <w:rsid w:val="06D35654"/>
    <w:rsid w:val="06D373CC"/>
    <w:rsid w:val="06D50144"/>
    <w:rsid w:val="06D51397"/>
    <w:rsid w:val="06D52491"/>
    <w:rsid w:val="06D6041C"/>
    <w:rsid w:val="06D61AD5"/>
    <w:rsid w:val="06D66EBD"/>
    <w:rsid w:val="06D85DD9"/>
    <w:rsid w:val="06D870D9"/>
    <w:rsid w:val="06D95E44"/>
    <w:rsid w:val="06DA075B"/>
    <w:rsid w:val="06DA52CD"/>
    <w:rsid w:val="06DB05E9"/>
    <w:rsid w:val="06DB7B9E"/>
    <w:rsid w:val="06DC2725"/>
    <w:rsid w:val="06DE2DD4"/>
    <w:rsid w:val="06DE46EF"/>
    <w:rsid w:val="06E11AE9"/>
    <w:rsid w:val="06E167B7"/>
    <w:rsid w:val="06E2225A"/>
    <w:rsid w:val="06E33324"/>
    <w:rsid w:val="06E415DA"/>
    <w:rsid w:val="06E447B4"/>
    <w:rsid w:val="06E63315"/>
    <w:rsid w:val="06E635A4"/>
    <w:rsid w:val="06E83BFA"/>
    <w:rsid w:val="06E93094"/>
    <w:rsid w:val="06E96BF0"/>
    <w:rsid w:val="06EA39DF"/>
    <w:rsid w:val="06EB1AB6"/>
    <w:rsid w:val="06EB1DD6"/>
    <w:rsid w:val="06EC3FE9"/>
    <w:rsid w:val="06ED260D"/>
    <w:rsid w:val="06EE4206"/>
    <w:rsid w:val="06EF77FE"/>
    <w:rsid w:val="06F03E3F"/>
    <w:rsid w:val="06F043AF"/>
    <w:rsid w:val="06F04422"/>
    <w:rsid w:val="06F046C6"/>
    <w:rsid w:val="06F149D2"/>
    <w:rsid w:val="06F2019A"/>
    <w:rsid w:val="06F21F49"/>
    <w:rsid w:val="06F27126"/>
    <w:rsid w:val="06F35CC1"/>
    <w:rsid w:val="06F40D9F"/>
    <w:rsid w:val="06F52161"/>
    <w:rsid w:val="06F53BF2"/>
    <w:rsid w:val="06F6179A"/>
    <w:rsid w:val="06F63DAA"/>
    <w:rsid w:val="06FA0DFD"/>
    <w:rsid w:val="06FA61B4"/>
    <w:rsid w:val="06FB09BF"/>
    <w:rsid w:val="06FB1644"/>
    <w:rsid w:val="06FB2BEE"/>
    <w:rsid w:val="06FB7E6A"/>
    <w:rsid w:val="06FC4B75"/>
    <w:rsid w:val="06FC4E0B"/>
    <w:rsid w:val="06FD099E"/>
    <w:rsid w:val="06FE75E9"/>
    <w:rsid w:val="06FF01C2"/>
    <w:rsid w:val="06FF4665"/>
    <w:rsid w:val="07001132"/>
    <w:rsid w:val="070041DD"/>
    <w:rsid w:val="07013888"/>
    <w:rsid w:val="07017408"/>
    <w:rsid w:val="07017A67"/>
    <w:rsid w:val="07025256"/>
    <w:rsid w:val="07027CB2"/>
    <w:rsid w:val="070367CA"/>
    <w:rsid w:val="0703747A"/>
    <w:rsid w:val="07043A2A"/>
    <w:rsid w:val="0705522E"/>
    <w:rsid w:val="07060929"/>
    <w:rsid w:val="07060F91"/>
    <w:rsid w:val="070672A5"/>
    <w:rsid w:val="070677A2"/>
    <w:rsid w:val="070707B5"/>
    <w:rsid w:val="07070BC2"/>
    <w:rsid w:val="070752C8"/>
    <w:rsid w:val="07084FD2"/>
    <w:rsid w:val="070954E4"/>
    <w:rsid w:val="070A002A"/>
    <w:rsid w:val="070C0816"/>
    <w:rsid w:val="070C5024"/>
    <w:rsid w:val="070E2C7B"/>
    <w:rsid w:val="070E48A8"/>
    <w:rsid w:val="070F2837"/>
    <w:rsid w:val="07101348"/>
    <w:rsid w:val="071043B5"/>
    <w:rsid w:val="071105A0"/>
    <w:rsid w:val="0711419F"/>
    <w:rsid w:val="071210B3"/>
    <w:rsid w:val="07125F5D"/>
    <w:rsid w:val="07133C6D"/>
    <w:rsid w:val="0713598C"/>
    <w:rsid w:val="071366F8"/>
    <w:rsid w:val="071368AD"/>
    <w:rsid w:val="071541D6"/>
    <w:rsid w:val="07163DF5"/>
    <w:rsid w:val="07166E4C"/>
    <w:rsid w:val="07167277"/>
    <w:rsid w:val="071719AF"/>
    <w:rsid w:val="071823B9"/>
    <w:rsid w:val="071919B4"/>
    <w:rsid w:val="07192309"/>
    <w:rsid w:val="07195727"/>
    <w:rsid w:val="071B4290"/>
    <w:rsid w:val="071C01F1"/>
    <w:rsid w:val="071C0C1F"/>
    <w:rsid w:val="071D13D8"/>
    <w:rsid w:val="071E4497"/>
    <w:rsid w:val="071F0152"/>
    <w:rsid w:val="072064EB"/>
    <w:rsid w:val="0721282E"/>
    <w:rsid w:val="072145DC"/>
    <w:rsid w:val="07234DEE"/>
    <w:rsid w:val="072365A6"/>
    <w:rsid w:val="0724086E"/>
    <w:rsid w:val="07246902"/>
    <w:rsid w:val="072603F1"/>
    <w:rsid w:val="07262EB5"/>
    <w:rsid w:val="072647D1"/>
    <w:rsid w:val="07267E44"/>
    <w:rsid w:val="072761C3"/>
    <w:rsid w:val="0727624A"/>
    <w:rsid w:val="07281A58"/>
    <w:rsid w:val="07283D25"/>
    <w:rsid w:val="0728596A"/>
    <w:rsid w:val="07286186"/>
    <w:rsid w:val="07291668"/>
    <w:rsid w:val="07293490"/>
    <w:rsid w:val="072AAD72"/>
    <w:rsid w:val="072B4351"/>
    <w:rsid w:val="072C0EFF"/>
    <w:rsid w:val="072C238B"/>
    <w:rsid w:val="072F1E53"/>
    <w:rsid w:val="072F48AB"/>
    <w:rsid w:val="072F4F4B"/>
    <w:rsid w:val="07302A71"/>
    <w:rsid w:val="07303893"/>
    <w:rsid w:val="0730481F"/>
    <w:rsid w:val="07343965"/>
    <w:rsid w:val="0735480B"/>
    <w:rsid w:val="07362E2F"/>
    <w:rsid w:val="07372051"/>
    <w:rsid w:val="07376747"/>
    <w:rsid w:val="073836D3"/>
    <w:rsid w:val="07391925"/>
    <w:rsid w:val="073A38EF"/>
    <w:rsid w:val="073B3107"/>
    <w:rsid w:val="073C7668"/>
    <w:rsid w:val="073D676E"/>
    <w:rsid w:val="073E518E"/>
    <w:rsid w:val="073F23AD"/>
    <w:rsid w:val="073F26D5"/>
    <w:rsid w:val="073F4A62"/>
    <w:rsid w:val="073F7CE1"/>
    <w:rsid w:val="07403333"/>
    <w:rsid w:val="074107DA"/>
    <w:rsid w:val="07410AC3"/>
    <w:rsid w:val="07413D40"/>
    <w:rsid w:val="074362CD"/>
    <w:rsid w:val="074402CA"/>
    <w:rsid w:val="07444091"/>
    <w:rsid w:val="0744651C"/>
    <w:rsid w:val="07487DBA"/>
    <w:rsid w:val="074935DC"/>
    <w:rsid w:val="074958E1"/>
    <w:rsid w:val="074A3B33"/>
    <w:rsid w:val="074B3407"/>
    <w:rsid w:val="074B3C21"/>
    <w:rsid w:val="074B3CAD"/>
    <w:rsid w:val="074D0890"/>
    <w:rsid w:val="074D717F"/>
    <w:rsid w:val="074E2EF7"/>
    <w:rsid w:val="074E45EC"/>
    <w:rsid w:val="074E485E"/>
    <w:rsid w:val="074E5EFD"/>
    <w:rsid w:val="074E7DE3"/>
    <w:rsid w:val="074F1149"/>
    <w:rsid w:val="074F18C3"/>
    <w:rsid w:val="074F600E"/>
    <w:rsid w:val="075030BC"/>
    <w:rsid w:val="07503A87"/>
    <w:rsid w:val="075229E7"/>
    <w:rsid w:val="07536155"/>
    <w:rsid w:val="07544C18"/>
    <w:rsid w:val="07563CF7"/>
    <w:rsid w:val="07571F1B"/>
    <w:rsid w:val="07582C01"/>
    <w:rsid w:val="07583CAB"/>
    <w:rsid w:val="07591FC8"/>
    <w:rsid w:val="075A4AA9"/>
    <w:rsid w:val="075A7AEE"/>
    <w:rsid w:val="075B1754"/>
    <w:rsid w:val="075B6590"/>
    <w:rsid w:val="075C364D"/>
    <w:rsid w:val="075C54F9"/>
    <w:rsid w:val="075E2684"/>
    <w:rsid w:val="075E598C"/>
    <w:rsid w:val="075E6061"/>
    <w:rsid w:val="075F741D"/>
    <w:rsid w:val="07624852"/>
    <w:rsid w:val="076261C0"/>
    <w:rsid w:val="07634BF4"/>
    <w:rsid w:val="076415EB"/>
    <w:rsid w:val="076439E3"/>
    <w:rsid w:val="07643F36"/>
    <w:rsid w:val="07645B7A"/>
    <w:rsid w:val="0766035D"/>
    <w:rsid w:val="07675A5B"/>
    <w:rsid w:val="07680CA6"/>
    <w:rsid w:val="076A4D31"/>
    <w:rsid w:val="076A4F65"/>
    <w:rsid w:val="076C571E"/>
    <w:rsid w:val="076C6ABC"/>
    <w:rsid w:val="076D06C8"/>
    <w:rsid w:val="076D5A73"/>
    <w:rsid w:val="076E6D13"/>
    <w:rsid w:val="076E7D9C"/>
    <w:rsid w:val="076F161C"/>
    <w:rsid w:val="076F5347"/>
    <w:rsid w:val="07702E6D"/>
    <w:rsid w:val="07726BE5"/>
    <w:rsid w:val="07740C69"/>
    <w:rsid w:val="0774295E"/>
    <w:rsid w:val="077479D0"/>
    <w:rsid w:val="0775005F"/>
    <w:rsid w:val="077527CF"/>
    <w:rsid w:val="077566D6"/>
    <w:rsid w:val="07765414"/>
    <w:rsid w:val="07765863"/>
    <w:rsid w:val="07785248"/>
    <w:rsid w:val="07787110"/>
    <w:rsid w:val="07797F74"/>
    <w:rsid w:val="077A1842"/>
    <w:rsid w:val="077A1F3E"/>
    <w:rsid w:val="077A3810"/>
    <w:rsid w:val="077B0190"/>
    <w:rsid w:val="077B0805"/>
    <w:rsid w:val="077B3E26"/>
    <w:rsid w:val="077D41FB"/>
    <w:rsid w:val="077E1A2E"/>
    <w:rsid w:val="0781151E"/>
    <w:rsid w:val="07813FEA"/>
    <w:rsid w:val="0781507A"/>
    <w:rsid w:val="07824C2F"/>
    <w:rsid w:val="07835C57"/>
    <w:rsid w:val="078458ED"/>
    <w:rsid w:val="07853FEC"/>
    <w:rsid w:val="07855524"/>
    <w:rsid w:val="07856678"/>
    <w:rsid w:val="07872969"/>
    <w:rsid w:val="0787415D"/>
    <w:rsid w:val="0788631A"/>
    <w:rsid w:val="07886409"/>
    <w:rsid w:val="07893F2F"/>
    <w:rsid w:val="07894B36"/>
    <w:rsid w:val="07895E88"/>
    <w:rsid w:val="078968D9"/>
    <w:rsid w:val="078A47EB"/>
    <w:rsid w:val="078A6E77"/>
    <w:rsid w:val="078B414B"/>
    <w:rsid w:val="078D1C71"/>
    <w:rsid w:val="078D79D6"/>
    <w:rsid w:val="078D7EC3"/>
    <w:rsid w:val="078F4C1F"/>
    <w:rsid w:val="0792081A"/>
    <w:rsid w:val="0792541E"/>
    <w:rsid w:val="07937AA3"/>
    <w:rsid w:val="07974FDA"/>
    <w:rsid w:val="079808BF"/>
    <w:rsid w:val="07992FAB"/>
    <w:rsid w:val="079A2E90"/>
    <w:rsid w:val="079A6993"/>
    <w:rsid w:val="079B135D"/>
    <w:rsid w:val="079C0106"/>
    <w:rsid w:val="079E43B3"/>
    <w:rsid w:val="079F3753"/>
    <w:rsid w:val="07A10088"/>
    <w:rsid w:val="07A22072"/>
    <w:rsid w:val="07A2640C"/>
    <w:rsid w:val="07A27F49"/>
    <w:rsid w:val="07A30540"/>
    <w:rsid w:val="07A33E2A"/>
    <w:rsid w:val="07A51D7B"/>
    <w:rsid w:val="07A56FBB"/>
    <w:rsid w:val="07A72C4D"/>
    <w:rsid w:val="07A86511"/>
    <w:rsid w:val="07A904D1"/>
    <w:rsid w:val="07A9050F"/>
    <w:rsid w:val="07AB018C"/>
    <w:rsid w:val="07AB16C6"/>
    <w:rsid w:val="07AC0ECC"/>
    <w:rsid w:val="07AD4A0A"/>
    <w:rsid w:val="07AE63D1"/>
    <w:rsid w:val="07B03DE7"/>
    <w:rsid w:val="07B13BB2"/>
    <w:rsid w:val="07B23240"/>
    <w:rsid w:val="07B3264A"/>
    <w:rsid w:val="07B37AFA"/>
    <w:rsid w:val="07B45450"/>
    <w:rsid w:val="07B471FE"/>
    <w:rsid w:val="07B54D24"/>
    <w:rsid w:val="07B87CB9"/>
    <w:rsid w:val="07B94691"/>
    <w:rsid w:val="07B96EE6"/>
    <w:rsid w:val="07BB71E5"/>
    <w:rsid w:val="07BC2556"/>
    <w:rsid w:val="07BC7627"/>
    <w:rsid w:val="07BD434E"/>
    <w:rsid w:val="07BE007D"/>
    <w:rsid w:val="07BF2EE6"/>
    <w:rsid w:val="07C02605"/>
    <w:rsid w:val="07C03DF5"/>
    <w:rsid w:val="07C05BA3"/>
    <w:rsid w:val="07C115F6"/>
    <w:rsid w:val="07C22ABF"/>
    <w:rsid w:val="07C30F2F"/>
    <w:rsid w:val="07C37441"/>
    <w:rsid w:val="07C41035"/>
    <w:rsid w:val="07C64D36"/>
    <w:rsid w:val="07C66F31"/>
    <w:rsid w:val="07C82BB4"/>
    <w:rsid w:val="07C87ACC"/>
    <w:rsid w:val="07C968B4"/>
    <w:rsid w:val="07C973F0"/>
    <w:rsid w:val="07CA47C3"/>
    <w:rsid w:val="07CC0411"/>
    <w:rsid w:val="07CF1170"/>
    <w:rsid w:val="07CF202F"/>
    <w:rsid w:val="07CF6019"/>
    <w:rsid w:val="07D21D7A"/>
    <w:rsid w:val="07D258D6"/>
    <w:rsid w:val="07D70C36"/>
    <w:rsid w:val="07D96C64"/>
    <w:rsid w:val="07DA5180"/>
    <w:rsid w:val="07DC069D"/>
    <w:rsid w:val="07DE071F"/>
    <w:rsid w:val="07DE3A9E"/>
    <w:rsid w:val="07DE7496"/>
    <w:rsid w:val="07DF2B9E"/>
    <w:rsid w:val="07DF4F38"/>
    <w:rsid w:val="07E1193E"/>
    <w:rsid w:val="07E13D6B"/>
    <w:rsid w:val="07E143E4"/>
    <w:rsid w:val="07E21F88"/>
    <w:rsid w:val="07E21FBD"/>
    <w:rsid w:val="07E31891"/>
    <w:rsid w:val="07E36355"/>
    <w:rsid w:val="07E443AE"/>
    <w:rsid w:val="07E44E79"/>
    <w:rsid w:val="07E461A8"/>
    <w:rsid w:val="07E5385B"/>
    <w:rsid w:val="07E618EF"/>
    <w:rsid w:val="07E85C76"/>
    <w:rsid w:val="07E93929"/>
    <w:rsid w:val="07EA0E72"/>
    <w:rsid w:val="07ED23E6"/>
    <w:rsid w:val="07ED2710"/>
    <w:rsid w:val="07EE06BD"/>
    <w:rsid w:val="07EF1F95"/>
    <w:rsid w:val="07F13FAE"/>
    <w:rsid w:val="07F43A9E"/>
    <w:rsid w:val="07F50E5B"/>
    <w:rsid w:val="07F52887"/>
    <w:rsid w:val="07F602B3"/>
    <w:rsid w:val="07F60836"/>
    <w:rsid w:val="07F62C90"/>
    <w:rsid w:val="07F7358F"/>
    <w:rsid w:val="07F76D27"/>
    <w:rsid w:val="07FA71D0"/>
    <w:rsid w:val="07FB4E2D"/>
    <w:rsid w:val="07FB67F7"/>
    <w:rsid w:val="07FC0BA5"/>
    <w:rsid w:val="07FE2285"/>
    <w:rsid w:val="07FE4512"/>
    <w:rsid w:val="0800683F"/>
    <w:rsid w:val="08007A98"/>
    <w:rsid w:val="08011F9D"/>
    <w:rsid w:val="08042CA2"/>
    <w:rsid w:val="0805013C"/>
    <w:rsid w:val="080812F8"/>
    <w:rsid w:val="080B1DF1"/>
    <w:rsid w:val="080B47CE"/>
    <w:rsid w:val="080C3D64"/>
    <w:rsid w:val="080C528C"/>
    <w:rsid w:val="080F0918"/>
    <w:rsid w:val="080F4F30"/>
    <w:rsid w:val="0812375E"/>
    <w:rsid w:val="08135F0E"/>
    <w:rsid w:val="08135F82"/>
    <w:rsid w:val="08142180"/>
    <w:rsid w:val="08143DFC"/>
    <w:rsid w:val="08154DA0"/>
    <w:rsid w:val="08163548"/>
    <w:rsid w:val="08166C57"/>
    <w:rsid w:val="0818368B"/>
    <w:rsid w:val="08183C31"/>
    <w:rsid w:val="081848A6"/>
    <w:rsid w:val="081859DF"/>
    <w:rsid w:val="08193505"/>
    <w:rsid w:val="08194730"/>
    <w:rsid w:val="081958DF"/>
    <w:rsid w:val="081A26D8"/>
    <w:rsid w:val="081B74D9"/>
    <w:rsid w:val="081D1170"/>
    <w:rsid w:val="081E4FBF"/>
    <w:rsid w:val="081E6D6D"/>
    <w:rsid w:val="081F279B"/>
    <w:rsid w:val="08210512"/>
    <w:rsid w:val="0823028C"/>
    <w:rsid w:val="08230B32"/>
    <w:rsid w:val="08234384"/>
    <w:rsid w:val="082510B8"/>
    <w:rsid w:val="0825251D"/>
    <w:rsid w:val="082544E0"/>
    <w:rsid w:val="082623C6"/>
    <w:rsid w:val="082779D0"/>
    <w:rsid w:val="082911A8"/>
    <w:rsid w:val="082932C8"/>
    <w:rsid w:val="082A0E29"/>
    <w:rsid w:val="082A3964"/>
    <w:rsid w:val="082E6489"/>
    <w:rsid w:val="082E7F45"/>
    <w:rsid w:val="08307EE3"/>
    <w:rsid w:val="0831549D"/>
    <w:rsid w:val="08323D3A"/>
    <w:rsid w:val="08326375"/>
    <w:rsid w:val="08333470"/>
    <w:rsid w:val="08335743"/>
    <w:rsid w:val="08362309"/>
    <w:rsid w:val="0836658E"/>
    <w:rsid w:val="08367790"/>
    <w:rsid w:val="083703A6"/>
    <w:rsid w:val="0837598F"/>
    <w:rsid w:val="08386081"/>
    <w:rsid w:val="08395955"/>
    <w:rsid w:val="083C48A7"/>
    <w:rsid w:val="083D4E69"/>
    <w:rsid w:val="083E67C9"/>
    <w:rsid w:val="08411411"/>
    <w:rsid w:val="08422A5C"/>
    <w:rsid w:val="0842480A"/>
    <w:rsid w:val="08444A26"/>
    <w:rsid w:val="08451CBD"/>
    <w:rsid w:val="084542FA"/>
    <w:rsid w:val="084560A8"/>
    <w:rsid w:val="08463CBE"/>
    <w:rsid w:val="08471E20"/>
    <w:rsid w:val="08485B98"/>
    <w:rsid w:val="08493DEA"/>
    <w:rsid w:val="084A0CE6"/>
    <w:rsid w:val="084A1910"/>
    <w:rsid w:val="084A1936"/>
    <w:rsid w:val="084B5B07"/>
    <w:rsid w:val="084C14C7"/>
    <w:rsid w:val="084C23CD"/>
    <w:rsid w:val="084C38DA"/>
    <w:rsid w:val="084C4690"/>
    <w:rsid w:val="084C7436"/>
    <w:rsid w:val="084C7812"/>
    <w:rsid w:val="084E7652"/>
    <w:rsid w:val="08501D7E"/>
    <w:rsid w:val="08502CFB"/>
    <w:rsid w:val="08514D98"/>
    <w:rsid w:val="08526049"/>
    <w:rsid w:val="08535D7B"/>
    <w:rsid w:val="08536A17"/>
    <w:rsid w:val="085459B3"/>
    <w:rsid w:val="085511A6"/>
    <w:rsid w:val="08562C9C"/>
    <w:rsid w:val="08566507"/>
    <w:rsid w:val="08567150"/>
    <w:rsid w:val="0857313E"/>
    <w:rsid w:val="08580653"/>
    <w:rsid w:val="08586C6C"/>
    <w:rsid w:val="08597BDB"/>
    <w:rsid w:val="085A41AA"/>
    <w:rsid w:val="085B46DF"/>
    <w:rsid w:val="085B5A71"/>
    <w:rsid w:val="085D1644"/>
    <w:rsid w:val="085D5AE7"/>
    <w:rsid w:val="085D7896"/>
    <w:rsid w:val="085E53BC"/>
    <w:rsid w:val="085E56AE"/>
    <w:rsid w:val="085F62AD"/>
    <w:rsid w:val="08602892"/>
    <w:rsid w:val="08610AB6"/>
    <w:rsid w:val="086213A6"/>
    <w:rsid w:val="08623E27"/>
    <w:rsid w:val="08626C5A"/>
    <w:rsid w:val="086302C4"/>
    <w:rsid w:val="086362B9"/>
    <w:rsid w:val="08641754"/>
    <w:rsid w:val="086467B4"/>
    <w:rsid w:val="08646E76"/>
    <w:rsid w:val="08657D8F"/>
    <w:rsid w:val="086762C1"/>
    <w:rsid w:val="086849EE"/>
    <w:rsid w:val="0869448C"/>
    <w:rsid w:val="086A1FB2"/>
    <w:rsid w:val="086A46C4"/>
    <w:rsid w:val="086B1809"/>
    <w:rsid w:val="086B79AA"/>
    <w:rsid w:val="08706045"/>
    <w:rsid w:val="08711BA8"/>
    <w:rsid w:val="087150EF"/>
    <w:rsid w:val="087262F7"/>
    <w:rsid w:val="08742211"/>
    <w:rsid w:val="08744434"/>
    <w:rsid w:val="08744BDF"/>
    <w:rsid w:val="08746147"/>
    <w:rsid w:val="087517D2"/>
    <w:rsid w:val="0876F72B"/>
    <w:rsid w:val="0877218B"/>
    <w:rsid w:val="087734FE"/>
    <w:rsid w:val="0878647D"/>
    <w:rsid w:val="08793FA4"/>
    <w:rsid w:val="087B0530"/>
    <w:rsid w:val="087B1E8C"/>
    <w:rsid w:val="087B3B3C"/>
    <w:rsid w:val="087D051A"/>
    <w:rsid w:val="087D449B"/>
    <w:rsid w:val="087D5842"/>
    <w:rsid w:val="087F51B1"/>
    <w:rsid w:val="0880264E"/>
    <w:rsid w:val="08803584"/>
    <w:rsid w:val="08806F8B"/>
    <w:rsid w:val="08813ADF"/>
    <w:rsid w:val="08815A25"/>
    <w:rsid w:val="08815E9F"/>
    <w:rsid w:val="0882086C"/>
    <w:rsid w:val="088272FC"/>
    <w:rsid w:val="088421CE"/>
    <w:rsid w:val="088429BC"/>
    <w:rsid w:val="088445B9"/>
    <w:rsid w:val="08844E22"/>
    <w:rsid w:val="088450D0"/>
    <w:rsid w:val="08852948"/>
    <w:rsid w:val="088679A5"/>
    <w:rsid w:val="08880B4F"/>
    <w:rsid w:val="08885624"/>
    <w:rsid w:val="0889565F"/>
    <w:rsid w:val="088A4750"/>
    <w:rsid w:val="088F73C4"/>
    <w:rsid w:val="08907345"/>
    <w:rsid w:val="08926E94"/>
    <w:rsid w:val="08956AF5"/>
    <w:rsid w:val="0895702F"/>
    <w:rsid w:val="08962DA7"/>
    <w:rsid w:val="0898267C"/>
    <w:rsid w:val="08987BE8"/>
    <w:rsid w:val="08993A4E"/>
    <w:rsid w:val="08993B4D"/>
    <w:rsid w:val="089A4646"/>
    <w:rsid w:val="089C2D16"/>
    <w:rsid w:val="089D2874"/>
    <w:rsid w:val="089D44D8"/>
    <w:rsid w:val="089D7C92"/>
    <w:rsid w:val="089E03E0"/>
    <w:rsid w:val="089E3A0A"/>
    <w:rsid w:val="089E444F"/>
    <w:rsid w:val="089F1C5C"/>
    <w:rsid w:val="08A07782"/>
    <w:rsid w:val="08A246F4"/>
    <w:rsid w:val="08A30EC1"/>
    <w:rsid w:val="08A470AE"/>
    <w:rsid w:val="08A47C64"/>
    <w:rsid w:val="08A52FEB"/>
    <w:rsid w:val="08A54D99"/>
    <w:rsid w:val="08A57CCA"/>
    <w:rsid w:val="08A64996"/>
    <w:rsid w:val="08A7038D"/>
    <w:rsid w:val="08A736E9"/>
    <w:rsid w:val="08A76D63"/>
    <w:rsid w:val="08A91DB5"/>
    <w:rsid w:val="08A946B1"/>
    <w:rsid w:val="08AA67F4"/>
    <w:rsid w:val="08AB6853"/>
    <w:rsid w:val="08AC280D"/>
    <w:rsid w:val="08AC4379"/>
    <w:rsid w:val="08AC788E"/>
    <w:rsid w:val="08AD1D28"/>
    <w:rsid w:val="08AD3A18"/>
    <w:rsid w:val="08AF79C5"/>
    <w:rsid w:val="08B04BC0"/>
    <w:rsid w:val="08B06779"/>
    <w:rsid w:val="08B102CF"/>
    <w:rsid w:val="08B374B6"/>
    <w:rsid w:val="08B44C0D"/>
    <w:rsid w:val="08B60D54"/>
    <w:rsid w:val="08B651F8"/>
    <w:rsid w:val="08B80F70"/>
    <w:rsid w:val="08B82D1E"/>
    <w:rsid w:val="08B85004"/>
    <w:rsid w:val="08B864B2"/>
    <w:rsid w:val="08BA4311"/>
    <w:rsid w:val="08BB636A"/>
    <w:rsid w:val="08BD20E2"/>
    <w:rsid w:val="08BD7CCF"/>
    <w:rsid w:val="08BE05FF"/>
    <w:rsid w:val="08BF229B"/>
    <w:rsid w:val="08BFFEB3"/>
    <w:rsid w:val="08C03634"/>
    <w:rsid w:val="08C07E24"/>
    <w:rsid w:val="08C23B9D"/>
    <w:rsid w:val="08C416C3"/>
    <w:rsid w:val="08C42E50"/>
    <w:rsid w:val="08C42E85"/>
    <w:rsid w:val="08C47BDD"/>
    <w:rsid w:val="08C6368D"/>
    <w:rsid w:val="08C77405"/>
    <w:rsid w:val="08C80B9A"/>
    <w:rsid w:val="08CB0CA3"/>
    <w:rsid w:val="08CC7E5D"/>
    <w:rsid w:val="08CD273B"/>
    <w:rsid w:val="08CD7283"/>
    <w:rsid w:val="08CE42EF"/>
    <w:rsid w:val="08CE6E64"/>
    <w:rsid w:val="08D00067"/>
    <w:rsid w:val="08D06993"/>
    <w:rsid w:val="08D13DE0"/>
    <w:rsid w:val="08D15B8E"/>
    <w:rsid w:val="08D6627E"/>
    <w:rsid w:val="08D75C4D"/>
    <w:rsid w:val="08DA5B3D"/>
    <w:rsid w:val="08DB3680"/>
    <w:rsid w:val="08DC4C5E"/>
    <w:rsid w:val="08DC4FB4"/>
    <w:rsid w:val="08DD25A3"/>
    <w:rsid w:val="08DE08C3"/>
    <w:rsid w:val="08DF4A0B"/>
    <w:rsid w:val="08E07898"/>
    <w:rsid w:val="08E21B49"/>
    <w:rsid w:val="08E25FED"/>
    <w:rsid w:val="08E458C1"/>
    <w:rsid w:val="08E57436"/>
    <w:rsid w:val="08E71BC7"/>
    <w:rsid w:val="08E759CF"/>
    <w:rsid w:val="08EA1C6C"/>
    <w:rsid w:val="08EA5544"/>
    <w:rsid w:val="08EB55D4"/>
    <w:rsid w:val="08EC71D1"/>
    <w:rsid w:val="08ED0132"/>
    <w:rsid w:val="08ED3562"/>
    <w:rsid w:val="08EF3D5E"/>
    <w:rsid w:val="08F024B8"/>
    <w:rsid w:val="08F04FF1"/>
    <w:rsid w:val="08F16CEC"/>
    <w:rsid w:val="08F23158"/>
    <w:rsid w:val="08F259FA"/>
    <w:rsid w:val="08F27C0A"/>
    <w:rsid w:val="08F31950"/>
    <w:rsid w:val="08F4273D"/>
    <w:rsid w:val="08F43B6F"/>
    <w:rsid w:val="08F55C2B"/>
    <w:rsid w:val="08F61727"/>
    <w:rsid w:val="08F66991"/>
    <w:rsid w:val="08F806B9"/>
    <w:rsid w:val="08F8136C"/>
    <w:rsid w:val="08F85810"/>
    <w:rsid w:val="08FA79ED"/>
    <w:rsid w:val="08FB2193"/>
    <w:rsid w:val="08FB24E9"/>
    <w:rsid w:val="08FC0E5C"/>
    <w:rsid w:val="08FD1932"/>
    <w:rsid w:val="08FD6983"/>
    <w:rsid w:val="08FE30E5"/>
    <w:rsid w:val="08FE6A22"/>
    <w:rsid w:val="08FF30E6"/>
    <w:rsid w:val="08FF77FC"/>
    <w:rsid w:val="09000221"/>
    <w:rsid w:val="09001CA6"/>
    <w:rsid w:val="09023108"/>
    <w:rsid w:val="09030628"/>
    <w:rsid w:val="090441B5"/>
    <w:rsid w:val="09050043"/>
    <w:rsid w:val="09056171"/>
    <w:rsid w:val="09063A89"/>
    <w:rsid w:val="09087AAD"/>
    <w:rsid w:val="090919B9"/>
    <w:rsid w:val="09093967"/>
    <w:rsid w:val="090977DD"/>
    <w:rsid w:val="090A7190"/>
    <w:rsid w:val="090C060C"/>
    <w:rsid w:val="090C1F60"/>
    <w:rsid w:val="090D0686"/>
    <w:rsid w:val="090E0737"/>
    <w:rsid w:val="090E3B23"/>
    <w:rsid w:val="090F40EE"/>
    <w:rsid w:val="09102B5A"/>
    <w:rsid w:val="09110AC3"/>
    <w:rsid w:val="09121910"/>
    <w:rsid w:val="091259B7"/>
    <w:rsid w:val="091273F5"/>
    <w:rsid w:val="09127DC5"/>
    <w:rsid w:val="091361A6"/>
    <w:rsid w:val="09141A18"/>
    <w:rsid w:val="09152EDD"/>
    <w:rsid w:val="09175C96"/>
    <w:rsid w:val="09196D1E"/>
    <w:rsid w:val="091A4149"/>
    <w:rsid w:val="091B00D9"/>
    <w:rsid w:val="091B0ECA"/>
    <w:rsid w:val="091B505B"/>
    <w:rsid w:val="091B7600"/>
    <w:rsid w:val="091C14FF"/>
    <w:rsid w:val="091C3EF3"/>
    <w:rsid w:val="091E400B"/>
    <w:rsid w:val="091F27F2"/>
    <w:rsid w:val="091F4B4B"/>
    <w:rsid w:val="0920089C"/>
    <w:rsid w:val="0920CD3F"/>
    <w:rsid w:val="09225724"/>
    <w:rsid w:val="092263E9"/>
    <w:rsid w:val="092661B8"/>
    <w:rsid w:val="092669FE"/>
    <w:rsid w:val="0927266C"/>
    <w:rsid w:val="0928131E"/>
    <w:rsid w:val="092874A7"/>
    <w:rsid w:val="092A3C3E"/>
    <w:rsid w:val="092B6153"/>
    <w:rsid w:val="092B7994"/>
    <w:rsid w:val="092C14CF"/>
    <w:rsid w:val="092C2284"/>
    <w:rsid w:val="092D6094"/>
    <w:rsid w:val="09300B06"/>
    <w:rsid w:val="09304FAA"/>
    <w:rsid w:val="093366D9"/>
    <w:rsid w:val="0934558B"/>
    <w:rsid w:val="093460D1"/>
    <w:rsid w:val="09346B4B"/>
    <w:rsid w:val="093478C1"/>
    <w:rsid w:val="0935611C"/>
    <w:rsid w:val="0935A387"/>
    <w:rsid w:val="09367EC1"/>
    <w:rsid w:val="09374C79"/>
    <w:rsid w:val="093920B1"/>
    <w:rsid w:val="093C1C39"/>
    <w:rsid w:val="093C394F"/>
    <w:rsid w:val="093D0C25"/>
    <w:rsid w:val="093D0FDB"/>
    <w:rsid w:val="093D1475"/>
    <w:rsid w:val="094068D3"/>
    <w:rsid w:val="09410F65"/>
    <w:rsid w:val="09412D13"/>
    <w:rsid w:val="0942607C"/>
    <w:rsid w:val="094353E9"/>
    <w:rsid w:val="09440A55"/>
    <w:rsid w:val="09441409"/>
    <w:rsid w:val="094465D7"/>
    <w:rsid w:val="0945001B"/>
    <w:rsid w:val="09450E99"/>
    <w:rsid w:val="09454456"/>
    <w:rsid w:val="09483FB8"/>
    <w:rsid w:val="09488DD2"/>
    <w:rsid w:val="094959A3"/>
    <w:rsid w:val="094A57D9"/>
    <w:rsid w:val="094B4439"/>
    <w:rsid w:val="094B94E8"/>
    <w:rsid w:val="094D1F28"/>
    <w:rsid w:val="094D3618"/>
    <w:rsid w:val="094E3647"/>
    <w:rsid w:val="094E5AFD"/>
    <w:rsid w:val="09502829"/>
    <w:rsid w:val="09502F56"/>
    <w:rsid w:val="09513CD2"/>
    <w:rsid w:val="09536692"/>
    <w:rsid w:val="0955056D"/>
    <w:rsid w:val="09564044"/>
    <w:rsid w:val="0957083F"/>
    <w:rsid w:val="095715C5"/>
    <w:rsid w:val="09573FCA"/>
    <w:rsid w:val="0957430D"/>
    <w:rsid w:val="09583DEE"/>
    <w:rsid w:val="095C1CBF"/>
    <w:rsid w:val="095C5D9F"/>
    <w:rsid w:val="095D359E"/>
    <w:rsid w:val="09612460"/>
    <w:rsid w:val="09612F29"/>
    <w:rsid w:val="096133B5"/>
    <w:rsid w:val="09622C8A"/>
    <w:rsid w:val="09623680"/>
    <w:rsid w:val="09635E28"/>
    <w:rsid w:val="09646A02"/>
    <w:rsid w:val="0965057F"/>
    <w:rsid w:val="0965B144"/>
    <w:rsid w:val="09662300"/>
    <w:rsid w:val="0966277A"/>
    <w:rsid w:val="096802A0"/>
    <w:rsid w:val="096825B9"/>
    <w:rsid w:val="09683160"/>
    <w:rsid w:val="096A04BC"/>
    <w:rsid w:val="096B0870"/>
    <w:rsid w:val="096D331D"/>
    <w:rsid w:val="096E5BFE"/>
    <w:rsid w:val="096F3AB3"/>
    <w:rsid w:val="097047E5"/>
    <w:rsid w:val="09707F46"/>
    <w:rsid w:val="09722ECD"/>
    <w:rsid w:val="09727371"/>
    <w:rsid w:val="0972756B"/>
    <w:rsid w:val="09734E97"/>
    <w:rsid w:val="09735A94"/>
    <w:rsid w:val="09736C45"/>
    <w:rsid w:val="0974380F"/>
    <w:rsid w:val="097529BD"/>
    <w:rsid w:val="09756E61"/>
    <w:rsid w:val="097652B8"/>
    <w:rsid w:val="09772BD9"/>
    <w:rsid w:val="09776735"/>
    <w:rsid w:val="09783CC1"/>
    <w:rsid w:val="097A5149"/>
    <w:rsid w:val="097B7126"/>
    <w:rsid w:val="097C1907"/>
    <w:rsid w:val="097C4889"/>
    <w:rsid w:val="097E5A40"/>
    <w:rsid w:val="097F1A8E"/>
    <w:rsid w:val="097F25BC"/>
    <w:rsid w:val="097F523B"/>
    <w:rsid w:val="097F55EA"/>
    <w:rsid w:val="09804D70"/>
    <w:rsid w:val="09811362"/>
    <w:rsid w:val="09815806"/>
    <w:rsid w:val="098350DA"/>
    <w:rsid w:val="09842AA4"/>
    <w:rsid w:val="09843A3E"/>
    <w:rsid w:val="09844849"/>
    <w:rsid w:val="098479FF"/>
    <w:rsid w:val="09867169"/>
    <w:rsid w:val="098826F0"/>
    <w:rsid w:val="09885EB8"/>
    <w:rsid w:val="09892283"/>
    <w:rsid w:val="09895861"/>
    <w:rsid w:val="0989600F"/>
    <w:rsid w:val="09896635"/>
    <w:rsid w:val="098A0AD5"/>
    <w:rsid w:val="098A46BA"/>
    <w:rsid w:val="098C2B06"/>
    <w:rsid w:val="098C50EE"/>
    <w:rsid w:val="098D74C1"/>
    <w:rsid w:val="098E4B77"/>
    <w:rsid w:val="098E5B43"/>
    <w:rsid w:val="0992531D"/>
    <w:rsid w:val="099254C1"/>
    <w:rsid w:val="09932FDB"/>
    <w:rsid w:val="09934E41"/>
    <w:rsid w:val="099353C2"/>
    <w:rsid w:val="0994433E"/>
    <w:rsid w:val="09944506"/>
    <w:rsid w:val="09945539"/>
    <w:rsid w:val="099579B3"/>
    <w:rsid w:val="09970B85"/>
    <w:rsid w:val="09982388"/>
    <w:rsid w:val="09992B4F"/>
    <w:rsid w:val="0999599F"/>
    <w:rsid w:val="099A42DC"/>
    <w:rsid w:val="099B1BB4"/>
    <w:rsid w:val="099D3591"/>
    <w:rsid w:val="099F3C66"/>
    <w:rsid w:val="09A03789"/>
    <w:rsid w:val="09A137B2"/>
    <w:rsid w:val="09A161CB"/>
    <w:rsid w:val="09A33857"/>
    <w:rsid w:val="09A7561B"/>
    <w:rsid w:val="09A80FE4"/>
    <w:rsid w:val="09A859B6"/>
    <w:rsid w:val="09A91E25"/>
    <w:rsid w:val="09A92667"/>
    <w:rsid w:val="09AA3FD8"/>
    <w:rsid w:val="09AA6B0A"/>
    <w:rsid w:val="09AB2BEE"/>
    <w:rsid w:val="09AB55B0"/>
    <w:rsid w:val="09AB63DF"/>
    <w:rsid w:val="09AB6442"/>
    <w:rsid w:val="09AB677F"/>
    <w:rsid w:val="09AC2C8E"/>
    <w:rsid w:val="09AD2157"/>
    <w:rsid w:val="09AD2CA4"/>
    <w:rsid w:val="09AF4121"/>
    <w:rsid w:val="09AF5ECF"/>
    <w:rsid w:val="09AF67C4"/>
    <w:rsid w:val="09B01C47"/>
    <w:rsid w:val="09B02FA4"/>
    <w:rsid w:val="09B07530"/>
    <w:rsid w:val="09B16437"/>
    <w:rsid w:val="09B4101D"/>
    <w:rsid w:val="09B42EEE"/>
    <w:rsid w:val="09B453A2"/>
    <w:rsid w:val="09B56FF9"/>
    <w:rsid w:val="09B63701"/>
    <w:rsid w:val="09B73B62"/>
    <w:rsid w:val="09B74D83"/>
    <w:rsid w:val="09B90AFC"/>
    <w:rsid w:val="09B96D4E"/>
    <w:rsid w:val="09BB0C5F"/>
    <w:rsid w:val="09BB4069"/>
    <w:rsid w:val="09BB634D"/>
    <w:rsid w:val="09BB6754"/>
    <w:rsid w:val="09BC05EC"/>
    <w:rsid w:val="09BC683E"/>
    <w:rsid w:val="09BD20E3"/>
    <w:rsid w:val="09BD3799"/>
    <w:rsid w:val="09BD38B5"/>
    <w:rsid w:val="09BD5168"/>
    <w:rsid w:val="09BE18FA"/>
    <w:rsid w:val="09BE4D75"/>
    <w:rsid w:val="09C13E54"/>
    <w:rsid w:val="09C1482C"/>
    <w:rsid w:val="09C15C02"/>
    <w:rsid w:val="09C505EB"/>
    <w:rsid w:val="09C54C57"/>
    <w:rsid w:val="09C55B22"/>
    <w:rsid w:val="09C65224"/>
    <w:rsid w:val="09C85E78"/>
    <w:rsid w:val="09C86F91"/>
    <w:rsid w:val="09CB5EEE"/>
    <w:rsid w:val="09CC2C6C"/>
    <w:rsid w:val="09CC34BF"/>
    <w:rsid w:val="09CC3DD3"/>
    <w:rsid w:val="09CC6DE1"/>
    <w:rsid w:val="09CD0A4B"/>
    <w:rsid w:val="09CD45A7"/>
    <w:rsid w:val="09CE091E"/>
    <w:rsid w:val="09CF7E8D"/>
    <w:rsid w:val="09D0578D"/>
    <w:rsid w:val="09D16488"/>
    <w:rsid w:val="09D20C37"/>
    <w:rsid w:val="09D24142"/>
    <w:rsid w:val="09D24BFA"/>
    <w:rsid w:val="09D33275"/>
    <w:rsid w:val="09D43B87"/>
    <w:rsid w:val="09D516AE"/>
    <w:rsid w:val="09D55661"/>
    <w:rsid w:val="09D608DE"/>
    <w:rsid w:val="09D60BF2"/>
    <w:rsid w:val="09D61B19"/>
    <w:rsid w:val="09D65FD3"/>
    <w:rsid w:val="09D678FF"/>
    <w:rsid w:val="09D72194"/>
    <w:rsid w:val="09D75426"/>
    <w:rsid w:val="09D75580"/>
    <w:rsid w:val="09D83C22"/>
    <w:rsid w:val="09D90995"/>
    <w:rsid w:val="09D92F4C"/>
    <w:rsid w:val="09D95B98"/>
    <w:rsid w:val="09DA6E1B"/>
    <w:rsid w:val="09DA7079"/>
    <w:rsid w:val="09DB4F16"/>
    <w:rsid w:val="09DC2A3C"/>
    <w:rsid w:val="09DC6722"/>
    <w:rsid w:val="09DC77AD"/>
    <w:rsid w:val="09DD41C0"/>
    <w:rsid w:val="09DE0562"/>
    <w:rsid w:val="09DE4A06"/>
    <w:rsid w:val="09DF30A6"/>
    <w:rsid w:val="09E10D7F"/>
    <w:rsid w:val="09E12967"/>
    <w:rsid w:val="09E162A4"/>
    <w:rsid w:val="09E27849"/>
    <w:rsid w:val="09E3508F"/>
    <w:rsid w:val="09E47668"/>
    <w:rsid w:val="09E638BB"/>
    <w:rsid w:val="09E65669"/>
    <w:rsid w:val="09E77C46"/>
    <w:rsid w:val="09E9004B"/>
    <w:rsid w:val="09E93BCA"/>
    <w:rsid w:val="09EC1431"/>
    <w:rsid w:val="09EE731D"/>
    <w:rsid w:val="09EF09C1"/>
    <w:rsid w:val="09EF451D"/>
    <w:rsid w:val="09F07F3A"/>
    <w:rsid w:val="09F27F5D"/>
    <w:rsid w:val="09F33E9D"/>
    <w:rsid w:val="09F42B92"/>
    <w:rsid w:val="09F47D86"/>
    <w:rsid w:val="09F52A16"/>
    <w:rsid w:val="09F5372E"/>
    <w:rsid w:val="09F67E30"/>
    <w:rsid w:val="09F815E5"/>
    <w:rsid w:val="09F83978"/>
    <w:rsid w:val="09FD33AB"/>
    <w:rsid w:val="09FF2C92"/>
    <w:rsid w:val="09FF31C4"/>
    <w:rsid w:val="0A00672A"/>
    <w:rsid w:val="0A0106F5"/>
    <w:rsid w:val="0A0124A3"/>
    <w:rsid w:val="0A0129A7"/>
    <w:rsid w:val="0A034770"/>
    <w:rsid w:val="0A053D41"/>
    <w:rsid w:val="0A065DB7"/>
    <w:rsid w:val="0A067AB9"/>
    <w:rsid w:val="0A075BB1"/>
    <w:rsid w:val="0A0765BE"/>
    <w:rsid w:val="0A077B16"/>
    <w:rsid w:val="0A081A83"/>
    <w:rsid w:val="0A0821B4"/>
    <w:rsid w:val="0A0827C9"/>
    <w:rsid w:val="0A08459C"/>
    <w:rsid w:val="0A0F1A6A"/>
    <w:rsid w:val="0A0F3137"/>
    <w:rsid w:val="0A0F4823"/>
    <w:rsid w:val="0A12087C"/>
    <w:rsid w:val="0A120E7F"/>
    <w:rsid w:val="0A1259E1"/>
    <w:rsid w:val="0A132FFA"/>
    <w:rsid w:val="0A13353B"/>
    <w:rsid w:val="0A133BF2"/>
    <w:rsid w:val="0A133E0C"/>
    <w:rsid w:val="0A150D27"/>
    <w:rsid w:val="0A161583"/>
    <w:rsid w:val="0A195A3E"/>
    <w:rsid w:val="0A1B222F"/>
    <w:rsid w:val="0A1C68DD"/>
    <w:rsid w:val="0A1E7E2F"/>
    <w:rsid w:val="0A2176A3"/>
    <w:rsid w:val="0A217D7E"/>
    <w:rsid w:val="0A23066B"/>
    <w:rsid w:val="0A2310EF"/>
    <w:rsid w:val="0A250E7F"/>
    <w:rsid w:val="0A2543D2"/>
    <w:rsid w:val="0A262174"/>
    <w:rsid w:val="0A273C6F"/>
    <w:rsid w:val="0A2751B5"/>
    <w:rsid w:val="0A283ED3"/>
    <w:rsid w:val="0A2B691D"/>
    <w:rsid w:val="0A2C39C3"/>
    <w:rsid w:val="0A2C4D23"/>
    <w:rsid w:val="0A2D0039"/>
    <w:rsid w:val="0A2D14EA"/>
    <w:rsid w:val="0A2D1AF5"/>
    <w:rsid w:val="0A2D4FEC"/>
    <w:rsid w:val="0A2D76F3"/>
    <w:rsid w:val="0A2E5FF5"/>
    <w:rsid w:val="0A2E773B"/>
    <w:rsid w:val="0A2E79CE"/>
    <w:rsid w:val="0A2FB777"/>
    <w:rsid w:val="0A314B36"/>
    <w:rsid w:val="0A330AAB"/>
    <w:rsid w:val="0A342878"/>
    <w:rsid w:val="0A344626"/>
    <w:rsid w:val="0A34574B"/>
    <w:rsid w:val="0A347074"/>
    <w:rsid w:val="0A36039E"/>
    <w:rsid w:val="0A36407C"/>
    <w:rsid w:val="0A36582A"/>
    <w:rsid w:val="0A3665F0"/>
    <w:rsid w:val="0A3668F0"/>
    <w:rsid w:val="0A382368"/>
    <w:rsid w:val="0A38236D"/>
    <w:rsid w:val="0A385022"/>
    <w:rsid w:val="0A38524D"/>
    <w:rsid w:val="0A39126B"/>
    <w:rsid w:val="0A395BA2"/>
    <w:rsid w:val="0A3A1071"/>
    <w:rsid w:val="0A3A308B"/>
    <w:rsid w:val="0A3A32C6"/>
    <w:rsid w:val="0A3A55ED"/>
    <w:rsid w:val="0A3B3C06"/>
    <w:rsid w:val="0A3B59B5"/>
    <w:rsid w:val="0A3C1A28"/>
    <w:rsid w:val="0A3C275E"/>
    <w:rsid w:val="0A3C329E"/>
    <w:rsid w:val="0A3C34DB"/>
    <w:rsid w:val="0A3C439E"/>
    <w:rsid w:val="0A3D5C65"/>
    <w:rsid w:val="0A40746F"/>
    <w:rsid w:val="0A413456"/>
    <w:rsid w:val="0A414D33"/>
    <w:rsid w:val="0A42079E"/>
    <w:rsid w:val="0A4233C0"/>
    <w:rsid w:val="0A4237D9"/>
    <w:rsid w:val="0A426CC6"/>
    <w:rsid w:val="0A437C76"/>
    <w:rsid w:val="0A454A85"/>
    <w:rsid w:val="0A474359"/>
    <w:rsid w:val="0A48006E"/>
    <w:rsid w:val="0A481E7F"/>
    <w:rsid w:val="0A4835FE"/>
    <w:rsid w:val="0A485880"/>
    <w:rsid w:val="0A491901"/>
    <w:rsid w:val="0A493D1B"/>
    <w:rsid w:val="0A4A6522"/>
    <w:rsid w:val="0A4A7C2A"/>
    <w:rsid w:val="0A4C1970"/>
    <w:rsid w:val="0A4D56E8"/>
    <w:rsid w:val="0A4F40FB"/>
    <w:rsid w:val="0A4F7E32"/>
    <w:rsid w:val="0A514514"/>
    <w:rsid w:val="0A515957"/>
    <w:rsid w:val="0A516F86"/>
    <w:rsid w:val="0A5347D8"/>
    <w:rsid w:val="0A5371A2"/>
    <w:rsid w:val="0A547952"/>
    <w:rsid w:val="0A5600FB"/>
    <w:rsid w:val="0A560897"/>
    <w:rsid w:val="0A570314"/>
    <w:rsid w:val="0A5724C1"/>
    <w:rsid w:val="0A595E3B"/>
    <w:rsid w:val="0A5A73AB"/>
    <w:rsid w:val="0A5B1BB3"/>
    <w:rsid w:val="0A5C393D"/>
    <w:rsid w:val="0A5E65B9"/>
    <w:rsid w:val="0A5F049D"/>
    <w:rsid w:val="0A5F5DBC"/>
    <w:rsid w:val="0A60541B"/>
    <w:rsid w:val="0A613B29"/>
    <w:rsid w:val="0A622F41"/>
    <w:rsid w:val="0A636CB9"/>
    <w:rsid w:val="0A64315D"/>
    <w:rsid w:val="0A6474EB"/>
    <w:rsid w:val="0A6506C4"/>
    <w:rsid w:val="0A650B9B"/>
    <w:rsid w:val="0A6512BF"/>
    <w:rsid w:val="0A651BDE"/>
    <w:rsid w:val="0A652261"/>
    <w:rsid w:val="0A653331"/>
    <w:rsid w:val="0A653C73"/>
    <w:rsid w:val="0A656ED5"/>
    <w:rsid w:val="0A667D4D"/>
    <w:rsid w:val="0A6701F1"/>
    <w:rsid w:val="0A670558"/>
    <w:rsid w:val="0A67560E"/>
    <w:rsid w:val="0A6767AA"/>
    <w:rsid w:val="0A676CB1"/>
    <w:rsid w:val="0A682522"/>
    <w:rsid w:val="0A6A0048"/>
    <w:rsid w:val="0A6A377F"/>
    <w:rsid w:val="0A6A629A"/>
    <w:rsid w:val="0A6E1714"/>
    <w:rsid w:val="0A6E236E"/>
    <w:rsid w:val="0A700245"/>
    <w:rsid w:val="0A702CAD"/>
    <w:rsid w:val="0A7140C3"/>
    <w:rsid w:val="0A7172BB"/>
    <w:rsid w:val="0A726EFC"/>
    <w:rsid w:val="0A731813"/>
    <w:rsid w:val="0A77294D"/>
    <w:rsid w:val="0A77330D"/>
    <w:rsid w:val="0A77544C"/>
    <w:rsid w:val="0A77618A"/>
    <w:rsid w:val="0A786848"/>
    <w:rsid w:val="0A791FCB"/>
    <w:rsid w:val="0A794981"/>
    <w:rsid w:val="0A7964DD"/>
    <w:rsid w:val="0A7B2534"/>
    <w:rsid w:val="0A7B473D"/>
    <w:rsid w:val="0A7B606F"/>
    <w:rsid w:val="0A7D0BFB"/>
    <w:rsid w:val="0A7D421F"/>
    <w:rsid w:val="0A7D5FCD"/>
    <w:rsid w:val="0A7E0C2A"/>
    <w:rsid w:val="0A7E2094"/>
    <w:rsid w:val="0A801B5F"/>
    <w:rsid w:val="0A81108E"/>
    <w:rsid w:val="0A813312"/>
    <w:rsid w:val="0A8235E3"/>
    <w:rsid w:val="0A823771"/>
    <w:rsid w:val="0A83110A"/>
    <w:rsid w:val="0A83209D"/>
    <w:rsid w:val="0A841A94"/>
    <w:rsid w:val="0A84415E"/>
    <w:rsid w:val="0A856916"/>
    <w:rsid w:val="0A856C30"/>
    <w:rsid w:val="0A870BFA"/>
    <w:rsid w:val="0A875BB1"/>
    <w:rsid w:val="0A8864E3"/>
    <w:rsid w:val="0A892BC4"/>
    <w:rsid w:val="0A896311"/>
    <w:rsid w:val="0A897609"/>
    <w:rsid w:val="0A8A06EA"/>
    <w:rsid w:val="0A8A3219"/>
    <w:rsid w:val="0A8A4B56"/>
    <w:rsid w:val="0A8A5906"/>
    <w:rsid w:val="0A8B7A99"/>
    <w:rsid w:val="0A8E293A"/>
    <w:rsid w:val="0A8E6C77"/>
    <w:rsid w:val="0A8F006C"/>
    <w:rsid w:val="0A8F0316"/>
    <w:rsid w:val="0A907DFA"/>
    <w:rsid w:val="0A912731"/>
    <w:rsid w:val="0A913826"/>
    <w:rsid w:val="0A915871"/>
    <w:rsid w:val="0A9167EA"/>
    <w:rsid w:val="0A91C9CD"/>
    <w:rsid w:val="0A92134D"/>
    <w:rsid w:val="0A9276A2"/>
    <w:rsid w:val="0A934F20"/>
    <w:rsid w:val="0A941AA3"/>
    <w:rsid w:val="0A9469B8"/>
    <w:rsid w:val="0A9652E1"/>
    <w:rsid w:val="0A9678F5"/>
    <w:rsid w:val="0A974288"/>
    <w:rsid w:val="0A997A5A"/>
    <w:rsid w:val="0A9A09DD"/>
    <w:rsid w:val="0A9A215A"/>
    <w:rsid w:val="0A9B6453"/>
    <w:rsid w:val="0A9B6DE6"/>
    <w:rsid w:val="0A9E5F43"/>
    <w:rsid w:val="0A9E6090"/>
    <w:rsid w:val="0A9F3988"/>
    <w:rsid w:val="0AA1640B"/>
    <w:rsid w:val="0AA2194B"/>
    <w:rsid w:val="0AA36331"/>
    <w:rsid w:val="0AA405DB"/>
    <w:rsid w:val="0AA5471A"/>
    <w:rsid w:val="0AA70933"/>
    <w:rsid w:val="0AA7492A"/>
    <w:rsid w:val="0AA90B70"/>
    <w:rsid w:val="0AA91B7F"/>
    <w:rsid w:val="0AA96647"/>
    <w:rsid w:val="0AAA084F"/>
    <w:rsid w:val="0AAB0D8C"/>
    <w:rsid w:val="0AAE262A"/>
    <w:rsid w:val="0AAF56D3"/>
    <w:rsid w:val="0AB05DBB"/>
    <w:rsid w:val="0AB17A25"/>
    <w:rsid w:val="0AB223FB"/>
    <w:rsid w:val="0AB4369D"/>
    <w:rsid w:val="0AB45767"/>
    <w:rsid w:val="0AB539B9"/>
    <w:rsid w:val="0AB6159E"/>
    <w:rsid w:val="0AB621DE"/>
    <w:rsid w:val="0AB64238"/>
    <w:rsid w:val="0AB6627D"/>
    <w:rsid w:val="0AB77CEA"/>
    <w:rsid w:val="0ABA01B8"/>
    <w:rsid w:val="0ABA1E85"/>
    <w:rsid w:val="0ABA2D7D"/>
    <w:rsid w:val="0ABB11E5"/>
    <w:rsid w:val="0ABC072D"/>
    <w:rsid w:val="0ABC21F0"/>
    <w:rsid w:val="0ABC2B84"/>
    <w:rsid w:val="0ABD286D"/>
    <w:rsid w:val="0ABE2673"/>
    <w:rsid w:val="0ABE4154"/>
    <w:rsid w:val="0AC260D6"/>
    <w:rsid w:val="0AC3438F"/>
    <w:rsid w:val="0AC41E4E"/>
    <w:rsid w:val="0AC42AA1"/>
    <w:rsid w:val="0AC554D5"/>
    <w:rsid w:val="0AC615F0"/>
    <w:rsid w:val="0AC7053E"/>
    <w:rsid w:val="0AC75D14"/>
    <w:rsid w:val="0AC91EA9"/>
    <w:rsid w:val="0ACA6D38"/>
    <w:rsid w:val="0ACB31DC"/>
    <w:rsid w:val="0ACB4F8A"/>
    <w:rsid w:val="0ACB67DB"/>
    <w:rsid w:val="0ACC34F2"/>
    <w:rsid w:val="0ACC485F"/>
    <w:rsid w:val="0ACC7B09"/>
    <w:rsid w:val="0ACD638A"/>
    <w:rsid w:val="0ACE4A7B"/>
    <w:rsid w:val="0AD015CD"/>
    <w:rsid w:val="0AD02577"/>
    <w:rsid w:val="0AD07D68"/>
    <w:rsid w:val="0AD100C7"/>
    <w:rsid w:val="0AD3007D"/>
    <w:rsid w:val="0AD32091"/>
    <w:rsid w:val="0AD33C81"/>
    <w:rsid w:val="0AD33E3F"/>
    <w:rsid w:val="0AD436F3"/>
    <w:rsid w:val="0AD6392F"/>
    <w:rsid w:val="0AD82E80"/>
    <w:rsid w:val="0AD876A7"/>
    <w:rsid w:val="0AD9592E"/>
    <w:rsid w:val="0ADA2209"/>
    <w:rsid w:val="0ADB2CF4"/>
    <w:rsid w:val="0ADD0C06"/>
    <w:rsid w:val="0ADD2F10"/>
    <w:rsid w:val="0ADD3935"/>
    <w:rsid w:val="0ADF27E4"/>
    <w:rsid w:val="0AE0235C"/>
    <w:rsid w:val="0AE1337E"/>
    <w:rsid w:val="0AE1644F"/>
    <w:rsid w:val="0AE20526"/>
    <w:rsid w:val="0AE24082"/>
    <w:rsid w:val="0AE256E3"/>
    <w:rsid w:val="0AE44BC3"/>
    <w:rsid w:val="0AE4604C"/>
    <w:rsid w:val="0AE4615B"/>
    <w:rsid w:val="0AE67B50"/>
    <w:rsid w:val="0AE71698"/>
    <w:rsid w:val="0AE725A8"/>
    <w:rsid w:val="0AE768C3"/>
    <w:rsid w:val="0AE80657"/>
    <w:rsid w:val="0AE95411"/>
    <w:rsid w:val="0AEB1DF6"/>
    <w:rsid w:val="0AEB73DB"/>
    <w:rsid w:val="0AEC513F"/>
    <w:rsid w:val="0AEC6CAF"/>
    <w:rsid w:val="0AEE1F73"/>
    <w:rsid w:val="0AEE6ECB"/>
    <w:rsid w:val="0AF15F44"/>
    <w:rsid w:val="0AF1681A"/>
    <w:rsid w:val="0AF20078"/>
    <w:rsid w:val="0AF263E8"/>
    <w:rsid w:val="0AF3291A"/>
    <w:rsid w:val="0AF344E1"/>
    <w:rsid w:val="0AF3628F"/>
    <w:rsid w:val="0AF40CF3"/>
    <w:rsid w:val="0AF50259"/>
    <w:rsid w:val="0AF53DB5"/>
    <w:rsid w:val="0AF5799F"/>
    <w:rsid w:val="0AF579B9"/>
    <w:rsid w:val="0AF634E7"/>
    <w:rsid w:val="0AF66EF5"/>
    <w:rsid w:val="0AF84FBA"/>
    <w:rsid w:val="0AF9227F"/>
    <w:rsid w:val="0AF941EA"/>
    <w:rsid w:val="0AF961DF"/>
    <w:rsid w:val="0AFA5870"/>
    <w:rsid w:val="0AFC15E8"/>
    <w:rsid w:val="0AFC5539"/>
    <w:rsid w:val="0AFD0EBC"/>
    <w:rsid w:val="0AFF6E07"/>
    <w:rsid w:val="0B016BFE"/>
    <w:rsid w:val="0B03422F"/>
    <w:rsid w:val="0B04224A"/>
    <w:rsid w:val="0B043FF8"/>
    <w:rsid w:val="0B057D70"/>
    <w:rsid w:val="0B0853FC"/>
    <w:rsid w:val="0B0973B4"/>
    <w:rsid w:val="0B0A7189"/>
    <w:rsid w:val="0B0B182B"/>
    <w:rsid w:val="0B0C1BE9"/>
    <w:rsid w:val="0B0D61C6"/>
    <w:rsid w:val="0B0E30C9"/>
    <w:rsid w:val="0B0E67E4"/>
    <w:rsid w:val="0B0F3077"/>
    <w:rsid w:val="0B10672B"/>
    <w:rsid w:val="0B106E41"/>
    <w:rsid w:val="0B116715"/>
    <w:rsid w:val="0B123C18"/>
    <w:rsid w:val="0B132EAB"/>
    <w:rsid w:val="0B135B24"/>
    <w:rsid w:val="0B136931"/>
    <w:rsid w:val="0B1379E1"/>
    <w:rsid w:val="0B1412DE"/>
    <w:rsid w:val="0B1526A9"/>
    <w:rsid w:val="0B154457"/>
    <w:rsid w:val="0B154C14"/>
    <w:rsid w:val="0B157721"/>
    <w:rsid w:val="0B163D2C"/>
    <w:rsid w:val="0B1952A1"/>
    <w:rsid w:val="0B1A028D"/>
    <w:rsid w:val="0B1B7594"/>
    <w:rsid w:val="0B1C57E6"/>
    <w:rsid w:val="0B1D29E7"/>
    <w:rsid w:val="0B1F23E8"/>
    <w:rsid w:val="0B1F45BF"/>
    <w:rsid w:val="0B1F52D6"/>
    <w:rsid w:val="0B201B01"/>
    <w:rsid w:val="0B204331"/>
    <w:rsid w:val="0B212DFC"/>
    <w:rsid w:val="0B2211B1"/>
    <w:rsid w:val="0B236722"/>
    <w:rsid w:val="0B2428ED"/>
    <w:rsid w:val="0B25063B"/>
    <w:rsid w:val="0B264B83"/>
    <w:rsid w:val="0B266665"/>
    <w:rsid w:val="0B293A5F"/>
    <w:rsid w:val="0B29620B"/>
    <w:rsid w:val="0B2C1191"/>
    <w:rsid w:val="0B2C1A5A"/>
    <w:rsid w:val="0B2D430B"/>
    <w:rsid w:val="0B2F316F"/>
    <w:rsid w:val="0B300C0C"/>
    <w:rsid w:val="0B313BCE"/>
    <w:rsid w:val="0B332B30"/>
    <w:rsid w:val="0B3643CE"/>
    <w:rsid w:val="0B370144"/>
    <w:rsid w:val="0B376FBE"/>
    <w:rsid w:val="0B3A3EBE"/>
    <w:rsid w:val="0B3D39AE"/>
    <w:rsid w:val="0B3D5069"/>
    <w:rsid w:val="0B3D575C"/>
    <w:rsid w:val="0B3E2E09"/>
    <w:rsid w:val="0B3F14D4"/>
    <w:rsid w:val="0B3F5D31"/>
    <w:rsid w:val="0B424B21"/>
    <w:rsid w:val="0B440899"/>
    <w:rsid w:val="0B464611"/>
    <w:rsid w:val="0B48482D"/>
    <w:rsid w:val="0B4A11EB"/>
    <w:rsid w:val="0B4A4ACF"/>
    <w:rsid w:val="0B4B1C27"/>
    <w:rsid w:val="0B4B7E79"/>
    <w:rsid w:val="0B4C07CC"/>
    <w:rsid w:val="0B4C599F"/>
    <w:rsid w:val="0B4E2712"/>
    <w:rsid w:val="0B4E3166"/>
    <w:rsid w:val="0B4E761F"/>
    <w:rsid w:val="0B541AC5"/>
    <w:rsid w:val="0B566DB5"/>
    <w:rsid w:val="0B570B38"/>
    <w:rsid w:val="0B57603B"/>
    <w:rsid w:val="0B5826C0"/>
    <w:rsid w:val="0B585D36"/>
    <w:rsid w:val="0B5931ED"/>
    <w:rsid w:val="0B594C1B"/>
    <w:rsid w:val="0B5A0EA1"/>
    <w:rsid w:val="0B5C46F0"/>
    <w:rsid w:val="0B5D6122"/>
    <w:rsid w:val="0B5F19B1"/>
    <w:rsid w:val="0B5F1B77"/>
    <w:rsid w:val="0B61144B"/>
    <w:rsid w:val="0B615D87"/>
    <w:rsid w:val="0B6174D7"/>
    <w:rsid w:val="0B6205C1"/>
    <w:rsid w:val="0B623F32"/>
    <w:rsid w:val="0B6252D0"/>
    <w:rsid w:val="0B644B24"/>
    <w:rsid w:val="0B646265"/>
    <w:rsid w:val="0B666A61"/>
    <w:rsid w:val="0B681363"/>
    <w:rsid w:val="0B6A77F0"/>
    <w:rsid w:val="0B6B051B"/>
    <w:rsid w:val="0B6B3195"/>
    <w:rsid w:val="0B6C0633"/>
    <w:rsid w:val="0B6C0666"/>
    <w:rsid w:val="0B6C484B"/>
    <w:rsid w:val="0B6D4294"/>
    <w:rsid w:val="0B6D7317"/>
    <w:rsid w:val="0B6E1EE8"/>
    <w:rsid w:val="0B723658"/>
    <w:rsid w:val="0B727026"/>
    <w:rsid w:val="0B73117E"/>
    <w:rsid w:val="0B7330B7"/>
    <w:rsid w:val="0B744284"/>
    <w:rsid w:val="0B744D54"/>
    <w:rsid w:val="0B76648D"/>
    <w:rsid w:val="0B775949"/>
    <w:rsid w:val="0B786A4C"/>
    <w:rsid w:val="0B795C3C"/>
    <w:rsid w:val="0B7A05AE"/>
    <w:rsid w:val="0B7A66A4"/>
    <w:rsid w:val="0B7B7D63"/>
    <w:rsid w:val="0B7D1FFD"/>
    <w:rsid w:val="0B7D2C3D"/>
    <w:rsid w:val="0B7D3DAB"/>
    <w:rsid w:val="0B7E4543"/>
    <w:rsid w:val="0B805DC5"/>
    <w:rsid w:val="0B810978"/>
    <w:rsid w:val="0B816C1D"/>
    <w:rsid w:val="0B846A84"/>
    <w:rsid w:val="0B85016F"/>
    <w:rsid w:val="0B8665FC"/>
    <w:rsid w:val="0B866A2E"/>
    <w:rsid w:val="0B872E91"/>
    <w:rsid w:val="0B88757E"/>
    <w:rsid w:val="0B8904DA"/>
    <w:rsid w:val="0B893E76"/>
    <w:rsid w:val="0B8A1792"/>
    <w:rsid w:val="0B8A5DBD"/>
    <w:rsid w:val="0B8A7F80"/>
    <w:rsid w:val="0B8B471A"/>
    <w:rsid w:val="0B8B64C8"/>
    <w:rsid w:val="0B8B79F6"/>
    <w:rsid w:val="0B8C363A"/>
    <w:rsid w:val="0B8E420A"/>
    <w:rsid w:val="0B8E5FB8"/>
    <w:rsid w:val="0B8F1C1F"/>
    <w:rsid w:val="0B8F491D"/>
    <w:rsid w:val="0B900CB2"/>
    <w:rsid w:val="0B901D30"/>
    <w:rsid w:val="0B913B41"/>
    <w:rsid w:val="0B91530B"/>
    <w:rsid w:val="0B950879"/>
    <w:rsid w:val="0B957346"/>
    <w:rsid w:val="0B972D4E"/>
    <w:rsid w:val="0B974E6D"/>
    <w:rsid w:val="0B980BE5"/>
    <w:rsid w:val="0B9B2395"/>
    <w:rsid w:val="0B9B6056"/>
    <w:rsid w:val="0B9C06D5"/>
    <w:rsid w:val="0B9C0C71"/>
    <w:rsid w:val="0B9C5855"/>
    <w:rsid w:val="0B9D2C31"/>
    <w:rsid w:val="0B9E444D"/>
    <w:rsid w:val="0B9E73F4"/>
    <w:rsid w:val="0B9F6FB8"/>
    <w:rsid w:val="0B9F7A0F"/>
    <w:rsid w:val="0BA00FF6"/>
    <w:rsid w:val="0BA076A5"/>
    <w:rsid w:val="0BA354D7"/>
    <w:rsid w:val="0BA561BA"/>
    <w:rsid w:val="0BA825AA"/>
    <w:rsid w:val="0BA94518"/>
    <w:rsid w:val="0BAA777A"/>
    <w:rsid w:val="0BAB1E8A"/>
    <w:rsid w:val="0BAC0749"/>
    <w:rsid w:val="0BAC282F"/>
    <w:rsid w:val="0BAD058F"/>
    <w:rsid w:val="0BAD28E2"/>
    <w:rsid w:val="0BAD4659"/>
    <w:rsid w:val="0BAD72F3"/>
    <w:rsid w:val="0BAD76E5"/>
    <w:rsid w:val="0BB07F2A"/>
    <w:rsid w:val="0BB1641B"/>
    <w:rsid w:val="0BB32815"/>
    <w:rsid w:val="0BB35A1E"/>
    <w:rsid w:val="0BB40450"/>
    <w:rsid w:val="0BB466BB"/>
    <w:rsid w:val="0BB467E1"/>
    <w:rsid w:val="0BB51797"/>
    <w:rsid w:val="0BB534F1"/>
    <w:rsid w:val="0BB53545"/>
    <w:rsid w:val="0BB55791"/>
    <w:rsid w:val="0BB56F22"/>
    <w:rsid w:val="0BB65BC7"/>
    <w:rsid w:val="0BB66A89"/>
    <w:rsid w:val="0BB67943"/>
    <w:rsid w:val="0BB7550F"/>
    <w:rsid w:val="0BB84775"/>
    <w:rsid w:val="0BBA4FFF"/>
    <w:rsid w:val="0BBA525B"/>
    <w:rsid w:val="0BBA591E"/>
    <w:rsid w:val="0BBA6DAD"/>
    <w:rsid w:val="0BBC1FD3"/>
    <w:rsid w:val="0BBD7C8C"/>
    <w:rsid w:val="0BBF7B36"/>
    <w:rsid w:val="0BC1341D"/>
    <w:rsid w:val="0BC2436D"/>
    <w:rsid w:val="0BC26A15"/>
    <w:rsid w:val="0BC31E10"/>
    <w:rsid w:val="0BC563A9"/>
    <w:rsid w:val="0BC70168"/>
    <w:rsid w:val="0BC814CA"/>
    <w:rsid w:val="0BCA2A58"/>
    <w:rsid w:val="0BCA2A97"/>
    <w:rsid w:val="0BCA3494"/>
    <w:rsid w:val="0BCA5242"/>
    <w:rsid w:val="0BCB7B0F"/>
    <w:rsid w:val="0BCD4D32"/>
    <w:rsid w:val="0BCE5224"/>
    <w:rsid w:val="0BCF7D98"/>
    <w:rsid w:val="0BD04A52"/>
    <w:rsid w:val="0BD06933"/>
    <w:rsid w:val="0BD073E6"/>
    <w:rsid w:val="0BD238B5"/>
    <w:rsid w:val="0BD25385"/>
    <w:rsid w:val="0BD31C1D"/>
    <w:rsid w:val="0BD419A1"/>
    <w:rsid w:val="0BD42457"/>
    <w:rsid w:val="0BD546C4"/>
    <w:rsid w:val="0BD713A3"/>
    <w:rsid w:val="0BD74B60"/>
    <w:rsid w:val="0BD75C39"/>
    <w:rsid w:val="0BD806A2"/>
    <w:rsid w:val="0BD85094"/>
    <w:rsid w:val="0BD87219"/>
    <w:rsid w:val="0BD95485"/>
    <w:rsid w:val="0BDA0074"/>
    <w:rsid w:val="0BDA2FAB"/>
    <w:rsid w:val="0BDA3DEA"/>
    <w:rsid w:val="0BDC111E"/>
    <w:rsid w:val="0BDD07F6"/>
    <w:rsid w:val="0BDE7294"/>
    <w:rsid w:val="0BDF287E"/>
    <w:rsid w:val="0BE03EA3"/>
    <w:rsid w:val="0BE107DE"/>
    <w:rsid w:val="0BE1433A"/>
    <w:rsid w:val="0BE23AA4"/>
    <w:rsid w:val="0BE37F19"/>
    <w:rsid w:val="0BE5207C"/>
    <w:rsid w:val="0BE61950"/>
    <w:rsid w:val="0BE634AB"/>
    <w:rsid w:val="0BE77510"/>
    <w:rsid w:val="0BE856B6"/>
    <w:rsid w:val="0BE856C8"/>
    <w:rsid w:val="0BEB0487"/>
    <w:rsid w:val="0BEB51B8"/>
    <w:rsid w:val="0BEB6F66"/>
    <w:rsid w:val="0BEB731D"/>
    <w:rsid w:val="0BED2CDE"/>
    <w:rsid w:val="0BED7182"/>
    <w:rsid w:val="0BEF2EFA"/>
    <w:rsid w:val="0BEF2F10"/>
    <w:rsid w:val="0BF16C73"/>
    <w:rsid w:val="0BF2405E"/>
    <w:rsid w:val="0BF56037"/>
    <w:rsid w:val="0BF57DE5"/>
    <w:rsid w:val="0BF71DAF"/>
    <w:rsid w:val="0BF7303D"/>
    <w:rsid w:val="0BF75644"/>
    <w:rsid w:val="0BF87798"/>
    <w:rsid w:val="0BFA5A6F"/>
    <w:rsid w:val="0BFC6966"/>
    <w:rsid w:val="0BFF4052"/>
    <w:rsid w:val="0C007495"/>
    <w:rsid w:val="0C012C2E"/>
    <w:rsid w:val="0C021E8C"/>
    <w:rsid w:val="0C026F22"/>
    <w:rsid w:val="0C026F43"/>
    <w:rsid w:val="0C033E70"/>
    <w:rsid w:val="0C04120C"/>
    <w:rsid w:val="0C044891"/>
    <w:rsid w:val="0C0544CC"/>
    <w:rsid w:val="0C06145B"/>
    <w:rsid w:val="0C065ADA"/>
    <w:rsid w:val="0C083FBC"/>
    <w:rsid w:val="0C0BAE34"/>
    <w:rsid w:val="0C0D07FB"/>
    <w:rsid w:val="0C0D15D3"/>
    <w:rsid w:val="0C0D398A"/>
    <w:rsid w:val="0C0D512F"/>
    <w:rsid w:val="0C0E42CE"/>
    <w:rsid w:val="0C0F35BF"/>
    <w:rsid w:val="0C0F534B"/>
    <w:rsid w:val="0C107F06"/>
    <w:rsid w:val="0C1162A3"/>
    <w:rsid w:val="0C126DC0"/>
    <w:rsid w:val="0C1278F7"/>
    <w:rsid w:val="0C131577"/>
    <w:rsid w:val="0C142961"/>
    <w:rsid w:val="0C14404F"/>
    <w:rsid w:val="0C146E6B"/>
    <w:rsid w:val="0C1855C8"/>
    <w:rsid w:val="0C19035E"/>
    <w:rsid w:val="0C191D25"/>
    <w:rsid w:val="0C1926C9"/>
    <w:rsid w:val="0C1C022E"/>
    <w:rsid w:val="0C1C0FDB"/>
    <w:rsid w:val="0C1E10EA"/>
    <w:rsid w:val="0C1E558E"/>
    <w:rsid w:val="0C2179DB"/>
    <w:rsid w:val="0C227CD5"/>
    <w:rsid w:val="0C2336A8"/>
    <w:rsid w:val="0C237E2F"/>
    <w:rsid w:val="0C2617C9"/>
    <w:rsid w:val="0C2C249B"/>
    <w:rsid w:val="0C2C539A"/>
    <w:rsid w:val="0C2D320D"/>
    <w:rsid w:val="0C2D3347"/>
    <w:rsid w:val="0C2E744B"/>
    <w:rsid w:val="0C2E7CC6"/>
    <w:rsid w:val="0C2F0913"/>
    <w:rsid w:val="0C2F2F0C"/>
    <w:rsid w:val="0C2F4887"/>
    <w:rsid w:val="0C2F5261"/>
    <w:rsid w:val="0C3009F0"/>
    <w:rsid w:val="0C30706F"/>
    <w:rsid w:val="0C3075B0"/>
    <w:rsid w:val="0C314310"/>
    <w:rsid w:val="0C3209DA"/>
    <w:rsid w:val="0C33597C"/>
    <w:rsid w:val="0C344EBB"/>
    <w:rsid w:val="0C3504B5"/>
    <w:rsid w:val="0C3513CB"/>
    <w:rsid w:val="0C360B29"/>
    <w:rsid w:val="0C361AC2"/>
    <w:rsid w:val="0C364685"/>
    <w:rsid w:val="0C36569F"/>
    <w:rsid w:val="0C3703FE"/>
    <w:rsid w:val="0C3721AC"/>
    <w:rsid w:val="0C38333E"/>
    <w:rsid w:val="0C387460"/>
    <w:rsid w:val="0C395F24"/>
    <w:rsid w:val="0C396D5E"/>
    <w:rsid w:val="0C3C00DF"/>
    <w:rsid w:val="0C3C0E9D"/>
    <w:rsid w:val="0C3C3C66"/>
    <w:rsid w:val="0C3D1C43"/>
    <w:rsid w:val="0C3D1EB8"/>
    <w:rsid w:val="0C3D5B9F"/>
    <w:rsid w:val="0C3F0D4F"/>
    <w:rsid w:val="0C3F18CA"/>
    <w:rsid w:val="0C405504"/>
    <w:rsid w:val="0C4103E5"/>
    <w:rsid w:val="0C41694C"/>
    <w:rsid w:val="0C427653"/>
    <w:rsid w:val="0C430B50"/>
    <w:rsid w:val="0C4317E5"/>
    <w:rsid w:val="0C436DA2"/>
    <w:rsid w:val="0C4433D3"/>
    <w:rsid w:val="0C44522B"/>
    <w:rsid w:val="0C4461B6"/>
    <w:rsid w:val="0C454F38"/>
    <w:rsid w:val="0C45588C"/>
    <w:rsid w:val="0C4602EC"/>
    <w:rsid w:val="0C462174"/>
    <w:rsid w:val="0C4667E7"/>
    <w:rsid w:val="0C48085D"/>
    <w:rsid w:val="0C480B20"/>
    <w:rsid w:val="0C48260B"/>
    <w:rsid w:val="0C4843B9"/>
    <w:rsid w:val="0C486B28"/>
    <w:rsid w:val="0C492597"/>
    <w:rsid w:val="0C495168"/>
    <w:rsid w:val="0C4A17AC"/>
    <w:rsid w:val="0C4A784A"/>
    <w:rsid w:val="0C4C20FB"/>
    <w:rsid w:val="0C4C3EA9"/>
    <w:rsid w:val="0C4C5804"/>
    <w:rsid w:val="0C4F3999"/>
    <w:rsid w:val="0C4F4D37"/>
    <w:rsid w:val="0C506981"/>
    <w:rsid w:val="0C514BCD"/>
    <w:rsid w:val="0C517711"/>
    <w:rsid w:val="0C52118F"/>
    <w:rsid w:val="0C540FAF"/>
    <w:rsid w:val="0C564D28"/>
    <w:rsid w:val="0C566AD6"/>
    <w:rsid w:val="0C580AA0"/>
    <w:rsid w:val="0C584A28"/>
    <w:rsid w:val="0C5965C6"/>
    <w:rsid w:val="0C5A08DE"/>
    <w:rsid w:val="0C5A1DFD"/>
    <w:rsid w:val="0C5A44F9"/>
    <w:rsid w:val="0C5B214E"/>
    <w:rsid w:val="0C5C1C12"/>
    <w:rsid w:val="0C5E1E2E"/>
    <w:rsid w:val="0C5E3BDC"/>
    <w:rsid w:val="0C607E51"/>
    <w:rsid w:val="0C61547A"/>
    <w:rsid w:val="0C615668"/>
    <w:rsid w:val="0C616883"/>
    <w:rsid w:val="0C6236CC"/>
    <w:rsid w:val="0C627450"/>
    <w:rsid w:val="0C6311F3"/>
    <w:rsid w:val="0C632FA1"/>
    <w:rsid w:val="0C635D0F"/>
    <w:rsid w:val="0C6418FE"/>
    <w:rsid w:val="0C64DAAE"/>
    <w:rsid w:val="0C6531BD"/>
    <w:rsid w:val="0C6649C2"/>
    <w:rsid w:val="0C674240"/>
    <w:rsid w:val="0C6742E7"/>
    <w:rsid w:val="0C684A5B"/>
    <w:rsid w:val="0C6919DB"/>
    <w:rsid w:val="0C6A4450"/>
    <w:rsid w:val="0C6B3A03"/>
    <w:rsid w:val="0C6B67C1"/>
    <w:rsid w:val="0C6C00A7"/>
    <w:rsid w:val="0C6D1EB7"/>
    <w:rsid w:val="0C6D259C"/>
    <w:rsid w:val="0C6E1544"/>
    <w:rsid w:val="0C6E227C"/>
    <w:rsid w:val="0C6E6A24"/>
    <w:rsid w:val="0C6F1945"/>
    <w:rsid w:val="0C6F5DE9"/>
    <w:rsid w:val="0C703AAF"/>
    <w:rsid w:val="0C7068A3"/>
    <w:rsid w:val="0C727688"/>
    <w:rsid w:val="0C727F9D"/>
    <w:rsid w:val="0C731927"/>
    <w:rsid w:val="0C7358DA"/>
    <w:rsid w:val="0C741652"/>
    <w:rsid w:val="0C762CD4"/>
    <w:rsid w:val="0C772A76"/>
    <w:rsid w:val="0C777FC8"/>
    <w:rsid w:val="0C796EE4"/>
    <w:rsid w:val="0C7E1110"/>
    <w:rsid w:val="0C7E427E"/>
    <w:rsid w:val="0C7E5A79"/>
    <w:rsid w:val="0C7E602C"/>
    <w:rsid w:val="0C7E7446"/>
    <w:rsid w:val="0C7F28B0"/>
    <w:rsid w:val="0C7F3C47"/>
    <w:rsid w:val="0C801DA5"/>
    <w:rsid w:val="0C8022ED"/>
    <w:rsid w:val="0C80722B"/>
    <w:rsid w:val="0C811298"/>
    <w:rsid w:val="0C8172B0"/>
    <w:rsid w:val="0C823344"/>
    <w:rsid w:val="0C825F37"/>
    <w:rsid w:val="0C833059"/>
    <w:rsid w:val="0C8573BB"/>
    <w:rsid w:val="0C866DDB"/>
    <w:rsid w:val="0C876236"/>
    <w:rsid w:val="0C886EAB"/>
    <w:rsid w:val="0C89335A"/>
    <w:rsid w:val="0C8C24F7"/>
    <w:rsid w:val="0C8C2FEF"/>
    <w:rsid w:val="0C8C699B"/>
    <w:rsid w:val="0C8D626F"/>
    <w:rsid w:val="0C8E44C1"/>
    <w:rsid w:val="0C8F178B"/>
    <w:rsid w:val="0C923886"/>
    <w:rsid w:val="0C934F7A"/>
    <w:rsid w:val="0C9475FE"/>
    <w:rsid w:val="0C950348"/>
    <w:rsid w:val="0C9615C8"/>
    <w:rsid w:val="0C963376"/>
    <w:rsid w:val="0C965124"/>
    <w:rsid w:val="0C973A3B"/>
    <w:rsid w:val="0C987BEC"/>
    <w:rsid w:val="0C992E66"/>
    <w:rsid w:val="0C995392"/>
    <w:rsid w:val="0C9B098C"/>
    <w:rsid w:val="0C9D0F26"/>
    <w:rsid w:val="0C9D3E3E"/>
    <w:rsid w:val="0C9E222B"/>
    <w:rsid w:val="0CA0054F"/>
    <w:rsid w:val="0CA06C2E"/>
    <w:rsid w:val="0CA17442"/>
    <w:rsid w:val="0CA217EA"/>
    <w:rsid w:val="0CA21D1B"/>
    <w:rsid w:val="0CA313D8"/>
    <w:rsid w:val="0CA40685"/>
    <w:rsid w:val="0CA5180B"/>
    <w:rsid w:val="0CA5612D"/>
    <w:rsid w:val="0CA75583"/>
    <w:rsid w:val="0CAB7B65"/>
    <w:rsid w:val="0CAC0DEC"/>
    <w:rsid w:val="0CAC2B9A"/>
    <w:rsid w:val="0CAC58E8"/>
    <w:rsid w:val="0CAD06C0"/>
    <w:rsid w:val="0CB200C5"/>
    <w:rsid w:val="0CB24453"/>
    <w:rsid w:val="0CB40E93"/>
    <w:rsid w:val="0CB4678B"/>
    <w:rsid w:val="0CB46945"/>
    <w:rsid w:val="0CB65529"/>
    <w:rsid w:val="0CB7354F"/>
    <w:rsid w:val="0CB7416C"/>
    <w:rsid w:val="0CB74492"/>
    <w:rsid w:val="0CB87414"/>
    <w:rsid w:val="0CBA2B69"/>
    <w:rsid w:val="0CBD0903"/>
    <w:rsid w:val="0CBD2CFA"/>
    <w:rsid w:val="0CBD623B"/>
    <w:rsid w:val="0CBD7D0E"/>
    <w:rsid w:val="0CBE4635"/>
    <w:rsid w:val="0CBE5A7C"/>
    <w:rsid w:val="0CC1339B"/>
    <w:rsid w:val="0CC51EAD"/>
    <w:rsid w:val="0CC545BE"/>
    <w:rsid w:val="0CC638F0"/>
    <w:rsid w:val="0CC857D6"/>
    <w:rsid w:val="0CC86958"/>
    <w:rsid w:val="0CC914A3"/>
    <w:rsid w:val="0CCA1486"/>
    <w:rsid w:val="0CCA335E"/>
    <w:rsid w:val="0CCB1720"/>
    <w:rsid w:val="0CCC1BBD"/>
    <w:rsid w:val="0CCC4FEA"/>
    <w:rsid w:val="0CCD5C27"/>
    <w:rsid w:val="0CCE2B10"/>
    <w:rsid w:val="0CCF2D41"/>
    <w:rsid w:val="0CCF3926"/>
    <w:rsid w:val="0CCF4ADA"/>
    <w:rsid w:val="0CD124ED"/>
    <w:rsid w:val="0CD12600"/>
    <w:rsid w:val="0CD23A91"/>
    <w:rsid w:val="0CD65E68"/>
    <w:rsid w:val="0CD6696E"/>
    <w:rsid w:val="0CD71CC6"/>
    <w:rsid w:val="0CD80E63"/>
    <w:rsid w:val="0CD86685"/>
    <w:rsid w:val="0CDA7707"/>
    <w:rsid w:val="0CDB347F"/>
    <w:rsid w:val="0CDB522D"/>
    <w:rsid w:val="0CDB6FDB"/>
    <w:rsid w:val="0CDC4FE5"/>
    <w:rsid w:val="0CDD2D53"/>
    <w:rsid w:val="0CDE2E80"/>
    <w:rsid w:val="0CE00A95"/>
    <w:rsid w:val="0CE13119"/>
    <w:rsid w:val="0CE265BB"/>
    <w:rsid w:val="0CE340E1"/>
    <w:rsid w:val="0CE44A08"/>
    <w:rsid w:val="0CE51C08"/>
    <w:rsid w:val="0CE642FD"/>
    <w:rsid w:val="0CE71E24"/>
    <w:rsid w:val="0CE73BD2"/>
    <w:rsid w:val="0CE75980"/>
    <w:rsid w:val="0CE76A6D"/>
    <w:rsid w:val="0CE8491A"/>
    <w:rsid w:val="0CE85B1B"/>
    <w:rsid w:val="0CE916F8"/>
    <w:rsid w:val="0CE95B9C"/>
    <w:rsid w:val="0CEE3C30"/>
    <w:rsid w:val="0CEF2A86"/>
    <w:rsid w:val="0CEF41DD"/>
    <w:rsid w:val="0CF06F2A"/>
    <w:rsid w:val="0CF07811"/>
    <w:rsid w:val="0CF10955"/>
    <w:rsid w:val="0CF14A50"/>
    <w:rsid w:val="0CF17D56"/>
    <w:rsid w:val="0CF21543"/>
    <w:rsid w:val="0CF32576"/>
    <w:rsid w:val="0CF4009D"/>
    <w:rsid w:val="0CF47F88"/>
    <w:rsid w:val="0CF60479"/>
    <w:rsid w:val="0CF67A11"/>
    <w:rsid w:val="0CF73E20"/>
    <w:rsid w:val="0CF856C4"/>
    <w:rsid w:val="0CFA1709"/>
    <w:rsid w:val="0CFA3905"/>
    <w:rsid w:val="0CFB142B"/>
    <w:rsid w:val="0CFB1B10"/>
    <w:rsid w:val="0CFB4C70"/>
    <w:rsid w:val="0CFC6058"/>
    <w:rsid w:val="0CFD0AF6"/>
    <w:rsid w:val="0CFD51A3"/>
    <w:rsid w:val="0CFE2CC9"/>
    <w:rsid w:val="0CFE38E4"/>
    <w:rsid w:val="0CFF1668"/>
    <w:rsid w:val="0CFF44C7"/>
    <w:rsid w:val="0CFF5E8E"/>
    <w:rsid w:val="0D00265C"/>
    <w:rsid w:val="0D00594B"/>
    <w:rsid w:val="0D0068FA"/>
    <w:rsid w:val="0D010C87"/>
    <w:rsid w:val="0D020A0B"/>
    <w:rsid w:val="0D0229FE"/>
    <w:rsid w:val="0D046532"/>
    <w:rsid w:val="0D05188A"/>
    <w:rsid w:val="0D063B9F"/>
    <w:rsid w:val="0D0650CC"/>
    <w:rsid w:val="0D07457A"/>
    <w:rsid w:val="0D076022"/>
    <w:rsid w:val="0D085558"/>
    <w:rsid w:val="0D0862C1"/>
    <w:rsid w:val="0D0C0596"/>
    <w:rsid w:val="0D0C3638"/>
    <w:rsid w:val="0D0E4877"/>
    <w:rsid w:val="0D1349C7"/>
    <w:rsid w:val="0D151178"/>
    <w:rsid w:val="0D151412"/>
    <w:rsid w:val="0D162709"/>
    <w:rsid w:val="0D16538A"/>
    <w:rsid w:val="0D18022F"/>
    <w:rsid w:val="0D1818E0"/>
    <w:rsid w:val="0D187508"/>
    <w:rsid w:val="0D1954A2"/>
    <w:rsid w:val="0D1A7D11"/>
    <w:rsid w:val="0D1B387B"/>
    <w:rsid w:val="0D1D5845"/>
    <w:rsid w:val="0D1E0AF7"/>
    <w:rsid w:val="0D1E3DD1"/>
    <w:rsid w:val="0D200E92"/>
    <w:rsid w:val="0D21739C"/>
    <w:rsid w:val="0D2175DB"/>
    <w:rsid w:val="0D2233E1"/>
    <w:rsid w:val="0D270472"/>
    <w:rsid w:val="0D28249B"/>
    <w:rsid w:val="0D28340D"/>
    <w:rsid w:val="0D29064A"/>
    <w:rsid w:val="0D295F98"/>
    <w:rsid w:val="0D2C1C3B"/>
    <w:rsid w:val="0D2C3E1B"/>
    <w:rsid w:val="0D2C5FB2"/>
    <w:rsid w:val="0D2D173C"/>
    <w:rsid w:val="0D2F1240"/>
    <w:rsid w:val="0D3000CB"/>
    <w:rsid w:val="0D3112F1"/>
    <w:rsid w:val="0D3154F0"/>
    <w:rsid w:val="0D327343"/>
    <w:rsid w:val="0D333DAC"/>
    <w:rsid w:val="0D335069"/>
    <w:rsid w:val="0D3366A2"/>
    <w:rsid w:val="0D350099"/>
    <w:rsid w:val="0D350DE1"/>
    <w:rsid w:val="0D352B8F"/>
    <w:rsid w:val="0D3530BA"/>
    <w:rsid w:val="0D3606B5"/>
    <w:rsid w:val="0D36560A"/>
    <w:rsid w:val="0D367A88"/>
    <w:rsid w:val="0D374B59"/>
    <w:rsid w:val="0D377109"/>
    <w:rsid w:val="0D38378B"/>
    <w:rsid w:val="0D384735"/>
    <w:rsid w:val="0D39443C"/>
    <w:rsid w:val="0D3A63F7"/>
    <w:rsid w:val="0D3A7E68"/>
    <w:rsid w:val="0D3B7550"/>
    <w:rsid w:val="0D3C216F"/>
    <w:rsid w:val="0D3D1A44"/>
    <w:rsid w:val="0D3D284E"/>
    <w:rsid w:val="0D3E1864"/>
    <w:rsid w:val="0D3E26CF"/>
    <w:rsid w:val="0D3E3092"/>
    <w:rsid w:val="0D3F3A0E"/>
    <w:rsid w:val="0D3F57BC"/>
    <w:rsid w:val="0D3F7282"/>
    <w:rsid w:val="0D3F73AB"/>
    <w:rsid w:val="0D40647F"/>
    <w:rsid w:val="0D41602A"/>
    <w:rsid w:val="0D437658"/>
    <w:rsid w:val="0D442981"/>
    <w:rsid w:val="0D444B80"/>
    <w:rsid w:val="0D4508F8"/>
    <w:rsid w:val="0D4524A2"/>
    <w:rsid w:val="0D4525A2"/>
    <w:rsid w:val="0D470B14"/>
    <w:rsid w:val="0D4814B9"/>
    <w:rsid w:val="0D4852E7"/>
    <w:rsid w:val="0D491D8C"/>
    <w:rsid w:val="0D49663A"/>
    <w:rsid w:val="0D496945"/>
    <w:rsid w:val="0D496B2B"/>
    <w:rsid w:val="0D4A24DF"/>
    <w:rsid w:val="0D4A68EB"/>
    <w:rsid w:val="0D4B7D87"/>
    <w:rsid w:val="0D4C7702"/>
    <w:rsid w:val="0D4C7ED9"/>
    <w:rsid w:val="0D4D30B2"/>
    <w:rsid w:val="0D4E0A83"/>
    <w:rsid w:val="0D4F1B70"/>
    <w:rsid w:val="0D4F49A2"/>
    <w:rsid w:val="0D501777"/>
    <w:rsid w:val="0D5154EF"/>
    <w:rsid w:val="0D51729D"/>
    <w:rsid w:val="0D521224"/>
    <w:rsid w:val="0D526A79"/>
    <w:rsid w:val="0D531267"/>
    <w:rsid w:val="0D533015"/>
    <w:rsid w:val="0D542D1C"/>
    <w:rsid w:val="0D553231"/>
    <w:rsid w:val="0D555EB3"/>
    <w:rsid w:val="0D562DDF"/>
    <w:rsid w:val="0D573D3A"/>
    <w:rsid w:val="0D5761D9"/>
    <w:rsid w:val="0D58062B"/>
    <w:rsid w:val="0D5A1046"/>
    <w:rsid w:val="0D5B483A"/>
    <w:rsid w:val="0D5C45C0"/>
    <w:rsid w:val="0D5C636E"/>
    <w:rsid w:val="0D5D3E01"/>
    <w:rsid w:val="0D5D3E94"/>
    <w:rsid w:val="0D5E3C29"/>
    <w:rsid w:val="0D5F15BF"/>
    <w:rsid w:val="0D5F19BA"/>
    <w:rsid w:val="0D5F4C8A"/>
    <w:rsid w:val="0D6029E1"/>
    <w:rsid w:val="0D60455D"/>
    <w:rsid w:val="0D605243"/>
    <w:rsid w:val="0D615289"/>
    <w:rsid w:val="0D616A2D"/>
    <w:rsid w:val="0D6316D0"/>
    <w:rsid w:val="0D634E67"/>
    <w:rsid w:val="0D640D50"/>
    <w:rsid w:val="0D6562ED"/>
    <w:rsid w:val="0D66227C"/>
    <w:rsid w:val="0D671F0D"/>
    <w:rsid w:val="0D674F8A"/>
    <w:rsid w:val="0D67570E"/>
    <w:rsid w:val="0D690A8B"/>
    <w:rsid w:val="0D696CDD"/>
    <w:rsid w:val="0D6B3897"/>
    <w:rsid w:val="0D6B4803"/>
    <w:rsid w:val="0D6B65B1"/>
    <w:rsid w:val="0D6C338E"/>
    <w:rsid w:val="0D6D2C1C"/>
    <w:rsid w:val="0D6D2EA6"/>
    <w:rsid w:val="0D7033AC"/>
    <w:rsid w:val="0D7309E7"/>
    <w:rsid w:val="0D73419C"/>
    <w:rsid w:val="0D740A23"/>
    <w:rsid w:val="0D742EBF"/>
    <w:rsid w:val="0D746E62"/>
    <w:rsid w:val="0D767C8F"/>
    <w:rsid w:val="0D780CCE"/>
    <w:rsid w:val="0D78590F"/>
    <w:rsid w:val="0D786FFF"/>
    <w:rsid w:val="0D7A2C98"/>
    <w:rsid w:val="0D7A67F4"/>
    <w:rsid w:val="0D7B2DEF"/>
    <w:rsid w:val="0D7C12A3"/>
    <w:rsid w:val="0D7C49E0"/>
    <w:rsid w:val="0D7D4281"/>
    <w:rsid w:val="0D7D4D7D"/>
    <w:rsid w:val="0D7E452D"/>
    <w:rsid w:val="0D7F409F"/>
    <w:rsid w:val="0D800989"/>
    <w:rsid w:val="0D8105E3"/>
    <w:rsid w:val="0D8238FA"/>
    <w:rsid w:val="0D8250CF"/>
    <w:rsid w:val="0D827973"/>
    <w:rsid w:val="0D832EE0"/>
    <w:rsid w:val="0D83351B"/>
    <w:rsid w:val="0D837173"/>
    <w:rsid w:val="0D841421"/>
    <w:rsid w:val="0D842BB5"/>
    <w:rsid w:val="0D846723"/>
    <w:rsid w:val="0D85043F"/>
    <w:rsid w:val="0D86437B"/>
    <w:rsid w:val="0D865199"/>
    <w:rsid w:val="0D870193"/>
    <w:rsid w:val="0D871F87"/>
    <w:rsid w:val="0D876BAA"/>
    <w:rsid w:val="0D8853B5"/>
    <w:rsid w:val="0D8A4BED"/>
    <w:rsid w:val="0D8B0A01"/>
    <w:rsid w:val="0D8D41A1"/>
    <w:rsid w:val="0D8E04F1"/>
    <w:rsid w:val="0D8E229F"/>
    <w:rsid w:val="0D905314"/>
    <w:rsid w:val="0D907DC5"/>
    <w:rsid w:val="0D911B84"/>
    <w:rsid w:val="0D934D99"/>
    <w:rsid w:val="0D9475EF"/>
    <w:rsid w:val="0D9553DC"/>
    <w:rsid w:val="0D960A7B"/>
    <w:rsid w:val="0D96480C"/>
    <w:rsid w:val="0D970ED9"/>
    <w:rsid w:val="0D9756E8"/>
    <w:rsid w:val="0D984ECC"/>
    <w:rsid w:val="0D991370"/>
    <w:rsid w:val="0D9A0C44"/>
    <w:rsid w:val="0D9A7733"/>
    <w:rsid w:val="0D9B0A00"/>
    <w:rsid w:val="0D9C49BC"/>
    <w:rsid w:val="0D9D70FF"/>
    <w:rsid w:val="0D9F26FE"/>
    <w:rsid w:val="0D9F44AC"/>
    <w:rsid w:val="0D9F625A"/>
    <w:rsid w:val="0DA33F9D"/>
    <w:rsid w:val="0DA342B1"/>
    <w:rsid w:val="0DA35A17"/>
    <w:rsid w:val="0DA44FB7"/>
    <w:rsid w:val="0DA63A8D"/>
    <w:rsid w:val="0DA6583B"/>
    <w:rsid w:val="0DA679E8"/>
    <w:rsid w:val="0DA73361"/>
    <w:rsid w:val="0DA75A13"/>
    <w:rsid w:val="0DA87805"/>
    <w:rsid w:val="0DA90E87"/>
    <w:rsid w:val="0DA9532B"/>
    <w:rsid w:val="0DAA1ECA"/>
    <w:rsid w:val="0DAA56EF"/>
    <w:rsid w:val="0DAB4BFF"/>
    <w:rsid w:val="0DAE0988"/>
    <w:rsid w:val="0DAE0EEA"/>
    <w:rsid w:val="0DAE5B8C"/>
    <w:rsid w:val="0DAE649D"/>
    <w:rsid w:val="0DAFB666"/>
    <w:rsid w:val="0DB0139F"/>
    <w:rsid w:val="0DB069C3"/>
    <w:rsid w:val="0DB1198C"/>
    <w:rsid w:val="0DB1586D"/>
    <w:rsid w:val="0DB17D41"/>
    <w:rsid w:val="0DB25F8E"/>
    <w:rsid w:val="0DB27D17"/>
    <w:rsid w:val="0DB35F6E"/>
    <w:rsid w:val="0DB37199"/>
    <w:rsid w:val="0DB40EEC"/>
    <w:rsid w:val="0DB470B5"/>
    <w:rsid w:val="0DB50520"/>
    <w:rsid w:val="0DB53CD0"/>
    <w:rsid w:val="0DB5782C"/>
    <w:rsid w:val="0DB62798"/>
    <w:rsid w:val="0DB66E8B"/>
    <w:rsid w:val="0DB95569"/>
    <w:rsid w:val="0DBA195C"/>
    <w:rsid w:val="0DBA2CB4"/>
    <w:rsid w:val="0DBB57BA"/>
    <w:rsid w:val="0DBC0BBA"/>
    <w:rsid w:val="0DBE0DD6"/>
    <w:rsid w:val="0DBF0F18"/>
    <w:rsid w:val="0DBF4B4E"/>
    <w:rsid w:val="0DC00F02"/>
    <w:rsid w:val="0DC01DC7"/>
    <w:rsid w:val="0DC074C1"/>
    <w:rsid w:val="0DC108C7"/>
    <w:rsid w:val="0DC14423"/>
    <w:rsid w:val="0DC16D64"/>
    <w:rsid w:val="0DC21F49"/>
    <w:rsid w:val="0DC22D9E"/>
    <w:rsid w:val="0DC32AF0"/>
    <w:rsid w:val="0DC34588"/>
    <w:rsid w:val="0DC64A76"/>
    <w:rsid w:val="0DC83A03"/>
    <w:rsid w:val="0DC932D7"/>
    <w:rsid w:val="0DCB34F3"/>
    <w:rsid w:val="0DCB52A1"/>
    <w:rsid w:val="0DCD49A0"/>
    <w:rsid w:val="0DCE6B40"/>
    <w:rsid w:val="0DCF3EEF"/>
    <w:rsid w:val="0DCF77AB"/>
    <w:rsid w:val="0DD00B0A"/>
    <w:rsid w:val="0DD00BC7"/>
    <w:rsid w:val="0DD24B8C"/>
    <w:rsid w:val="0DD51169"/>
    <w:rsid w:val="0DD57ECE"/>
    <w:rsid w:val="0DD759F4"/>
    <w:rsid w:val="0DD9035E"/>
    <w:rsid w:val="0DD92785"/>
    <w:rsid w:val="0DD95C10"/>
    <w:rsid w:val="0DDA0DDD"/>
    <w:rsid w:val="0DDB20CB"/>
    <w:rsid w:val="0DDE3227"/>
    <w:rsid w:val="0DDE4FD5"/>
    <w:rsid w:val="0DDF2ADF"/>
    <w:rsid w:val="0DE015DC"/>
    <w:rsid w:val="0DE03319"/>
    <w:rsid w:val="0DE10621"/>
    <w:rsid w:val="0DE2030C"/>
    <w:rsid w:val="0DE34399"/>
    <w:rsid w:val="0DE44744"/>
    <w:rsid w:val="0DE6032D"/>
    <w:rsid w:val="0DE72889"/>
    <w:rsid w:val="0DE75375"/>
    <w:rsid w:val="0DE91422"/>
    <w:rsid w:val="0DEA1BCB"/>
    <w:rsid w:val="0DEB5944"/>
    <w:rsid w:val="0DEB76F2"/>
    <w:rsid w:val="0DEC1945"/>
    <w:rsid w:val="0DEC7871"/>
    <w:rsid w:val="0DED16BC"/>
    <w:rsid w:val="0DED5218"/>
    <w:rsid w:val="0DEE2D3E"/>
    <w:rsid w:val="0DEE38A9"/>
    <w:rsid w:val="0DEE51AA"/>
    <w:rsid w:val="0DF054B5"/>
    <w:rsid w:val="0DF101CC"/>
    <w:rsid w:val="0DF27250"/>
    <w:rsid w:val="0DF465A6"/>
    <w:rsid w:val="0DF469C3"/>
    <w:rsid w:val="0DF46EC6"/>
    <w:rsid w:val="0DF71B38"/>
    <w:rsid w:val="0DF7287D"/>
    <w:rsid w:val="0DF7455F"/>
    <w:rsid w:val="0DF76096"/>
    <w:rsid w:val="0DF91DEB"/>
    <w:rsid w:val="0DF93BBD"/>
    <w:rsid w:val="0DF95360"/>
    <w:rsid w:val="0DFA16E3"/>
    <w:rsid w:val="0DFA4EAA"/>
    <w:rsid w:val="0DFA7403"/>
    <w:rsid w:val="0DFC18FF"/>
    <w:rsid w:val="0DFC36AD"/>
    <w:rsid w:val="0DFD5236"/>
    <w:rsid w:val="0DFE13FA"/>
    <w:rsid w:val="0DFE5677"/>
    <w:rsid w:val="0DFF319D"/>
    <w:rsid w:val="0E011C4F"/>
    <w:rsid w:val="0E037102"/>
    <w:rsid w:val="0E0407B3"/>
    <w:rsid w:val="0E044761"/>
    <w:rsid w:val="0E0802A4"/>
    <w:rsid w:val="0E083E00"/>
    <w:rsid w:val="0E084B42"/>
    <w:rsid w:val="0E096D8C"/>
    <w:rsid w:val="0E0A0A2B"/>
    <w:rsid w:val="0E0A401C"/>
    <w:rsid w:val="0E0F1BF4"/>
    <w:rsid w:val="0E100F06"/>
    <w:rsid w:val="0E110A43"/>
    <w:rsid w:val="0E121B94"/>
    <w:rsid w:val="0E140675"/>
    <w:rsid w:val="0E163E26"/>
    <w:rsid w:val="0E166FCE"/>
    <w:rsid w:val="0E173408"/>
    <w:rsid w:val="0E1942F3"/>
    <w:rsid w:val="0E1946EF"/>
    <w:rsid w:val="0E1B5850"/>
    <w:rsid w:val="0E1C2D91"/>
    <w:rsid w:val="0E1C78AB"/>
    <w:rsid w:val="0E1E0159"/>
    <w:rsid w:val="0E1E1875"/>
    <w:rsid w:val="0E1E37B6"/>
    <w:rsid w:val="0E204D36"/>
    <w:rsid w:val="0E207E8C"/>
    <w:rsid w:val="0E214EC1"/>
    <w:rsid w:val="0E2208A2"/>
    <w:rsid w:val="0E221A13"/>
    <w:rsid w:val="0E22209F"/>
    <w:rsid w:val="0E22661F"/>
    <w:rsid w:val="0E245572"/>
    <w:rsid w:val="0E250E55"/>
    <w:rsid w:val="0E252C04"/>
    <w:rsid w:val="0E26072A"/>
    <w:rsid w:val="0E2624D8"/>
    <w:rsid w:val="0E290B65"/>
    <w:rsid w:val="0E2A1FC8"/>
    <w:rsid w:val="0E2A317A"/>
    <w:rsid w:val="0E2A76B9"/>
    <w:rsid w:val="0E2B52B7"/>
    <w:rsid w:val="0E2C5696"/>
    <w:rsid w:val="0E2D3866"/>
    <w:rsid w:val="0E2F5830"/>
    <w:rsid w:val="0E306CB0"/>
    <w:rsid w:val="0E323572"/>
    <w:rsid w:val="0E326C02"/>
    <w:rsid w:val="0E3359E2"/>
    <w:rsid w:val="0E3421D7"/>
    <w:rsid w:val="0E350969"/>
    <w:rsid w:val="0E364E11"/>
    <w:rsid w:val="0E370B89"/>
    <w:rsid w:val="0E372937"/>
    <w:rsid w:val="0E3746E5"/>
    <w:rsid w:val="0E3815C4"/>
    <w:rsid w:val="0E386185"/>
    <w:rsid w:val="0E39045D"/>
    <w:rsid w:val="0E3C0BB0"/>
    <w:rsid w:val="0E3E3CC5"/>
    <w:rsid w:val="0E3F21EB"/>
    <w:rsid w:val="0E3F78A8"/>
    <w:rsid w:val="0E4017EB"/>
    <w:rsid w:val="0E40196D"/>
    <w:rsid w:val="0E401B24"/>
    <w:rsid w:val="0E43553D"/>
    <w:rsid w:val="0E44017C"/>
    <w:rsid w:val="0E450F37"/>
    <w:rsid w:val="0E452DA1"/>
    <w:rsid w:val="0E462B7A"/>
    <w:rsid w:val="0E463981"/>
    <w:rsid w:val="0E46496B"/>
    <w:rsid w:val="0E465D21"/>
    <w:rsid w:val="0E4810D1"/>
    <w:rsid w:val="0E49476C"/>
    <w:rsid w:val="0E494A2D"/>
    <w:rsid w:val="0E4A0098"/>
    <w:rsid w:val="0E4A4418"/>
    <w:rsid w:val="0E4B49AD"/>
    <w:rsid w:val="0E4B63E2"/>
    <w:rsid w:val="0E4C6539"/>
    <w:rsid w:val="0E4D5CB6"/>
    <w:rsid w:val="0E4D7179"/>
    <w:rsid w:val="0E4F47EB"/>
    <w:rsid w:val="0E5057A7"/>
    <w:rsid w:val="0E506115"/>
    <w:rsid w:val="0E5139F9"/>
    <w:rsid w:val="0E514883"/>
    <w:rsid w:val="0E515DDB"/>
    <w:rsid w:val="0E527771"/>
    <w:rsid w:val="0E5374D6"/>
    <w:rsid w:val="0E537C55"/>
    <w:rsid w:val="0E537FAE"/>
    <w:rsid w:val="0E544711"/>
    <w:rsid w:val="0E5559DC"/>
    <w:rsid w:val="0E570777"/>
    <w:rsid w:val="0E574170"/>
    <w:rsid w:val="0E576B35"/>
    <w:rsid w:val="0E586235"/>
    <w:rsid w:val="0E592A13"/>
    <w:rsid w:val="0E5941BE"/>
    <w:rsid w:val="0E5959C5"/>
    <w:rsid w:val="0E5A6ADC"/>
    <w:rsid w:val="0E5C02D2"/>
    <w:rsid w:val="0E5D5E8C"/>
    <w:rsid w:val="0E5E4367"/>
    <w:rsid w:val="0E604E75"/>
    <w:rsid w:val="0E611762"/>
    <w:rsid w:val="0E6179B4"/>
    <w:rsid w:val="0E620DD5"/>
    <w:rsid w:val="0E6210E1"/>
    <w:rsid w:val="0E6257CD"/>
    <w:rsid w:val="0E6507E2"/>
    <w:rsid w:val="0E66543C"/>
    <w:rsid w:val="0E666D78"/>
    <w:rsid w:val="0E666EEE"/>
    <w:rsid w:val="0E672340"/>
    <w:rsid w:val="0E681FB5"/>
    <w:rsid w:val="0E6846B2"/>
    <w:rsid w:val="0E687363"/>
    <w:rsid w:val="0E6928D6"/>
    <w:rsid w:val="0E6934C7"/>
    <w:rsid w:val="0E6A1BCD"/>
    <w:rsid w:val="0E6B25E0"/>
    <w:rsid w:val="0E6B438E"/>
    <w:rsid w:val="0E6C0832"/>
    <w:rsid w:val="0E6E1395"/>
    <w:rsid w:val="0E6E6BF0"/>
    <w:rsid w:val="0E6F2EE2"/>
    <w:rsid w:val="0E702870"/>
    <w:rsid w:val="0E716798"/>
    <w:rsid w:val="0E720520"/>
    <w:rsid w:val="0E7217FD"/>
    <w:rsid w:val="0E721BED"/>
    <w:rsid w:val="0E73557C"/>
    <w:rsid w:val="0E74645E"/>
    <w:rsid w:val="0E751B16"/>
    <w:rsid w:val="0E754C0D"/>
    <w:rsid w:val="0E7616B1"/>
    <w:rsid w:val="0E770443"/>
    <w:rsid w:val="0E7711D0"/>
    <w:rsid w:val="0E771F85"/>
    <w:rsid w:val="0E783AC2"/>
    <w:rsid w:val="0E794CFD"/>
    <w:rsid w:val="0E7961C5"/>
    <w:rsid w:val="0E7B1146"/>
    <w:rsid w:val="0E7B2823"/>
    <w:rsid w:val="0E7B5F7D"/>
    <w:rsid w:val="0E7B6CC7"/>
    <w:rsid w:val="0E7C47EE"/>
    <w:rsid w:val="0E7D39E1"/>
    <w:rsid w:val="0E7E0566"/>
    <w:rsid w:val="0E7E40C2"/>
    <w:rsid w:val="0E7F3790"/>
    <w:rsid w:val="0E813E0A"/>
    <w:rsid w:val="0E833DCE"/>
    <w:rsid w:val="0E83604E"/>
    <w:rsid w:val="0E837E90"/>
    <w:rsid w:val="0E85007C"/>
    <w:rsid w:val="0E8520AF"/>
    <w:rsid w:val="0E8652EC"/>
    <w:rsid w:val="0E866F7C"/>
    <w:rsid w:val="0E8813E4"/>
    <w:rsid w:val="0E891CDE"/>
    <w:rsid w:val="0E8A381C"/>
    <w:rsid w:val="0E8A515C"/>
    <w:rsid w:val="0E8C4A31"/>
    <w:rsid w:val="0E8D2557"/>
    <w:rsid w:val="0E8D69FB"/>
    <w:rsid w:val="0E8E0AA8"/>
    <w:rsid w:val="0E8E2C22"/>
    <w:rsid w:val="0E8F45F1"/>
    <w:rsid w:val="0E8F4B96"/>
    <w:rsid w:val="0E910299"/>
    <w:rsid w:val="0E924011"/>
    <w:rsid w:val="0E927C1F"/>
    <w:rsid w:val="0E96765D"/>
    <w:rsid w:val="0E9708E2"/>
    <w:rsid w:val="0E9953A0"/>
    <w:rsid w:val="0E99714E"/>
    <w:rsid w:val="0E9B0EF5"/>
    <w:rsid w:val="0E9C7AFB"/>
    <w:rsid w:val="0E9D17C6"/>
    <w:rsid w:val="0E9E01BC"/>
    <w:rsid w:val="0E9E4764"/>
    <w:rsid w:val="0E9F1C59"/>
    <w:rsid w:val="0E9F3EA4"/>
    <w:rsid w:val="0EA00483"/>
    <w:rsid w:val="0EA30142"/>
    <w:rsid w:val="0EA34234"/>
    <w:rsid w:val="0EA35D7A"/>
    <w:rsid w:val="0EA469B6"/>
    <w:rsid w:val="0EA50AF7"/>
    <w:rsid w:val="0EA55AF2"/>
    <w:rsid w:val="0EA60B2F"/>
    <w:rsid w:val="0EA63619"/>
    <w:rsid w:val="0EA66D3E"/>
    <w:rsid w:val="0EA6781F"/>
    <w:rsid w:val="0EA7186A"/>
    <w:rsid w:val="0EAA2252"/>
    <w:rsid w:val="0EAA3109"/>
    <w:rsid w:val="0EAB6855"/>
    <w:rsid w:val="0EAC0C2F"/>
    <w:rsid w:val="0EAC4378"/>
    <w:rsid w:val="0EAC650B"/>
    <w:rsid w:val="0EAD1730"/>
    <w:rsid w:val="0EAD3235"/>
    <w:rsid w:val="0EAD4C32"/>
    <w:rsid w:val="0EAD6F2C"/>
    <w:rsid w:val="0EAE0E4B"/>
    <w:rsid w:val="0EAF4BC3"/>
    <w:rsid w:val="0EB0229C"/>
    <w:rsid w:val="0EB1148C"/>
    <w:rsid w:val="0EB12597"/>
    <w:rsid w:val="0EB43F87"/>
    <w:rsid w:val="0EB44914"/>
    <w:rsid w:val="0EB518AF"/>
    <w:rsid w:val="0EB73E44"/>
    <w:rsid w:val="0EB837FD"/>
    <w:rsid w:val="0EB85BF8"/>
    <w:rsid w:val="0EB879F1"/>
    <w:rsid w:val="0EB9159E"/>
    <w:rsid w:val="0EB92A63"/>
    <w:rsid w:val="0EBA3280"/>
    <w:rsid w:val="0EBA6913"/>
    <w:rsid w:val="0EBB442C"/>
    <w:rsid w:val="0EBC5406"/>
    <w:rsid w:val="0EBC61DF"/>
    <w:rsid w:val="0EBD19CB"/>
    <w:rsid w:val="0EBE0962"/>
    <w:rsid w:val="0EBE0AFF"/>
    <w:rsid w:val="0EBE6BB4"/>
    <w:rsid w:val="0EBF646E"/>
    <w:rsid w:val="0EBF781E"/>
    <w:rsid w:val="0EC0483C"/>
    <w:rsid w:val="0EC22A87"/>
    <w:rsid w:val="0EC26BBA"/>
    <w:rsid w:val="0EC3241C"/>
    <w:rsid w:val="0EC341CA"/>
    <w:rsid w:val="0EC35F79"/>
    <w:rsid w:val="0EC37097"/>
    <w:rsid w:val="0EC46BCE"/>
    <w:rsid w:val="0EC518EB"/>
    <w:rsid w:val="0EC56195"/>
    <w:rsid w:val="0EC6195D"/>
    <w:rsid w:val="0EC71F0D"/>
    <w:rsid w:val="0EC73FA1"/>
    <w:rsid w:val="0EC74361"/>
    <w:rsid w:val="0EC8358F"/>
    <w:rsid w:val="0EC87A33"/>
    <w:rsid w:val="0EC97C3B"/>
    <w:rsid w:val="0ECA0E83"/>
    <w:rsid w:val="0ECC1160"/>
    <w:rsid w:val="0ECC22E6"/>
    <w:rsid w:val="0ECC530D"/>
    <w:rsid w:val="0ECD593E"/>
    <w:rsid w:val="0ECF5143"/>
    <w:rsid w:val="0ED02F14"/>
    <w:rsid w:val="0ED2440E"/>
    <w:rsid w:val="0ED249FC"/>
    <w:rsid w:val="0ED308B1"/>
    <w:rsid w:val="0ED4096D"/>
    <w:rsid w:val="0ED61903"/>
    <w:rsid w:val="0ED63EFE"/>
    <w:rsid w:val="0ED84277"/>
    <w:rsid w:val="0ED8F036"/>
    <w:rsid w:val="0EDA6600"/>
    <w:rsid w:val="0EDA7BF0"/>
    <w:rsid w:val="0EDB4A85"/>
    <w:rsid w:val="0EDC0D75"/>
    <w:rsid w:val="0EDD6309"/>
    <w:rsid w:val="0EDE2DB2"/>
    <w:rsid w:val="0EDE5518"/>
    <w:rsid w:val="0EDE5AE1"/>
    <w:rsid w:val="0EDF3523"/>
    <w:rsid w:val="0EE00369"/>
    <w:rsid w:val="0EE01197"/>
    <w:rsid w:val="0EE02FCE"/>
    <w:rsid w:val="0EE04C67"/>
    <w:rsid w:val="0EE11D94"/>
    <w:rsid w:val="0EE16079"/>
    <w:rsid w:val="0EE2204A"/>
    <w:rsid w:val="0EE228A3"/>
    <w:rsid w:val="0EE303C9"/>
    <w:rsid w:val="0EE34479"/>
    <w:rsid w:val="0EE34C1F"/>
    <w:rsid w:val="0EE67416"/>
    <w:rsid w:val="0EE7610B"/>
    <w:rsid w:val="0EE77D0B"/>
    <w:rsid w:val="0EE83005"/>
    <w:rsid w:val="0EE83C31"/>
    <w:rsid w:val="0EE91E83"/>
    <w:rsid w:val="0EE96BDE"/>
    <w:rsid w:val="0EEC402A"/>
    <w:rsid w:val="0EED3B7D"/>
    <w:rsid w:val="0EEE140B"/>
    <w:rsid w:val="0EEE56EB"/>
    <w:rsid w:val="0EEF216E"/>
    <w:rsid w:val="0EEF4A68"/>
    <w:rsid w:val="0EEF6865"/>
    <w:rsid w:val="0EF073A9"/>
    <w:rsid w:val="0EF10D38"/>
    <w:rsid w:val="0EF174A5"/>
    <w:rsid w:val="0EF23B28"/>
    <w:rsid w:val="0EF23E04"/>
    <w:rsid w:val="0EF3685E"/>
    <w:rsid w:val="0EF4152F"/>
    <w:rsid w:val="0EF44384"/>
    <w:rsid w:val="0EF645A0"/>
    <w:rsid w:val="0EF77800"/>
    <w:rsid w:val="0EF80318"/>
    <w:rsid w:val="0EF819BF"/>
    <w:rsid w:val="0EF90215"/>
    <w:rsid w:val="0EFA63EE"/>
    <w:rsid w:val="0EFA6DAC"/>
    <w:rsid w:val="0EFC7F6A"/>
    <w:rsid w:val="0EFD2F37"/>
    <w:rsid w:val="0EFD592E"/>
    <w:rsid w:val="0EFE5203"/>
    <w:rsid w:val="0EFF16A6"/>
    <w:rsid w:val="0EFF3E21"/>
    <w:rsid w:val="0F0012C0"/>
    <w:rsid w:val="0F0026C0"/>
    <w:rsid w:val="0F0071CD"/>
    <w:rsid w:val="0F01138E"/>
    <w:rsid w:val="0F0232C6"/>
    <w:rsid w:val="0F02400D"/>
    <w:rsid w:val="0F024CF3"/>
    <w:rsid w:val="0F030E77"/>
    <w:rsid w:val="0F032819"/>
    <w:rsid w:val="0F03390A"/>
    <w:rsid w:val="0F046CBD"/>
    <w:rsid w:val="0F0547E3"/>
    <w:rsid w:val="0F072428"/>
    <w:rsid w:val="0F074546"/>
    <w:rsid w:val="0F083D5F"/>
    <w:rsid w:val="0F086990"/>
    <w:rsid w:val="0F087E2F"/>
    <w:rsid w:val="0F097799"/>
    <w:rsid w:val="0F0A3BA7"/>
    <w:rsid w:val="0F0C3DC3"/>
    <w:rsid w:val="0F0C478D"/>
    <w:rsid w:val="0F0C5B71"/>
    <w:rsid w:val="0F0D5446"/>
    <w:rsid w:val="0F0D5733"/>
    <w:rsid w:val="0F0E7B3C"/>
    <w:rsid w:val="0F0F303C"/>
    <w:rsid w:val="0F114F36"/>
    <w:rsid w:val="0F134083"/>
    <w:rsid w:val="0F1476BE"/>
    <w:rsid w:val="0F154A7F"/>
    <w:rsid w:val="0F16254C"/>
    <w:rsid w:val="0F1669F0"/>
    <w:rsid w:val="0F1756A9"/>
    <w:rsid w:val="0F1862C4"/>
    <w:rsid w:val="0F1A64E0"/>
    <w:rsid w:val="0F1B4006"/>
    <w:rsid w:val="0F1B5DB5"/>
    <w:rsid w:val="0F1B6A72"/>
    <w:rsid w:val="0F1B7B63"/>
    <w:rsid w:val="0F1C55AD"/>
    <w:rsid w:val="0F1C6EF1"/>
    <w:rsid w:val="0F1D38DB"/>
    <w:rsid w:val="0F1E1F7B"/>
    <w:rsid w:val="0F1E2688"/>
    <w:rsid w:val="0F1E2AD1"/>
    <w:rsid w:val="0F1E78AE"/>
    <w:rsid w:val="0F2011D3"/>
    <w:rsid w:val="0F20161D"/>
    <w:rsid w:val="0F217066"/>
    <w:rsid w:val="0F2227A9"/>
    <w:rsid w:val="0F242EBB"/>
    <w:rsid w:val="0F253E15"/>
    <w:rsid w:val="0F256C33"/>
    <w:rsid w:val="0F2729AB"/>
    <w:rsid w:val="0F276507"/>
    <w:rsid w:val="0F28190D"/>
    <w:rsid w:val="0F2844BF"/>
    <w:rsid w:val="0F287547"/>
    <w:rsid w:val="0F293EE4"/>
    <w:rsid w:val="0F2B4D50"/>
    <w:rsid w:val="0F2C0520"/>
    <w:rsid w:val="0F2C41D0"/>
    <w:rsid w:val="0F2D0DE9"/>
    <w:rsid w:val="0F2D688F"/>
    <w:rsid w:val="0F2E7475"/>
    <w:rsid w:val="0F2F1860"/>
    <w:rsid w:val="0F31337C"/>
    <w:rsid w:val="0F3330FE"/>
    <w:rsid w:val="0F336557"/>
    <w:rsid w:val="0F362D9F"/>
    <w:rsid w:val="0F37317B"/>
    <w:rsid w:val="0F381E87"/>
    <w:rsid w:val="0F3844AE"/>
    <w:rsid w:val="0F384BB8"/>
    <w:rsid w:val="0F391C1B"/>
    <w:rsid w:val="0F396214"/>
    <w:rsid w:val="0F3A26DF"/>
    <w:rsid w:val="0F3A448D"/>
    <w:rsid w:val="0F3A7976"/>
    <w:rsid w:val="0F3B0205"/>
    <w:rsid w:val="0F3B6457"/>
    <w:rsid w:val="0F3C2696"/>
    <w:rsid w:val="0F3D5A81"/>
    <w:rsid w:val="0F3E25E2"/>
    <w:rsid w:val="0F3E3FA6"/>
    <w:rsid w:val="0F403A6D"/>
    <w:rsid w:val="0F40621B"/>
    <w:rsid w:val="0F421593"/>
    <w:rsid w:val="0F423341"/>
    <w:rsid w:val="0F426C6A"/>
    <w:rsid w:val="0F43480A"/>
    <w:rsid w:val="0F44355D"/>
    <w:rsid w:val="0F451083"/>
    <w:rsid w:val="0F4533E1"/>
    <w:rsid w:val="0F4630E5"/>
    <w:rsid w:val="0F465A5A"/>
    <w:rsid w:val="0F4740BA"/>
    <w:rsid w:val="0F48629D"/>
    <w:rsid w:val="0F4E1CE6"/>
    <w:rsid w:val="0F4E618A"/>
    <w:rsid w:val="0F4F007E"/>
    <w:rsid w:val="0F503CB0"/>
    <w:rsid w:val="0F515C7A"/>
    <w:rsid w:val="0F517A28"/>
    <w:rsid w:val="0F52B92F"/>
    <w:rsid w:val="0F5372FC"/>
    <w:rsid w:val="0F543075"/>
    <w:rsid w:val="0F563291"/>
    <w:rsid w:val="0F56503F"/>
    <w:rsid w:val="0F57570D"/>
    <w:rsid w:val="0F5825AF"/>
    <w:rsid w:val="0F582B65"/>
    <w:rsid w:val="0F586B9D"/>
    <w:rsid w:val="0F59068B"/>
    <w:rsid w:val="0F592148"/>
    <w:rsid w:val="0F596A18"/>
    <w:rsid w:val="0F5D017B"/>
    <w:rsid w:val="0F5D4198"/>
    <w:rsid w:val="0F5F0397"/>
    <w:rsid w:val="0F5F58F7"/>
    <w:rsid w:val="0F600B9E"/>
    <w:rsid w:val="0F60183A"/>
    <w:rsid w:val="0F604A91"/>
    <w:rsid w:val="0F60768E"/>
    <w:rsid w:val="0F621C35"/>
    <w:rsid w:val="0F6239E3"/>
    <w:rsid w:val="0F64150A"/>
    <w:rsid w:val="0F655282"/>
    <w:rsid w:val="0F657740"/>
    <w:rsid w:val="0F670FFA"/>
    <w:rsid w:val="0F694D72"/>
    <w:rsid w:val="0F6B0AEA"/>
    <w:rsid w:val="0F6C5013"/>
    <w:rsid w:val="0F6D28B4"/>
    <w:rsid w:val="0F6D66AD"/>
    <w:rsid w:val="0F6E2388"/>
    <w:rsid w:val="0F716BD3"/>
    <w:rsid w:val="0F7310A4"/>
    <w:rsid w:val="0F76748F"/>
    <w:rsid w:val="0F780637"/>
    <w:rsid w:val="0F784FB5"/>
    <w:rsid w:val="0F790AE0"/>
    <w:rsid w:val="0F7A0D2D"/>
    <w:rsid w:val="0F7A16DA"/>
    <w:rsid w:val="0F7A6339"/>
    <w:rsid w:val="0F7B4AA5"/>
    <w:rsid w:val="0F7D419E"/>
    <w:rsid w:val="0F7D7D1C"/>
    <w:rsid w:val="0F7E7994"/>
    <w:rsid w:val="0F806E89"/>
    <w:rsid w:val="0F81030D"/>
    <w:rsid w:val="0F824086"/>
    <w:rsid w:val="0F825563"/>
    <w:rsid w:val="0F8276CD"/>
    <w:rsid w:val="0F827BE2"/>
    <w:rsid w:val="0F84280B"/>
    <w:rsid w:val="0F8463FD"/>
    <w:rsid w:val="0F851480"/>
    <w:rsid w:val="0F854229"/>
    <w:rsid w:val="0F860392"/>
    <w:rsid w:val="0F8651B6"/>
    <w:rsid w:val="0F866B45"/>
    <w:rsid w:val="0F873994"/>
    <w:rsid w:val="0F883016"/>
    <w:rsid w:val="0F8854CB"/>
    <w:rsid w:val="0F8A6A96"/>
    <w:rsid w:val="0F8B2F3A"/>
    <w:rsid w:val="0F8B4CE8"/>
    <w:rsid w:val="0F8D2DA2"/>
    <w:rsid w:val="0F8D3048"/>
    <w:rsid w:val="0F8D59D3"/>
    <w:rsid w:val="0F8F0B66"/>
    <w:rsid w:val="0F900A8A"/>
    <w:rsid w:val="0F90320F"/>
    <w:rsid w:val="0F912986"/>
    <w:rsid w:val="0F916077"/>
    <w:rsid w:val="0F921974"/>
    <w:rsid w:val="0F9242C9"/>
    <w:rsid w:val="0F932638"/>
    <w:rsid w:val="0F936859"/>
    <w:rsid w:val="0F937F1F"/>
    <w:rsid w:val="0F9456A3"/>
    <w:rsid w:val="0F955B67"/>
    <w:rsid w:val="0F956E36"/>
    <w:rsid w:val="0F9806C2"/>
    <w:rsid w:val="0F992CEF"/>
    <w:rsid w:val="0F9A2DD4"/>
    <w:rsid w:val="0F9A317D"/>
    <w:rsid w:val="0F9A3FCE"/>
    <w:rsid w:val="0F9C6EF5"/>
    <w:rsid w:val="0F9D0EBF"/>
    <w:rsid w:val="0F9D35FC"/>
    <w:rsid w:val="0F9D49BA"/>
    <w:rsid w:val="0F9F2542"/>
    <w:rsid w:val="0F9F347E"/>
    <w:rsid w:val="0F9F4047"/>
    <w:rsid w:val="0FA062BA"/>
    <w:rsid w:val="0FA1275E"/>
    <w:rsid w:val="0FA16A39"/>
    <w:rsid w:val="0FA21C1C"/>
    <w:rsid w:val="0FA40799"/>
    <w:rsid w:val="0FA43FFC"/>
    <w:rsid w:val="0FA45DAA"/>
    <w:rsid w:val="0FA4603F"/>
    <w:rsid w:val="0FA51D61"/>
    <w:rsid w:val="0FA543E9"/>
    <w:rsid w:val="0FA638D0"/>
    <w:rsid w:val="0FA63D41"/>
    <w:rsid w:val="0FA7124C"/>
    <w:rsid w:val="0FA77648"/>
    <w:rsid w:val="0FA83AEC"/>
    <w:rsid w:val="0FA84B13"/>
    <w:rsid w:val="0FA933C0"/>
    <w:rsid w:val="0FAA3354"/>
    <w:rsid w:val="0FAB5CD1"/>
    <w:rsid w:val="0FAC4C5F"/>
    <w:rsid w:val="0FAD3075"/>
    <w:rsid w:val="0FAD67BC"/>
    <w:rsid w:val="0FAE25C1"/>
    <w:rsid w:val="0FAE4B98"/>
    <w:rsid w:val="0FAE4E7B"/>
    <w:rsid w:val="0FAE637A"/>
    <w:rsid w:val="0FB0009F"/>
    <w:rsid w:val="0FB00BF3"/>
    <w:rsid w:val="0FB12275"/>
    <w:rsid w:val="0FB35FED"/>
    <w:rsid w:val="0FB50662"/>
    <w:rsid w:val="0FB73D2F"/>
    <w:rsid w:val="0FB87807"/>
    <w:rsid w:val="0FB87AA7"/>
    <w:rsid w:val="0FB96285"/>
    <w:rsid w:val="0FBA02C2"/>
    <w:rsid w:val="0FBA380A"/>
    <w:rsid w:val="0FBA737B"/>
    <w:rsid w:val="0FBC7598"/>
    <w:rsid w:val="0FBD6E6C"/>
    <w:rsid w:val="0FBE2170"/>
    <w:rsid w:val="0FBE4B00"/>
    <w:rsid w:val="0FBF4992"/>
    <w:rsid w:val="0FBF5EFB"/>
    <w:rsid w:val="0FC1070A"/>
    <w:rsid w:val="0FC11FD7"/>
    <w:rsid w:val="0FC13C50"/>
    <w:rsid w:val="0FC1620A"/>
    <w:rsid w:val="0FC1695C"/>
    <w:rsid w:val="0FC16984"/>
    <w:rsid w:val="0FC350AC"/>
    <w:rsid w:val="0FC46FEB"/>
    <w:rsid w:val="0FC54841"/>
    <w:rsid w:val="0FC60CA9"/>
    <w:rsid w:val="0FC63F72"/>
    <w:rsid w:val="0FC77A91"/>
    <w:rsid w:val="0FC83CF6"/>
    <w:rsid w:val="0FC93A62"/>
    <w:rsid w:val="0FCA0E4D"/>
    <w:rsid w:val="0FCB3337"/>
    <w:rsid w:val="0FCB77DB"/>
    <w:rsid w:val="0FCC70AF"/>
    <w:rsid w:val="0FCD5301"/>
    <w:rsid w:val="0FCD6834"/>
    <w:rsid w:val="0FCE432F"/>
    <w:rsid w:val="0FD07339"/>
    <w:rsid w:val="0FD22917"/>
    <w:rsid w:val="0FD378D6"/>
    <w:rsid w:val="0FD463EA"/>
    <w:rsid w:val="0FD50659"/>
    <w:rsid w:val="0FD540A1"/>
    <w:rsid w:val="0FD62B27"/>
    <w:rsid w:val="0FD73C7F"/>
    <w:rsid w:val="0FD81295"/>
    <w:rsid w:val="0FD83CA6"/>
    <w:rsid w:val="0FDA5C70"/>
    <w:rsid w:val="0FDF23D2"/>
    <w:rsid w:val="0FE02616"/>
    <w:rsid w:val="0FE10DAC"/>
    <w:rsid w:val="0FE11168"/>
    <w:rsid w:val="0FE137C2"/>
    <w:rsid w:val="0FE15606"/>
    <w:rsid w:val="0FE1F44C"/>
    <w:rsid w:val="0FE22574"/>
    <w:rsid w:val="0FE2315D"/>
    <w:rsid w:val="0FE32D76"/>
    <w:rsid w:val="0FE443F8"/>
    <w:rsid w:val="0FE47388"/>
    <w:rsid w:val="0FE51E85"/>
    <w:rsid w:val="0FEA0D06"/>
    <w:rsid w:val="0FED36FC"/>
    <w:rsid w:val="0FEE5277"/>
    <w:rsid w:val="0FEF09AB"/>
    <w:rsid w:val="0FEF1455"/>
    <w:rsid w:val="0FEF171B"/>
    <w:rsid w:val="0FEF473C"/>
    <w:rsid w:val="0FF24D67"/>
    <w:rsid w:val="0FF2628A"/>
    <w:rsid w:val="0FF26B15"/>
    <w:rsid w:val="0FF30ADF"/>
    <w:rsid w:val="0FF31714"/>
    <w:rsid w:val="0FF47BBC"/>
    <w:rsid w:val="0FF4C61D"/>
    <w:rsid w:val="0FF52AA9"/>
    <w:rsid w:val="0FF54858"/>
    <w:rsid w:val="0FF638A9"/>
    <w:rsid w:val="0FF82245"/>
    <w:rsid w:val="0FF831B7"/>
    <w:rsid w:val="0FF87389"/>
    <w:rsid w:val="0FF94348"/>
    <w:rsid w:val="0FFA3C1C"/>
    <w:rsid w:val="0FFB09B4"/>
    <w:rsid w:val="0FFB349A"/>
    <w:rsid w:val="0FFC1742"/>
    <w:rsid w:val="0FFD54BA"/>
    <w:rsid w:val="0FFD613A"/>
    <w:rsid w:val="0FFE195E"/>
    <w:rsid w:val="0FFE760A"/>
    <w:rsid w:val="0FFF0E64"/>
    <w:rsid w:val="0FFF1D54"/>
    <w:rsid w:val="0FFF7484"/>
    <w:rsid w:val="10014FAA"/>
    <w:rsid w:val="100207FE"/>
    <w:rsid w:val="10022AD1"/>
    <w:rsid w:val="10026A88"/>
    <w:rsid w:val="10033594"/>
    <w:rsid w:val="10036803"/>
    <w:rsid w:val="1004447E"/>
    <w:rsid w:val="10044D3F"/>
    <w:rsid w:val="10045463"/>
    <w:rsid w:val="1005689B"/>
    <w:rsid w:val="1006152E"/>
    <w:rsid w:val="100722ED"/>
    <w:rsid w:val="10072354"/>
    <w:rsid w:val="1008458B"/>
    <w:rsid w:val="100868EC"/>
    <w:rsid w:val="100A1780"/>
    <w:rsid w:val="100A330A"/>
    <w:rsid w:val="100B5A3B"/>
    <w:rsid w:val="100C4189"/>
    <w:rsid w:val="100C4E15"/>
    <w:rsid w:val="100D78F2"/>
    <w:rsid w:val="100E1475"/>
    <w:rsid w:val="100E57B1"/>
    <w:rsid w:val="100F2A34"/>
    <w:rsid w:val="100F5919"/>
    <w:rsid w:val="10101193"/>
    <w:rsid w:val="1010343F"/>
    <w:rsid w:val="10113E3B"/>
    <w:rsid w:val="10134CDE"/>
    <w:rsid w:val="10137D0E"/>
    <w:rsid w:val="10137D6F"/>
    <w:rsid w:val="10152804"/>
    <w:rsid w:val="10156CA8"/>
    <w:rsid w:val="10183667"/>
    <w:rsid w:val="101A164D"/>
    <w:rsid w:val="101A2510"/>
    <w:rsid w:val="101A2A29"/>
    <w:rsid w:val="101A606C"/>
    <w:rsid w:val="101B4CE7"/>
    <w:rsid w:val="101C5C5C"/>
    <w:rsid w:val="101D1DDC"/>
    <w:rsid w:val="101E20A8"/>
    <w:rsid w:val="101F07C5"/>
    <w:rsid w:val="101F18D4"/>
    <w:rsid w:val="102060C9"/>
    <w:rsid w:val="10207B26"/>
    <w:rsid w:val="1021564D"/>
    <w:rsid w:val="10225E5F"/>
    <w:rsid w:val="10233173"/>
    <w:rsid w:val="10237097"/>
    <w:rsid w:val="10240C99"/>
    <w:rsid w:val="1024589D"/>
    <w:rsid w:val="1025513D"/>
    <w:rsid w:val="10255D7E"/>
    <w:rsid w:val="102823E3"/>
    <w:rsid w:val="102869DB"/>
    <w:rsid w:val="10296908"/>
    <w:rsid w:val="102A64CE"/>
    <w:rsid w:val="102A745E"/>
    <w:rsid w:val="102B75D3"/>
    <w:rsid w:val="102C6D55"/>
    <w:rsid w:val="102E0898"/>
    <w:rsid w:val="102E1981"/>
    <w:rsid w:val="102E4A79"/>
    <w:rsid w:val="102F0B7B"/>
    <w:rsid w:val="102F3E7C"/>
    <w:rsid w:val="102F48E0"/>
    <w:rsid w:val="10303AE2"/>
    <w:rsid w:val="10313422"/>
    <w:rsid w:val="10321A8D"/>
    <w:rsid w:val="103233B6"/>
    <w:rsid w:val="103251A3"/>
    <w:rsid w:val="1032785A"/>
    <w:rsid w:val="10344A11"/>
    <w:rsid w:val="10345380"/>
    <w:rsid w:val="1035335E"/>
    <w:rsid w:val="10366784"/>
    <w:rsid w:val="10367819"/>
    <w:rsid w:val="103709CC"/>
    <w:rsid w:val="10377EB9"/>
    <w:rsid w:val="10387679"/>
    <w:rsid w:val="10390BE8"/>
    <w:rsid w:val="103B4960"/>
    <w:rsid w:val="103C489E"/>
    <w:rsid w:val="103C5FE2"/>
    <w:rsid w:val="103D0680"/>
    <w:rsid w:val="103D33D7"/>
    <w:rsid w:val="103E1D5B"/>
    <w:rsid w:val="103E61CD"/>
    <w:rsid w:val="103E61FE"/>
    <w:rsid w:val="1040043A"/>
    <w:rsid w:val="10401F77"/>
    <w:rsid w:val="10404B21"/>
    <w:rsid w:val="1041040C"/>
    <w:rsid w:val="10410D98"/>
    <w:rsid w:val="10414A23"/>
    <w:rsid w:val="10417A9D"/>
    <w:rsid w:val="10426FF1"/>
    <w:rsid w:val="104368C0"/>
    <w:rsid w:val="1043724D"/>
    <w:rsid w:val="104462BB"/>
    <w:rsid w:val="10452F02"/>
    <w:rsid w:val="104609EA"/>
    <w:rsid w:val="104650B3"/>
    <w:rsid w:val="10482E63"/>
    <w:rsid w:val="104969C1"/>
    <w:rsid w:val="104A11DC"/>
    <w:rsid w:val="104A502A"/>
    <w:rsid w:val="104A6951"/>
    <w:rsid w:val="104B0020"/>
    <w:rsid w:val="104C3D47"/>
    <w:rsid w:val="104D5441"/>
    <w:rsid w:val="104E0EE7"/>
    <w:rsid w:val="104F0025"/>
    <w:rsid w:val="104F29D0"/>
    <w:rsid w:val="10503F75"/>
    <w:rsid w:val="10510BA6"/>
    <w:rsid w:val="10513454"/>
    <w:rsid w:val="105134EC"/>
    <w:rsid w:val="1052070D"/>
    <w:rsid w:val="1052133B"/>
    <w:rsid w:val="10524FBD"/>
    <w:rsid w:val="10525806"/>
    <w:rsid w:val="10527119"/>
    <w:rsid w:val="10535EF2"/>
    <w:rsid w:val="10545A22"/>
    <w:rsid w:val="105477D0"/>
    <w:rsid w:val="105502AF"/>
    <w:rsid w:val="105570A4"/>
    <w:rsid w:val="10563548"/>
    <w:rsid w:val="1056792B"/>
    <w:rsid w:val="10572E1C"/>
    <w:rsid w:val="10582B92"/>
    <w:rsid w:val="105A46BB"/>
    <w:rsid w:val="105B7583"/>
    <w:rsid w:val="105B7A4B"/>
    <w:rsid w:val="105C75E1"/>
    <w:rsid w:val="105D24B8"/>
    <w:rsid w:val="105D3BF9"/>
    <w:rsid w:val="105D64C4"/>
    <w:rsid w:val="10600DAB"/>
    <w:rsid w:val="10602C45"/>
    <w:rsid w:val="10605720"/>
    <w:rsid w:val="10607A90"/>
    <w:rsid w:val="10647BD4"/>
    <w:rsid w:val="1065238B"/>
    <w:rsid w:val="10653224"/>
    <w:rsid w:val="10664CAB"/>
    <w:rsid w:val="10665611"/>
    <w:rsid w:val="10667503"/>
    <w:rsid w:val="10670864"/>
    <w:rsid w:val="10675755"/>
    <w:rsid w:val="106A3DE0"/>
    <w:rsid w:val="106B4B1A"/>
    <w:rsid w:val="106D5987"/>
    <w:rsid w:val="106F63B8"/>
    <w:rsid w:val="1070625D"/>
    <w:rsid w:val="1070749E"/>
    <w:rsid w:val="10725EA8"/>
    <w:rsid w:val="10727C56"/>
    <w:rsid w:val="10727CCF"/>
    <w:rsid w:val="10741C20"/>
    <w:rsid w:val="10770D5F"/>
    <w:rsid w:val="107832A1"/>
    <w:rsid w:val="10790FE5"/>
    <w:rsid w:val="107C3B45"/>
    <w:rsid w:val="107E484D"/>
    <w:rsid w:val="107F1010"/>
    <w:rsid w:val="107F3C5C"/>
    <w:rsid w:val="107F64E7"/>
    <w:rsid w:val="10801A59"/>
    <w:rsid w:val="10802373"/>
    <w:rsid w:val="10804CB9"/>
    <w:rsid w:val="108160EB"/>
    <w:rsid w:val="10817E99"/>
    <w:rsid w:val="10833C11"/>
    <w:rsid w:val="108366B3"/>
    <w:rsid w:val="10840747"/>
    <w:rsid w:val="10843F66"/>
    <w:rsid w:val="108459C8"/>
    <w:rsid w:val="10853E2D"/>
    <w:rsid w:val="10863702"/>
    <w:rsid w:val="10883147"/>
    <w:rsid w:val="1089533E"/>
    <w:rsid w:val="10897BD2"/>
    <w:rsid w:val="108A2C16"/>
    <w:rsid w:val="108B038A"/>
    <w:rsid w:val="108C64EF"/>
    <w:rsid w:val="108C6F6A"/>
    <w:rsid w:val="108D2A15"/>
    <w:rsid w:val="108D38D5"/>
    <w:rsid w:val="108D4A90"/>
    <w:rsid w:val="108F0808"/>
    <w:rsid w:val="109010F5"/>
    <w:rsid w:val="10907352"/>
    <w:rsid w:val="10942A92"/>
    <w:rsid w:val="10947BCD"/>
    <w:rsid w:val="10974EED"/>
    <w:rsid w:val="10983F2C"/>
    <w:rsid w:val="10997D70"/>
    <w:rsid w:val="109B1588"/>
    <w:rsid w:val="109B3C2F"/>
    <w:rsid w:val="109C5EA2"/>
    <w:rsid w:val="109C7690"/>
    <w:rsid w:val="109E6C9D"/>
    <w:rsid w:val="10A01B33"/>
    <w:rsid w:val="10A047C3"/>
    <w:rsid w:val="10A049AF"/>
    <w:rsid w:val="10A16E02"/>
    <w:rsid w:val="10A2678D"/>
    <w:rsid w:val="10A4638E"/>
    <w:rsid w:val="10A5002C"/>
    <w:rsid w:val="10A51DDA"/>
    <w:rsid w:val="10A63BB1"/>
    <w:rsid w:val="10A652A7"/>
    <w:rsid w:val="10A818CA"/>
    <w:rsid w:val="10A91793"/>
    <w:rsid w:val="10AA151E"/>
    <w:rsid w:val="10AA2AB5"/>
    <w:rsid w:val="10AA4494"/>
    <w:rsid w:val="10AA5642"/>
    <w:rsid w:val="10AA6250"/>
    <w:rsid w:val="10AD4887"/>
    <w:rsid w:val="10AD5132"/>
    <w:rsid w:val="10AD5B42"/>
    <w:rsid w:val="10AD6EE0"/>
    <w:rsid w:val="10AE580A"/>
    <w:rsid w:val="10AF2C58"/>
    <w:rsid w:val="10AF6825"/>
    <w:rsid w:val="10B0B2F2"/>
    <w:rsid w:val="10B14C22"/>
    <w:rsid w:val="10B1571E"/>
    <w:rsid w:val="10B169D0"/>
    <w:rsid w:val="10B22CA2"/>
    <w:rsid w:val="10B31FAA"/>
    <w:rsid w:val="10B328D1"/>
    <w:rsid w:val="10B46BC1"/>
    <w:rsid w:val="10B50D65"/>
    <w:rsid w:val="10B57E0A"/>
    <w:rsid w:val="10B60D4A"/>
    <w:rsid w:val="10B63FE7"/>
    <w:rsid w:val="10B64833"/>
    <w:rsid w:val="10B71B0D"/>
    <w:rsid w:val="10B724B4"/>
    <w:rsid w:val="10B730C3"/>
    <w:rsid w:val="10B76DF2"/>
    <w:rsid w:val="10B866AC"/>
    <w:rsid w:val="10B95885"/>
    <w:rsid w:val="10B96499"/>
    <w:rsid w:val="10B96669"/>
    <w:rsid w:val="10BB15FD"/>
    <w:rsid w:val="10BB784F"/>
    <w:rsid w:val="10BE1A92"/>
    <w:rsid w:val="10BE2E9B"/>
    <w:rsid w:val="10BF1084"/>
    <w:rsid w:val="10C0562B"/>
    <w:rsid w:val="10C06C14"/>
    <w:rsid w:val="10C07D7C"/>
    <w:rsid w:val="10C1473A"/>
    <w:rsid w:val="10C14971"/>
    <w:rsid w:val="10C17693"/>
    <w:rsid w:val="10C20B75"/>
    <w:rsid w:val="10C3210F"/>
    <w:rsid w:val="10C438B2"/>
    <w:rsid w:val="10C538B5"/>
    <w:rsid w:val="10C61D50"/>
    <w:rsid w:val="10C63AC8"/>
    <w:rsid w:val="10C717CF"/>
    <w:rsid w:val="10C7382F"/>
    <w:rsid w:val="10C752B2"/>
    <w:rsid w:val="10CB17C5"/>
    <w:rsid w:val="10CB3CC6"/>
    <w:rsid w:val="10CC380A"/>
    <w:rsid w:val="10CD65A9"/>
    <w:rsid w:val="10CD6A2A"/>
    <w:rsid w:val="10CF2BE5"/>
    <w:rsid w:val="10CF47A3"/>
    <w:rsid w:val="10CF6E57"/>
    <w:rsid w:val="10D053AB"/>
    <w:rsid w:val="10D17073"/>
    <w:rsid w:val="10D206F5"/>
    <w:rsid w:val="10D26DFC"/>
    <w:rsid w:val="10D5489A"/>
    <w:rsid w:val="10D54B8A"/>
    <w:rsid w:val="10D601E5"/>
    <w:rsid w:val="10D66437"/>
    <w:rsid w:val="10D97CD5"/>
    <w:rsid w:val="10DB3A4D"/>
    <w:rsid w:val="10DD5455"/>
    <w:rsid w:val="10DD77C5"/>
    <w:rsid w:val="10DE709A"/>
    <w:rsid w:val="10DF1AE8"/>
    <w:rsid w:val="10DF2916"/>
    <w:rsid w:val="10E022CF"/>
    <w:rsid w:val="10E13DD7"/>
    <w:rsid w:val="10E30B54"/>
    <w:rsid w:val="10E32902"/>
    <w:rsid w:val="10E34C94"/>
    <w:rsid w:val="10E3EB13"/>
    <w:rsid w:val="10E52328"/>
    <w:rsid w:val="10E57521"/>
    <w:rsid w:val="10E72EAC"/>
    <w:rsid w:val="10E87305"/>
    <w:rsid w:val="10E87F18"/>
    <w:rsid w:val="10E943BC"/>
    <w:rsid w:val="10EB6C09"/>
    <w:rsid w:val="10EC5C5A"/>
    <w:rsid w:val="10ED5498"/>
    <w:rsid w:val="10EF74F9"/>
    <w:rsid w:val="10F0C456"/>
    <w:rsid w:val="10F115D3"/>
    <w:rsid w:val="10F1501F"/>
    <w:rsid w:val="10F16DCD"/>
    <w:rsid w:val="10F20D97"/>
    <w:rsid w:val="10F35EDA"/>
    <w:rsid w:val="10F42D61"/>
    <w:rsid w:val="10F4765D"/>
    <w:rsid w:val="10F61A6B"/>
    <w:rsid w:val="10F67666"/>
    <w:rsid w:val="10F7015B"/>
    <w:rsid w:val="10F90377"/>
    <w:rsid w:val="10F945B2"/>
    <w:rsid w:val="10FA24A7"/>
    <w:rsid w:val="10FB2747"/>
    <w:rsid w:val="10FC18F6"/>
    <w:rsid w:val="10FE14EA"/>
    <w:rsid w:val="10FE2CDE"/>
    <w:rsid w:val="10FE773C"/>
    <w:rsid w:val="10FF2C30"/>
    <w:rsid w:val="11001C0E"/>
    <w:rsid w:val="11002A91"/>
    <w:rsid w:val="11020FDA"/>
    <w:rsid w:val="1102160E"/>
    <w:rsid w:val="110244B8"/>
    <w:rsid w:val="11044FFE"/>
    <w:rsid w:val="11062C03"/>
    <w:rsid w:val="11070A5C"/>
    <w:rsid w:val="1107100D"/>
    <w:rsid w:val="11072A94"/>
    <w:rsid w:val="110866D5"/>
    <w:rsid w:val="110971C7"/>
    <w:rsid w:val="110A4333"/>
    <w:rsid w:val="110B0FD0"/>
    <w:rsid w:val="110B2232"/>
    <w:rsid w:val="110B6375"/>
    <w:rsid w:val="110C1E59"/>
    <w:rsid w:val="110C3C07"/>
    <w:rsid w:val="110C5B22"/>
    <w:rsid w:val="110C5E43"/>
    <w:rsid w:val="110D4961"/>
    <w:rsid w:val="110E101D"/>
    <w:rsid w:val="110E6BC2"/>
    <w:rsid w:val="110F3904"/>
    <w:rsid w:val="110F7B9B"/>
    <w:rsid w:val="11106618"/>
    <w:rsid w:val="111168E0"/>
    <w:rsid w:val="11124F95"/>
    <w:rsid w:val="111312DC"/>
    <w:rsid w:val="11134632"/>
    <w:rsid w:val="111451B1"/>
    <w:rsid w:val="11147F70"/>
    <w:rsid w:val="111555A1"/>
    <w:rsid w:val="11156B59"/>
    <w:rsid w:val="11160F29"/>
    <w:rsid w:val="111624D2"/>
    <w:rsid w:val="11162CD7"/>
    <w:rsid w:val="111706B2"/>
    <w:rsid w:val="111725AC"/>
    <w:rsid w:val="11173A85"/>
    <w:rsid w:val="111908A7"/>
    <w:rsid w:val="11195454"/>
    <w:rsid w:val="1119585C"/>
    <w:rsid w:val="111A1CD2"/>
    <w:rsid w:val="111A7507"/>
    <w:rsid w:val="111D4066"/>
    <w:rsid w:val="111D5395"/>
    <w:rsid w:val="111D5839"/>
    <w:rsid w:val="111E1B8C"/>
    <w:rsid w:val="111E27C8"/>
    <w:rsid w:val="111E393A"/>
    <w:rsid w:val="111E7BDD"/>
    <w:rsid w:val="111F0AD7"/>
    <w:rsid w:val="112076B2"/>
    <w:rsid w:val="11212096"/>
    <w:rsid w:val="112310CF"/>
    <w:rsid w:val="11253050"/>
    <w:rsid w:val="11260D17"/>
    <w:rsid w:val="112814D4"/>
    <w:rsid w:val="11292A0B"/>
    <w:rsid w:val="112A0531"/>
    <w:rsid w:val="112A6783"/>
    <w:rsid w:val="112C24FB"/>
    <w:rsid w:val="112C6057"/>
    <w:rsid w:val="112C7DF0"/>
    <w:rsid w:val="112E0BF3"/>
    <w:rsid w:val="112E1DCF"/>
    <w:rsid w:val="112F3D99"/>
    <w:rsid w:val="11302B08"/>
    <w:rsid w:val="11317EC5"/>
    <w:rsid w:val="11323E5A"/>
    <w:rsid w:val="113263AB"/>
    <w:rsid w:val="11335314"/>
    <w:rsid w:val="11340E0C"/>
    <w:rsid w:val="113413B0"/>
    <w:rsid w:val="11346E2A"/>
    <w:rsid w:val="11353184"/>
    <w:rsid w:val="11366ED6"/>
    <w:rsid w:val="11375B1C"/>
    <w:rsid w:val="11376151"/>
    <w:rsid w:val="1138361D"/>
    <w:rsid w:val="113849FC"/>
    <w:rsid w:val="113A1798"/>
    <w:rsid w:val="113B6A83"/>
    <w:rsid w:val="113D1634"/>
    <w:rsid w:val="113D1F93"/>
    <w:rsid w:val="113D7010"/>
    <w:rsid w:val="113E3483"/>
    <w:rsid w:val="113E3B48"/>
    <w:rsid w:val="113F0DA6"/>
    <w:rsid w:val="113F222E"/>
    <w:rsid w:val="113F409D"/>
    <w:rsid w:val="11421D1E"/>
    <w:rsid w:val="114308EF"/>
    <w:rsid w:val="114662E0"/>
    <w:rsid w:val="11472D75"/>
    <w:rsid w:val="11474FF7"/>
    <w:rsid w:val="11477335"/>
    <w:rsid w:val="1148008D"/>
    <w:rsid w:val="11492AC0"/>
    <w:rsid w:val="11493D02"/>
    <w:rsid w:val="11494E5B"/>
    <w:rsid w:val="114C66F9"/>
    <w:rsid w:val="114E06C3"/>
    <w:rsid w:val="1151305C"/>
    <w:rsid w:val="11535CDA"/>
    <w:rsid w:val="11543BE6"/>
    <w:rsid w:val="1154CD03"/>
    <w:rsid w:val="1155716F"/>
    <w:rsid w:val="11562A09"/>
    <w:rsid w:val="11577FD5"/>
    <w:rsid w:val="11582945"/>
    <w:rsid w:val="11586E4C"/>
    <w:rsid w:val="115B2EFD"/>
    <w:rsid w:val="115C1975"/>
    <w:rsid w:val="115C1DAD"/>
    <w:rsid w:val="115E01DA"/>
    <w:rsid w:val="115E7706"/>
    <w:rsid w:val="115F66AD"/>
    <w:rsid w:val="115F7BC9"/>
    <w:rsid w:val="11621A79"/>
    <w:rsid w:val="116457A1"/>
    <w:rsid w:val="11647C6E"/>
    <w:rsid w:val="11651885"/>
    <w:rsid w:val="11655122"/>
    <w:rsid w:val="1166389F"/>
    <w:rsid w:val="116666A8"/>
    <w:rsid w:val="11691059"/>
    <w:rsid w:val="11693F5E"/>
    <w:rsid w:val="116972AB"/>
    <w:rsid w:val="116A324B"/>
    <w:rsid w:val="116A4DD1"/>
    <w:rsid w:val="116C0B49"/>
    <w:rsid w:val="116C5D68"/>
    <w:rsid w:val="116C6990"/>
    <w:rsid w:val="116D027E"/>
    <w:rsid w:val="116E38A8"/>
    <w:rsid w:val="116E5E5A"/>
    <w:rsid w:val="116E6FE8"/>
    <w:rsid w:val="116F2C3F"/>
    <w:rsid w:val="116F3374"/>
    <w:rsid w:val="116F4196"/>
    <w:rsid w:val="11700B2A"/>
    <w:rsid w:val="117046E9"/>
    <w:rsid w:val="117054CE"/>
    <w:rsid w:val="11733F8E"/>
    <w:rsid w:val="117479FE"/>
    <w:rsid w:val="11750D0B"/>
    <w:rsid w:val="11760B2C"/>
    <w:rsid w:val="11765524"/>
    <w:rsid w:val="1176681F"/>
    <w:rsid w:val="11782B0F"/>
    <w:rsid w:val="11790CED"/>
    <w:rsid w:val="117A4446"/>
    <w:rsid w:val="117E3E79"/>
    <w:rsid w:val="118253BD"/>
    <w:rsid w:val="1183706A"/>
    <w:rsid w:val="1185171E"/>
    <w:rsid w:val="118616F9"/>
    <w:rsid w:val="11877731"/>
    <w:rsid w:val="118934A9"/>
    <w:rsid w:val="118A2E0A"/>
    <w:rsid w:val="118B0106"/>
    <w:rsid w:val="118B03B5"/>
    <w:rsid w:val="118B6056"/>
    <w:rsid w:val="118B6533"/>
    <w:rsid w:val="118B7BB0"/>
    <w:rsid w:val="118C11EC"/>
    <w:rsid w:val="118C4D48"/>
    <w:rsid w:val="118E1B85"/>
    <w:rsid w:val="118F6A55"/>
    <w:rsid w:val="11904838"/>
    <w:rsid w:val="1192175A"/>
    <w:rsid w:val="11924879"/>
    <w:rsid w:val="11927078"/>
    <w:rsid w:val="119328EE"/>
    <w:rsid w:val="11934328"/>
    <w:rsid w:val="11945B9B"/>
    <w:rsid w:val="11956563"/>
    <w:rsid w:val="11956A8F"/>
    <w:rsid w:val="11964C93"/>
    <w:rsid w:val="11973A4B"/>
    <w:rsid w:val="1197720C"/>
    <w:rsid w:val="1198193E"/>
    <w:rsid w:val="119A0FD6"/>
    <w:rsid w:val="119A7209"/>
    <w:rsid w:val="119B7600"/>
    <w:rsid w:val="119F0F1F"/>
    <w:rsid w:val="11A008E4"/>
    <w:rsid w:val="11A123B3"/>
    <w:rsid w:val="11A13C7B"/>
    <w:rsid w:val="11A227BD"/>
    <w:rsid w:val="11A26319"/>
    <w:rsid w:val="11A46535"/>
    <w:rsid w:val="11A63A69"/>
    <w:rsid w:val="11A85361"/>
    <w:rsid w:val="11AB1672"/>
    <w:rsid w:val="11AB6154"/>
    <w:rsid w:val="11AC50C5"/>
    <w:rsid w:val="11AC7198"/>
    <w:rsid w:val="11AE1B84"/>
    <w:rsid w:val="11AE2F10"/>
    <w:rsid w:val="11AE4CBE"/>
    <w:rsid w:val="11AE50AD"/>
    <w:rsid w:val="11AE6E36"/>
    <w:rsid w:val="11B12A00"/>
    <w:rsid w:val="11B218AF"/>
    <w:rsid w:val="11B334E2"/>
    <w:rsid w:val="11B4743B"/>
    <w:rsid w:val="11B524F0"/>
    <w:rsid w:val="11B649EE"/>
    <w:rsid w:val="11B666F7"/>
    <w:rsid w:val="11B846E9"/>
    <w:rsid w:val="11BB392A"/>
    <w:rsid w:val="11BB5516"/>
    <w:rsid w:val="11BB562D"/>
    <w:rsid w:val="11BC6913"/>
    <w:rsid w:val="11BD308B"/>
    <w:rsid w:val="11BD3153"/>
    <w:rsid w:val="11C07F30"/>
    <w:rsid w:val="11C10E95"/>
    <w:rsid w:val="11C20769"/>
    <w:rsid w:val="11C25421"/>
    <w:rsid w:val="11C25F05"/>
    <w:rsid w:val="11C269BB"/>
    <w:rsid w:val="11C34032"/>
    <w:rsid w:val="11C444E1"/>
    <w:rsid w:val="11C609CA"/>
    <w:rsid w:val="11C60F64"/>
    <w:rsid w:val="11C64B93"/>
    <w:rsid w:val="11C6545F"/>
    <w:rsid w:val="11C70AE7"/>
    <w:rsid w:val="11C7221E"/>
    <w:rsid w:val="11C802D2"/>
    <w:rsid w:val="11C95F9C"/>
    <w:rsid w:val="11C96046"/>
    <w:rsid w:val="11CA166D"/>
    <w:rsid w:val="11CB6784"/>
    <w:rsid w:val="11CB7F10"/>
    <w:rsid w:val="11CD258B"/>
    <w:rsid w:val="11CD30B0"/>
    <w:rsid w:val="11CE5360"/>
    <w:rsid w:val="11CE710E"/>
    <w:rsid w:val="11CF6054"/>
    <w:rsid w:val="11D0011C"/>
    <w:rsid w:val="11D03DCA"/>
    <w:rsid w:val="11D164FC"/>
    <w:rsid w:val="11D21C68"/>
    <w:rsid w:val="11D235F5"/>
    <w:rsid w:val="11D30C35"/>
    <w:rsid w:val="11D344E3"/>
    <w:rsid w:val="11D412EA"/>
    <w:rsid w:val="11D5136C"/>
    <w:rsid w:val="11D53687"/>
    <w:rsid w:val="11D54746"/>
    <w:rsid w:val="11D72467"/>
    <w:rsid w:val="11D78F9A"/>
    <w:rsid w:val="11D919F6"/>
    <w:rsid w:val="11D93351"/>
    <w:rsid w:val="11DA5AB3"/>
    <w:rsid w:val="11DC5CCF"/>
    <w:rsid w:val="11DC61BB"/>
    <w:rsid w:val="11DC6FFD"/>
    <w:rsid w:val="11DD06A9"/>
    <w:rsid w:val="11DD0A1E"/>
    <w:rsid w:val="11DE76DF"/>
    <w:rsid w:val="11DF1086"/>
    <w:rsid w:val="11E00FB6"/>
    <w:rsid w:val="11E14E6A"/>
    <w:rsid w:val="11E16715"/>
    <w:rsid w:val="11E21A15"/>
    <w:rsid w:val="11E345CB"/>
    <w:rsid w:val="11E3705D"/>
    <w:rsid w:val="11E3722D"/>
    <w:rsid w:val="11E41883"/>
    <w:rsid w:val="11E54F58"/>
    <w:rsid w:val="11E608FC"/>
    <w:rsid w:val="11E626AA"/>
    <w:rsid w:val="11E82BDC"/>
    <w:rsid w:val="11E903EC"/>
    <w:rsid w:val="11EB4770"/>
    <w:rsid w:val="11EC38A2"/>
    <w:rsid w:val="11EC5A98"/>
    <w:rsid w:val="11F0177A"/>
    <w:rsid w:val="11F1104F"/>
    <w:rsid w:val="11F17761"/>
    <w:rsid w:val="11F22081"/>
    <w:rsid w:val="11F2610D"/>
    <w:rsid w:val="11F3102C"/>
    <w:rsid w:val="11F34DC7"/>
    <w:rsid w:val="11F44379"/>
    <w:rsid w:val="11F528ED"/>
    <w:rsid w:val="11F70074"/>
    <w:rsid w:val="11F869AC"/>
    <w:rsid w:val="11F86E5D"/>
    <w:rsid w:val="11FA04F5"/>
    <w:rsid w:val="11FA1DDB"/>
    <w:rsid w:val="11FA443A"/>
    <w:rsid w:val="11FA6155"/>
    <w:rsid w:val="11FA6830"/>
    <w:rsid w:val="11FA7F03"/>
    <w:rsid w:val="11FB2AC3"/>
    <w:rsid w:val="11FE4506"/>
    <w:rsid w:val="11FF376C"/>
    <w:rsid w:val="11FF54ED"/>
    <w:rsid w:val="12005683"/>
    <w:rsid w:val="120077AA"/>
    <w:rsid w:val="1202325C"/>
    <w:rsid w:val="12024D49"/>
    <w:rsid w:val="1202500A"/>
    <w:rsid w:val="12026EBA"/>
    <w:rsid w:val="12031173"/>
    <w:rsid w:val="12046915"/>
    <w:rsid w:val="12052B93"/>
    <w:rsid w:val="120668A8"/>
    <w:rsid w:val="120775F9"/>
    <w:rsid w:val="12096398"/>
    <w:rsid w:val="120B2110"/>
    <w:rsid w:val="120B25A5"/>
    <w:rsid w:val="120C4503"/>
    <w:rsid w:val="120C78FF"/>
    <w:rsid w:val="120C7C36"/>
    <w:rsid w:val="120E1C01"/>
    <w:rsid w:val="120E5354"/>
    <w:rsid w:val="120E79C7"/>
    <w:rsid w:val="120E7E53"/>
    <w:rsid w:val="12110957"/>
    <w:rsid w:val="1211524D"/>
    <w:rsid w:val="12127652"/>
    <w:rsid w:val="12137217"/>
    <w:rsid w:val="121377D5"/>
    <w:rsid w:val="121570E6"/>
    <w:rsid w:val="12164DCC"/>
    <w:rsid w:val="12183BC6"/>
    <w:rsid w:val="121865DB"/>
    <w:rsid w:val="12192A7F"/>
    <w:rsid w:val="121B1A0F"/>
    <w:rsid w:val="121B49A7"/>
    <w:rsid w:val="121C16FB"/>
    <w:rsid w:val="121C501C"/>
    <w:rsid w:val="121F1CEA"/>
    <w:rsid w:val="121F5BBC"/>
    <w:rsid w:val="12203882"/>
    <w:rsid w:val="122136E2"/>
    <w:rsid w:val="122254F9"/>
    <w:rsid w:val="122262AC"/>
    <w:rsid w:val="12234D9F"/>
    <w:rsid w:val="122358D1"/>
    <w:rsid w:val="1225135E"/>
    <w:rsid w:val="12251A68"/>
    <w:rsid w:val="12252856"/>
    <w:rsid w:val="12257907"/>
    <w:rsid w:val="1226519C"/>
    <w:rsid w:val="12266F4A"/>
    <w:rsid w:val="12274A70"/>
    <w:rsid w:val="12275B78"/>
    <w:rsid w:val="1228305F"/>
    <w:rsid w:val="122907E8"/>
    <w:rsid w:val="12296A3A"/>
    <w:rsid w:val="122A481F"/>
    <w:rsid w:val="122C4136"/>
    <w:rsid w:val="122D5B27"/>
    <w:rsid w:val="122E5DFF"/>
    <w:rsid w:val="1232158C"/>
    <w:rsid w:val="1232769D"/>
    <w:rsid w:val="12331667"/>
    <w:rsid w:val="12333315"/>
    <w:rsid w:val="123418C4"/>
    <w:rsid w:val="12346A71"/>
    <w:rsid w:val="12346BE3"/>
    <w:rsid w:val="123478B9"/>
    <w:rsid w:val="12354002"/>
    <w:rsid w:val="123553DF"/>
    <w:rsid w:val="12366BD3"/>
    <w:rsid w:val="12382D32"/>
    <w:rsid w:val="12394ECF"/>
    <w:rsid w:val="1239787F"/>
    <w:rsid w:val="123A47A4"/>
    <w:rsid w:val="123A7CD7"/>
    <w:rsid w:val="123F233B"/>
    <w:rsid w:val="12417D82"/>
    <w:rsid w:val="12426C38"/>
    <w:rsid w:val="124318AA"/>
    <w:rsid w:val="124422AC"/>
    <w:rsid w:val="124422F1"/>
    <w:rsid w:val="12446A74"/>
    <w:rsid w:val="124572AE"/>
    <w:rsid w:val="12465415"/>
    <w:rsid w:val="12475A63"/>
    <w:rsid w:val="124B69B1"/>
    <w:rsid w:val="124C392D"/>
    <w:rsid w:val="124C5133"/>
    <w:rsid w:val="124E7779"/>
    <w:rsid w:val="124F0280"/>
    <w:rsid w:val="1251706F"/>
    <w:rsid w:val="12525F91"/>
    <w:rsid w:val="12537FCD"/>
    <w:rsid w:val="12542F75"/>
    <w:rsid w:val="12555A81"/>
    <w:rsid w:val="1255782F"/>
    <w:rsid w:val="12572F76"/>
    <w:rsid w:val="125910CE"/>
    <w:rsid w:val="12594D22"/>
    <w:rsid w:val="12597CAD"/>
    <w:rsid w:val="125A2A65"/>
    <w:rsid w:val="125A2F63"/>
    <w:rsid w:val="125B178C"/>
    <w:rsid w:val="125D62BD"/>
    <w:rsid w:val="125E66E4"/>
    <w:rsid w:val="125E9B04"/>
    <w:rsid w:val="125F245C"/>
    <w:rsid w:val="125F4E4F"/>
    <w:rsid w:val="126006AE"/>
    <w:rsid w:val="12600AE4"/>
    <w:rsid w:val="1260F1FA"/>
    <w:rsid w:val="12634E42"/>
    <w:rsid w:val="12657138"/>
    <w:rsid w:val="1267603B"/>
    <w:rsid w:val="126968C2"/>
    <w:rsid w:val="12696E37"/>
    <w:rsid w:val="126A4382"/>
    <w:rsid w:val="126B2A04"/>
    <w:rsid w:val="126B7EE5"/>
    <w:rsid w:val="126C5684"/>
    <w:rsid w:val="126E6CF5"/>
    <w:rsid w:val="126F6B43"/>
    <w:rsid w:val="12732645"/>
    <w:rsid w:val="12733BD2"/>
    <w:rsid w:val="12741C57"/>
    <w:rsid w:val="12745B89"/>
    <w:rsid w:val="12747B4B"/>
    <w:rsid w:val="127777A6"/>
    <w:rsid w:val="1279168E"/>
    <w:rsid w:val="12797B3D"/>
    <w:rsid w:val="127A1044"/>
    <w:rsid w:val="127A2565"/>
    <w:rsid w:val="127A7D67"/>
    <w:rsid w:val="127B366A"/>
    <w:rsid w:val="127B54E8"/>
    <w:rsid w:val="127B7C1A"/>
    <w:rsid w:val="127C6BF9"/>
    <w:rsid w:val="127E0B34"/>
    <w:rsid w:val="127E6D86"/>
    <w:rsid w:val="127F3746"/>
    <w:rsid w:val="127F665A"/>
    <w:rsid w:val="127F6859"/>
    <w:rsid w:val="12801947"/>
    <w:rsid w:val="128330DD"/>
    <w:rsid w:val="12834915"/>
    <w:rsid w:val="12835053"/>
    <w:rsid w:val="12840144"/>
    <w:rsid w:val="128404DE"/>
    <w:rsid w:val="12843C71"/>
    <w:rsid w:val="12865C3B"/>
    <w:rsid w:val="1287160E"/>
    <w:rsid w:val="128738AA"/>
    <w:rsid w:val="12873B7C"/>
    <w:rsid w:val="12874F2C"/>
    <w:rsid w:val="128819B3"/>
    <w:rsid w:val="12883761"/>
    <w:rsid w:val="1288550F"/>
    <w:rsid w:val="128924DC"/>
    <w:rsid w:val="128944CD"/>
    <w:rsid w:val="128A6BCB"/>
    <w:rsid w:val="128C458F"/>
    <w:rsid w:val="128D2E57"/>
    <w:rsid w:val="128E0F11"/>
    <w:rsid w:val="128E6F46"/>
    <w:rsid w:val="128F2D41"/>
    <w:rsid w:val="128F77F8"/>
    <w:rsid w:val="12902616"/>
    <w:rsid w:val="129111AE"/>
    <w:rsid w:val="129468D8"/>
    <w:rsid w:val="12947BCA"/>
    <w:rsid w:val="12950A7E"/>
    <w:rsid w:val="12955E7E"/>
    <w:rsid w:val="129640D0"/>
    <w:rsid w:val="1297384C"/>
    <w:rsid w:val="12973878"/>
    <w:rsid w:val="12975D5A"/>
    <w:rsid w:val="129834DA"/>
    <w:rsid w:val="1299771C"/>
    <w:rsid w:val="129A08A1"/>
    <w:rsid w:val="129B51C2"/>
    <w:rsid w:val="129B7938"/>
    <w:rsid w:val="129C720C"/>
    <w:rsid w:val="129D76C5"/>
    <w:rsid w:val="129E1AB8"/>
    <w:rsid w:val="12A04F4F"/>
    <w:rsid w:val="12A34E1B"/>
    <w:rsid w:val="12A367ED"/>
    <w:rsid w:val="12A60ED4"/>
    <w:rsid w:val="12A615E4"/>
    <w:rsid w:val="12A61E39"/>
    <w:rsid w:val="12A746F0"/>
    <w:rsid w:val="12A81114"/>
    <w:rsid w:val="12A947BD"/>
    <w:rsid w:val="12AA1CCE"/>
    <w:rsid w:val="12AA30FF"/>
    <w:rsid w:val="12AA553C"/>
    <w:rsid w:val="12AC2BFB"/>
    <w:rsid w:val="12AC36E0"/>
    <w:rsid w:val="12AC40FC"/>
    <w:rsid w:val="12AD0EB0"/>
    <w:rsid w:val="12AD1943"/>
    <w:rsid w:val="12AD31C8"/>
    <w:rsid w:val="12AD6557"/>
    <w:rsid w:val="12AD7654"/>
    <w:rsid w:val="12AD766B"/>
    <w:rsid w:val="12B1587F"/>
    <w:rsid w:val="12B207DE"/>
    <w:rsid w:val="12B37C05"/>
    <w:rsid w:val="12B655B4"/>
    <w:rsid w:val="12B75DF4"/>
    <w:rsid w:val="12B8720E"/>
    <w:rsid w:val="12B91B6C"/>
    <w:rsid w:val="12BA7692"/>
    <w:rsid w:val="12BC5718"/>
    <w:rsid w:val="12BE2DA5"/>
    <w:rsid w:val="12BE76D1"/>
    <w:rsid w:val="12BF25A4"/>
    <w:rsid w:val="12BF3EEA"/>
    <w:rsid w:val="12C0114D"/>
    <w:rsid w:val="12C06F44"/>
    <w:rsid w:val="12C07235"/>
    <w:rsid w:val="12C10A21"/>
    <w:rsid w:val="12C138C2"/>
    <w:rsid w:val="12C13E46"/>
    <w:rsid w:val="12C14EC5"/>
    <w:rsid w:val="12C26226"/>
    <w:rsid w:val="12C30F58"/>
    <w:rsid w:val="12C329EB"/>
    <w:rsid w:val="12C34799"/>
    <w:rsid w:val="12C423BB"/>
    <w:rsid w:val="12C44A91"/>
    <w:rsid w:val="12C6148E"/>
    <w:rsid w:val="12C6270E"/>
    <w:rsid w:val="12C80EE3"/>
    <w:rsid w:val="12CA4299"/>
    <w:rsid w:val="12CA5B28"/>
    <w:rsid w:val="12CB5245"/>
    <w:rsid w:val="12CC7AF2"/>
    <w:rsid w:val="12CE7D58"/>
    <w:rsid w:val="12CF75E2"/>
    <w:rsid w:val="12D20E80"/>
    <w:rsid w:val="12D258A2"/>
    <w:rsid w:val="12D26AF9"/>
    <w:rsid w:val="12D3E034"/>
    <w:rsid w:val="12D43716"/>
    <w:rsid w:val="12D513D0"/>
    <w:rsid w:val="12D6271E"/>
    <w:rsid w:val="12D75EE7"/>
    <w:rsid w:val="12D86077"/>
    <w:rsid w:val="12D90DED"/>
    <w:rsid w:val="12D9220E"/>
    <w:rsid w:val="12DB7D35"/>
    <w:rsid w:val="12DC00C9"/>
    <w:rsid w:val="12DD183A"/>
    <w:rsid w:val="12DD456D"/>
    <w:rsid w:val="12E049C5"/>
    <w:rsid w:val="12E3308D"/>
    <w:rsid w:val="12E36E64"/>
    <w:rsid w:val="12E51E04"/>
    <w:rsid w:val="12E61790"/>
    <w:rsid w:val="12E74639"/>
    <w:rsid w:val="12E80495"/>
    <w:rsid w:val="12E82452"/>
    <w:rsid w:val="12E86E33"/>
    <w:rsid w:val="12E917A7"/>
    <w:rsid w:val="12EA18B7"/>
    <w:rsid w:val="12EB0137"/>
    <w:rsid w:val="12EB2D1F"/>
    <w:rsid w:val="12EB7F58"/>
    <w:rsid w:val="12ED7A68"/>
    <w:rsid w:val="12EE097D"/>
    <w:rsid w:val="12F17558"/>
    <w:rsid w:val="12F211C6"/>
    <w:rsid w:val="12F2507E"/>
    <w:rsid w:val="12F31522"/>
    <w:rsid w:val="12F3219E"/>
    <w:rsid w:val="12F42BA4"/>
    <w:rsid w:val="12F60AED"/>
    <w:rsid w:val="12F6434B"/>
    <w:rsid w:val="12F66C04"/>
    <w:rsid w:val="12F75A86"/>
    <w:rsid w:val="12F767DB"/>
    <w:rsid w:val="12F77E21"/>
    <w:rsid w:val="12F807F6"/>
    <w:rsid w:val="12F9037F"/>
    <w:rsid w:val="12FB5F4C"/>
    <w:rsid w:val="12FC2865"/>
    <w:rsid w:val="12FC6429"/>
    <w:rsid w:val="12FD60C7"/>
    <w:rsid w:val="12FE1008"/>
    <w:rsid w:val="12FE7EC7"/>
    <w:rsid w:val="12FF0695"/>
    <w:rsid w:val="13021765"/>
    <w:rsid w:val="13025A02"/>
    <w:rsid w:val="13031039"/>
    <w:rsid w:val="1303728B"/>
    <w:rsid w:val="13052810"/>
    <w:rsid w:val="130630CB"/>
    <w:rsid w:val="1307326D"/>
    <w:rsid w:val="13076B3B"/>
    <w:rsid w:val="130848A2"/>
    <w:rsid w:val="13086525"/>
    <w:rsid w:val="13086645"/>
    <w:rsid w:val="1309D42A"/>
    <w:rsid w:val="130A686C"/>
    <w:rsid w:val="130B2481"/>
    <w:rsid w:val="130C3578"/>
    <w:rsid w:val="130C4392"/>
    <w:rsid w:val="130C6140"/>
    <w:rsid w:val="130C61B0"/>
    <w:rsid w:val="130D1D7A"/>
    <w:rsid w:val="130D500C"/>
    <w:rsid w:val="130D73FA"/>
    <w:rsid w:val="130E234A"/>
    <w:rsid w:val="130F21B4"/>
    <w:rsid w:val="130F5C30"/>
    <w:rsid w:val="13103654"/>
    <w:rsid w:val="13121502"/>
    <w:rsid w:val="1312677D"/>
    <w:rsid w:val="13143247"/>
    <w:rsid w:val="131576A5"/>
    <w:rsid w:val="13160D6D"/>
    <w:rsid w:val="13166FBF"/>
    <w:rsid w:val="131716DB"/>
    <w:rsid w:val="13172A4B"/>
    <w:rsid w:val="131B2827"/>
    <w:rsid w:val="131B45D5"/>
    <w:rsid w:val="131C20FB"/>
    <w:rsid w:val="131C22D2"/>
    <w:rsid w:val="131E1622"/>
    <w:rsid w:val="131E5E73"/>
    <w:rsid w:val="132038AB"/>
    <w:rsid w:val="13217712"/>
    <w:rsid w:val="13231CDF"/>
    <w:rsid w:val="13233AC8"/>
    <w:rsid w:val="13236466"/>
    <w:rsid w:val="1324792E"/>
    <w:rsid w:val="13254A4B"/>
    <w:rsid w:val="132579E6"/>
    <w:rsid w:val="132757B9"/>
    <w:rsid w:val="13284B4D"/>
    <w:rsid w:val="13287F73"/>
    <w:rsid w:val="13295FBA"/>
    <w:rsid w:val="132A115F"/>
    <w:rsid w:val="132A6427"/>
    <w:rsid w:val="132C54A3"/>
    <w:rsid w:val="132C54C7"/>
    <w:rsid w:val="132C66D4"/>
    <w:rsid w:val="132E255A"/>
    <w:rsid w:val="13312D91"/>
    <w:rsid w:val="13315BA7"/>
    <w:rsid w:val="133612D9"/>
    <w:rsid w:val="13386F35"/>
    <w:rsid w:val="13391705"/>
    <w:rsid w:val="13394A5B"/>
    <w:rsid w:val="133952F6"/>
    <w:rsid w:val="133B3DEF"/>
    <w:rsid w:val="133B50BF"/>
    <w:rsid w:val="133B6EB1"/>
    <w:rsid w:val="133C1DB0"/>
    <w:rsid w:val="133C322F"/>
    <w:rsid w:val="133D454B"/>
    <w:rsid w:val="133D621F"/>
    <w:rsid w:val="133E52C4"/>
    <w:rsid w:val="13433B2C"/>
    <w:rsid w:val="13434A9D"/>
    <w:rsid w:val="13451652"/>
    <w:rsid w:val="13455554"/>
    <w:rsid w:val="13460BA8"/>
    <w:rsid w:val="13466AC9"/>
    <w:rsid w:val="1347361C"/>
    <w:rsid w:val="13481090"/>
    <w:rsid w:val="13491142"/>
    <w:rsid w:val="134A0A16"/>
    <w:rsid w:val="134A4EBA"/>
    <w:rsid w:val="134A6C68"/>
    <w:rsid w:val="134B1634"/>
    <w:rsid w:val="134C0C32"/>
    <w:rsid w:val="134C214E"/>
    <w:rsid w:val="134C5A0B"/>
    <w:rsid w:val="134D28AA"/>
    <w:rsid w:val="134F24D1"/>
    <w:rsid w:val="1351449B"/>
    <w:rsid w:val="13516249"/>
    <w:rsid w:val="135252B6"/>
    <w:rsid w:val="13525B1D"/>
    <w:rsid w:val="13533D6F"/>
    <w:rsid w:val="13534A56"/>
    <w:rsid w:val="1353540D"/>
    <w:rsid w:val="135393F5"/>
    <w:rsid w:val="135476BC"/>
    <w:rsid w:val="13547AE7"/>
    <w:rsid w:val="135660C1"/>
    <w:rsid w:val="13566E1F"/>
    <w:rsid w:val="13581014"/>
    <w:rsid w:val="135850E1"/>
    <w:rsid w:val="135875D7"/>
    <w:rsid w:val="135A334F"/>
    <w:rsid w:val="135B0E75"/>
    <w:rsid w:val="135B2C24"/>
    <w:rsid w:val="135D3107"/>
    <w:rsid w:val="135E5083"/>
    <w:rsid w:val="135F56F9"/>
    <w:rsid w:val="13645369"/>
    <w:rsid w:val="13651CF4"/>
    <w:rsid w:val="13653AA2"/>
    <w:rsid w:val="136568D8"/>
    <w:rsid w:val="13657B3B"/>
    <w:rsid w:val="13663935"/>
    <w:rsid w:val="13691D89"/>
    <w:rsid w:val="13692293"/>
    <w:rsid w:val="136A6C81"/>
    <w:rsid w:val="136D6ABE"/>
    <w:rsid w:val="136E0BA9"/>
    <w:rsid w:val="136E2957"/>
    <w:rsid w:val="136F48C2"/>
    <w:rsid w:val="1370283F"/>
    <w:rsid w:val="13702B73"/>
    <w:rsid w:val="137215CC"/>
    <w:rsid w:val="137218E0"/>
    <w:rsid w:val="13734411"/>
    <w:rsid w:val="13737F6D"/>
    <w:rsid w:val="1374382B"/>
    <w:rsid w:val="13743CE5"/>
    <w:rsid w:val="137501A8"/>
    <w:rsid w:val="137504CB"/>
    <w:rsid w:val="1376180B"/>
    <w:rsid w:val="13780C0E"/>
    <w:rsid w:val="13785280"/>
    <w:rsid w:val="137A57B3"/>
    <w:rsid w:val="137B6D65"/>
    <w:rsid w:val="137B7CA5"/>
    <w:rsid w:val="137C270F"/>
    <w:rsid w:val="137C560C"/>
    <w:rsid w:val="137D0DEC"/>
    <w:rsid w:val="137D5290"/>
    <w:rsid w:val="137D6AFD"/>
    <w:rsid w:val="137F3CA8"/>
    <w:rsid w:val="13800356"/>
    <w:rsid w:val="138032D7"/>
    <w:rsid w:val="13806B2E"/>
    <w:rsid w:val="138073E9"/>
    <w:rsid w:val="1381557C"/>
    <w:rsid w:val="13824654"/>
    <w:rsid w:val="13826402"/>
    <w:rsid w:val="13830A46"/>
    <w:rsid w:val="13833F28"/>
    <w:rsid w:val="13835585"/>
    <w:rsid w:val="138403CC"/>
    <w:rsid w:val="13854C3B"/>
    <w:rsid w:val="13871C6A"/>
    <w:rsid w:val="13873098"/>
    <w:rsid w:val="138769D3"/>
    <w:rsid w:val="138965F0"/>
    <w:rsid w:val="138A2CF5"/>
    <w:rsid w:val="138A52B7"/>
    <w:rsid w:val="138C102F"/>
    <w:rsid w:val="138F0B1F"/>
    <w:rsid w:val="138F3C2E"/>
    <w:rsid w:val="13912AE9"/>
    <w:rsid w:val="139220DA"/>
    <w:rsid w:val="1393060F"/>
    <w:rsid w:val="13933E49"/>
    <w:rsid w:val="13935CF0"/>
    <w:rsid w:val="13936861"/>
    <w:rsid w:val="139437FB"/>
    <w:rsid w:val="1394482C"/>
    <w:rsid w:val="13960100"/>
    <w:rsid w:val="1397347A"/>
    <w:rsid w:val="13985C26"/>
    <w:rsid w:val="1399144A"/>
    <w:rsid w:val="139A439A"/>
    <w:rsid w:val="139B5716"/>
    <w:rsid w:val="139D0972"/>
    <w:rsid w:val="139D188B"/>
    <w:rsid w:val="139D323C"/>
    <w:rsid w:val="13A10F7E"/>
    <w:rsid w:val="13A14780"/>
    <w:rsid w:val="13A256FD"/>
    <w:rsid w:val="13A43709"/>
    <w:rsid w:val="13A768A9"/>
    <w:rsid w:val="13A878D7"/>
    <w:rsid w:val="13AC347F"/>
    <w:rsid w:val="13AC720B"/>
    <w:rsid w:val="13AD3DE2"/>
    <w:rsid w:val="13AF2742"/>
    <w:rsid w:val="13AF2F32"/>
    <w:rsid w:val="13B068FC"/>
    <w:rsid w:val="13B20408"/>
    <w:rsid w:val="13B27492"/>
    <w:rsid w:val="13B30BDF"/>
    <w:rsid w:val="13B33020"/>
    <w:rsid w:val="13B43303"/>
    <w:rsid w:val="13B442BF"/>
    <w:rsid w:val="13B54A2A"/>
    <w:rsid w:val="13B567D8"/>
    <w:rsid w:val="13B606A1"/>
    <w:rsid w:val="13B81E24"/>
    <w:rsid w:val="13B9486F"/>
    <w:rsid w:val="13BA3DEE"/>
    <w:rsid w:val="13BA5B9C"/>
    <w:rsid w:val="13BB1AA3"/>
    <w:rsid w:val="13BB34C8"/>
    <w:rsid w:val="13BB380B"/>
    <w:rsid w:val="13BD1E76"/>
    <w:rsid w:val="13BD38DE"/>
    <w:rsid w:val="13BD509C"/>
    <w:rsid w:val="13BF344C"/>
    <w:rsid w:val="13BF49B1"/>
    <w:rsid w:val="13BF7656"/>
    <w:rsid w:val="13C0517C"/>
    <w:rsid w:val="13C133CE"/>
    <w:rsid w:val="13C166FF"/>
    <w:rsid w:val="13C276F3"/>
    <w:rsid w:val="13C307B4"/>
    <w:rsid w:val="13C31E59"/>
    <w:rsid w:val="13C4490C"/>
    <w:rsid w:val="13C52E8D"/>
    <w:rsid w:val="13C530A3"/>
    <w:rsid w:val="13C54541"/>
    <w:rsid w:val="13C702B9"/>
    <w:rsid w:val="13C7475D"/>
    <w:rsid w:val="13C878B8"/>
    <w:rsid w:val="13C94A77"/>
    <w:rsid w:val="13CA1363"/>
    <w:rsid w:val="13CA1DA5"/>
    <w:rsid w:val="13CC68DB"/>
    <w:rsid w:val="13CE22F4"/>
    <w:rsid w:val="13CE65A5"/>
    <w:rsid w:val="13D04B44"/>
    <w:rsid w:val="13D33102"/>
    <w:rsid w:val="13D36C5E"/>
    <w:rsid w:val="13D51D5F"/>
    <w:rsid w:val="13D9320B"/>
    <w:rsid w:val="13DA7025"/>
    <w:rsid w:val="13DB5B18"/>
    <w:rsid w:val="13DB7648"/>
    <w:rsid w:val="13DC06F8"/>
    <w:rsid w:val="13DC100E"/>
    <w:rsid w:val="13DC1FB6"/>
    <w:rsid w:val="13DD06AB"/>
    <w:rsid w:val="13DD5960"/>
    <w:rsid w:val="13DD5D2E"/>
    <w:rsid w:val="13DE0BCB"/>
    <w:rsid w:val="13DE353E"/>
    <w:rsid w:val="13DE679E"/>
    <w:rsid w:val="13E0217C"/>
    <w:rsid w:val="13E02951"/>
    <w:rsid w:val="13E12306"/>
    <w:rsid w:val="13E23345"/>
    <w:rsid w:val="13E448B6"/>
    <w:rsid w:val="13E52736"/>
    <w:rsid w:val="13E62E35"/>
    <w:rsid w:val="13E63FBA"/>
    <w:rsid w:val="13E87170"/>
    <w:rsid w:val="13E87CB7"/>
    <w:rsid w:val="13E946D3"/>
    <w:rsid w:val="13E94809"/>
    <w:rsid w:val="13EB044B"/>
    <w:rsid w:val="13EB0D9E"/>
    <w:rsid w:val="13EC5B14"/>
    <w:rsid w:val="13EC5F71"/>
    <w:rsid w:val="13ED0F2E"/>
    <w:rsid w:val="13EE1CEA"/>
    <w:rsid w:val="13EE3A98"/>
    <w:rsid w:val="13EE5846"/>
    <w:rsid w:val="13EE7D8E"/>
    <w:rsid w:val="13F16624"/>
    <w:rsid w:val="13F33480"/>
    <w:rsid w:val="13F35552"/>
    <w:rsid w:val="13F57B76"/>
    <w:rsid w:val="13F6048F"/>
    <w:rsid w:val="13F735D9"/>
    <w:rsid w:val="13F74837"/>
    <w:rsid w:val="13F77F66"/>
    <w:rsid w:val="13F87D72"/>
    <w:rsid w:val="13FB1DEB"/>
    <w:rsid w:val="13FF3EF7"/>
    <w:rsid w:val="14023172"/>
    <w:rsid w:val="14024B45"/>
    <w:rsid w:val="14042DE9"/>
    <w:rsid w:val="14043AE6"/>
    <w:rsid w:val="14046E58"/>
    <w:rsid w:val="14055AC0"/>
    <w:rsid w:val="14056924"/>
    <w:rsid w:val="1405766B"/>
    <w:rsid w:val="14067033"/>
    <w:rsid w:val="14073A99"/>
    <w:rsid w:val="14074B59"/>
    <w:rsid w:val="14085424"/>
    <w:rsid w:val="14094211"/>
    <w:rsid w:val="140B1D9B"/>
    <w:rsid w:val="140B4226"/>
    <w:rsid w:val="140C3D5F"/>
    <w:rsid w:val="140C41BF"/>
    <w:rsid w:val="140D6DCE"/>
    <w:rsid w:val="140E413A"/>
    <w:rsid w:val="140E5EE8"/>
    <w:rsid w:val="140F5EBD"/>
    <w:rsid w:val="14106778"/>
    <w:rsid w:val="14111666"/>
    <w:rsid w:val="141259D8"/>
    <w:rsid w:val="141334FE"/>
    <w:rsid w:val="14137BF1"/>
    <w:rsid w:val="14137F57"/>
    <w:rsid w:val="141453E0"/>
    <w:rsid w:val="14150DE3"/>
    <w:rsid w:val="14164D9C"/>
    <w:rsid w:val="14172FEE"/>
    <w:rsid w:val="14173AF0"/>
    <w:rsid w:val="14192502"/>
    <w:rsid w:val="141A527E"/>
    <w:rsid w:val="141B059B"/>
    <w:rsid w:val="141B23B3"/>
    <w:rsid w:val="141C2D20"/>
    <w:rsid w:val="141C6857"/>
    <w:rsid w:val="141D612B"/>
    <w:rsid w:val="141E2430"/>
    <w:rsid w:val="141E2A32"/>
    <w:rsid w:val="141E5127"/>
    <w:rsid w:val="141F00F5"/>
    <w:rsid w:val="141F1EA3"/>
    <w:rsid w:val="14200B22"/>
    <w:rsid w:val="14215C1B"/>
    <w:rsid w:val="14217DBD"/>
    <w:rsid w:val="14221993"/>
    <w:rsid w:val="14232183"/>
    <w:rsid w:val="1424395D"/>
    <w:rsid w:val="142506D1"/>
    <w:rsid w:val="142567FF"/>
    <w:rsid w:val="14261483"/>
    <w:rsid w:val="14270D58"/>
    <w:rsid w:val="14271A27"/>
    <w:rsid w:val="14276FAA"/>
    <w:rsid w:val="14277B34"/>
    <w:rsid w:val="1427CA70"/>
    <w:rsid w:val="14282477"/>
    <w:rsid w:val="14297045"/>
    <w:rsid w:val="1429754A"/>
    <w:rsid w:val="142D2812"/>
    <w:rsid w:val="142D63D5"/>
    <w:rsid w:val="142F2398"/>
    <w:rsid w:val="143040B0"/>
    <w:rsid w:val="143159CB"/>
    <w:rsid w:val="14315E91"/>
    <w:rsid w:val="143160A9"/>
    <w:rsid w:val="1432607A"/>
    <w:rsid w:val="14330106"/>
    <w:rsid w:val="143363D6"/>
    <w:rsid w:val="14336EBD"/>
    <w:rsid w:val="1434119E"/>
    <w:rsid w:val="1434A2D2"/>
    <w:rsid w:val="143602FE"/>
    <w:rsid w:val="14364C96"/>
    <w:rsid w:val="143771ED"/>
    <w:rsid w:val="14380DB8"/>
    <w:rsid w:val="143A0A8B"/>
    <w:rsid w:val="143A4F2F"/>
    <w:rsid w:val="143B1652"/>
    <w:rsid w:val="143C2024"/>
    <w:rsid w:val="143C4DB0"/>
    <w:rsid w:val="143D3E43"/>
    <w:rsid w:val="143D576D"/>
    <w:rsid w:val="143D6EEC"/>
    <w:rsid w:val="143E51C5"/>
    <w:rsid w:val="143F42F3"/>
    <w:rsid w:val="14402DD1"/>
    <w:rsid w:val="1441006B"/>
    <w:rsid w:val="14413567"/>
    <w:rsid w:val="144162BD"/>
    <w:rsid w:val="1444190A"/>
    <w:rsid w:val="14441F2C"/>
    <w:rsid w:val="14450055"/>
    <w:rsid w:val="14464F0A"/>
    <w:rsid w:val="144827CE"/>
    <w:rsid w:val="14490612"/>
    <w:rsid w:val="144A3942"/>
    <w:rsid w:val="144B0EEA"/>
    <w:rsid w:val="144B47E1"/>
    <w:rsid w:val="144B66AC"/>
    <w:rsid w:val="144D5E4F"/>
    <w:rsid w:val="144E60BD"/>
    <w:rsid w:val="144F239B"/>
    <w:rsid w:val="1450060A"/>
    <w:rsid w:val="145149A0"/>
    <w:rsid w:val="14531B4D"/>
    <w:rsid w:val="14544F93"/>
    <w:rsid w:val="14557DF2"/>
    <w:rsid w:val="14564C57"/>
    <w:rsid w:val="1457163D"/>
    <w:rsid w:val="14575F9D"/>
    <w:rsid w:val="145810D5"/>
    <w:rsid w:val="145853B5"/>
    <w:rsid w:val="14593607"/>
    <w:rsid w:val="145A2F26"/>
    <w:rsid w:val="145A6270"/>
    <w:rsid w:val="145B2391"/>
    <w:rsid w:val="145C4C5C"/>
    <w:rsid w:val="145D1643"/>
    <w:rsid w:val="145D29CB"/>
    <w:rsid w:val="145F04F1"/>
    <w:rsid w:val="14601925"/>
    <w:rsid w:val="146124BC"/>
    <w:rsid w:val="14626219"/>
    <w:rsid w:val="14627FE2"/>
    <w:rsid w:val="14634486"/>
    <w:rsid w:val="146446BE"/>
    <w:rsid w:val="14644839"/>
    <w:rsid w:val="14652301"/>
    <w:rsid w:val="14667AD2"/>
    <w:rsid w:val="14667D62"/>
    <w:rsid w:val="146850FA"/>
    <w:rsid w:val="14692EEB"/>
    <w:rsid w:val="146A4DC5"/>
    <w:rsid w:val="146A5814"/>
    <w:rsid w:val="146B158C"/>
    <w:rsid w:val="146B380F"/>
    <w:rsid w:val="146B50E8"/>
    <w:rsid w:val="146D1135"/>
    <w:rsid w:val="146D24AD"/>
    <w:rsid w:val="146D365F"/>
    <w:rsid w:val="146F740A"/>
    <w:rsid w:val="14700951"/>
    <w:rsid w:val="147069B8"/>
    <w:rsid w:val="14706BA3"/>
    <w:rsid w:val="14730058"/>
    <w:rsid w:val="147539F1"/>
    <w:rsid w:val="147541B9"/>
    <w:rsid w:val="14760C3A"/>
    <w:rsid w:val="14762708"/>
    <w:rsid w:val="1476309C"/>
    <w:rsid w:val="14772D75"/>
    <w:rsid w:val="14777F31"/>
    <w:rsid w:val="14784004"/>
    <w:rsid w:val="14796E18"/>
    <w:rsid w:val="147A0B6B"/>
    <w:rsid w:val="147A36E6"/>
    <w:rsid w:val="147A7C52"/>
    <w:rsid w:val="147C42C1"/>
    <w:rsid w:val="147C5547"/>
    <w:rsid w:val="147C72F5"/>
    <w:rsid w:val="147D0C2D"/>
    <w:rsid w:val="147D20BD"/>
    <w:rsid w:val="147E354D"/>
    <w:rsid w:val="147E4E1C"/>
    <w:rsid w:val="147F0B94"/>
    <w:rsid w:val="147F2942"/>
    <w:rsid w:val="147F2BC8"/>
    <w:rsid w:val="14810A3E"/>
    <w:rsid w:val="14835F2F"/>
    <w:rsid w:val="14843EF9"/>
    <w:rsid w:val="148443FC"/>
    <w:rsid w:val="148461AA"/>
    <w:rsid w:val="148606AD"/>
    <w:rsid w:val="14870611"/>
    <w:rsid w:val="14883EEC"/>
    <w:rsid w:val="14886E7C"/>
    <w:rsid w:val="14892343"/>
    <w:rsid w:val="148937C0"/>
    <w:rsid w:val="148A5358"/>
    <w:rsid w:val="148D45F4"/>
    <w:rsid w:val="148D7AD7"/>
    <w:rsid w:val="148F7E2C"/>
    <w:rsid w:val="14904327"/>
    <w:rsid w:val="14907152"/>
    <w:rsid w:val="14914C55"/>
    <w:rsid w:val="14927B0C"/>
    <w:rsid w:val="1494463F"/>
    <w:rsid w:val="14945A05"/>
    <w:rsid w:val="149509EF"/>
    <w:rsid w:val="14957D55"/>
    <w:rsid w:val="14961616"/>
    <w:rsid w:val="14972381"/>
    <w:rsid w:val="1497412F"/>
    <w:rsid w:val="14982387"/>
    <w:rsid w:val="149A59CD"/>
    <w:rsid w:val="149B222E"/>
    <w:rsid w:val="149B2E07"/>
    <w:rsid w:val="149C058A"/>
    <w:rsid w:val="149C34F4"/>
    <w:rsid w:val="149C63FE"/>
    <w:rsid w:val="149E71BF"/>
    <w:rsid w:val="149F126A"/>
    <w:rsid w:val="149F2FE4"/>
    <w:rsid w:val="14A00703"/>
    <w:rsid w:val="14A01517"/>
    <w:rsid w:val="14A10B0A"/>
    <w:rsid w:val="14A14FAE"/>
    <w:rsid w:val="14A16D5C"/>
    <w:rsid w:val="14A30D26"/>
    <w:rsid w:val="14A32D76"/>
    <w:rsid w:val="14A5684C"/>
    <w:rsid w:val="14A64372"/>
    <w:rsid w:val="14A66120"/>
    <w:rsid w:val="14A728D1"/>
    <w:rsid w:val="14A73F2A"/>
    <w:rsid w:val="14A800EA"/>
    <w:rsid w:val="14A81E98"/>
    <w:rsid w:val="14AA20B4"/>
    <w:rsid w:val="14AB256A"/>
    <w:rsid w:val="14AB7BDB"/>
    <w:rsid w:val="14AC1AA2"/>
    <w:rsid w:val="14AD74AF"/>
    <w:rsid w:val="14AE0907"/>
    <w:rsid w:val="14AE2A9B"/>
    <w:rsid w:val="14AF1479"/>
    <w:rsid w:val="14AF662D"/>
    <w:rsid w:val="14B051F1"/>
    <w:rsid w:val="14B12F81"/>
    <w:rsid w:val="14B20F69"/>
    <w:rsid w:val="14B318AB"/>
    <w:rsid w:val="14B3615B"/>
    <w:rsid w:val="14B397D0"/>
    <w:rsid w:val="14B46A8F"/>
    <w:rsid w:val="14B5562A"/>
    <w:rsid w:val="14B609FC"/>
    <w:rsid w:val="14B7032D"/>
    <w:rsid w:val="14B73E2B"/>
    <w:rsid w:val="14B7657F"/>
    <w:rsid w:val="14B81214"/>
    <w:rsid w:val="14B84381"/>
    <w:rsid w:val="14B87EB1"/>
    <w:rsid w:val="14B94D24"/>
    <w:rsid w:val="14B95E54"/>
    <w:rsid w:val="14BA7E73"/>
    <w:rsid w:val="14BC3B96"/>
    <w:rsid w:val="14BC55B0"/>
    <w:rsid w:val="14BE7D4A"/>
    <w:rsid w:val="14BF517F"/>
    <w:rsid w:val="14BF5434"/>
    <w:rsid w:val="14C12F5A"/>
    <w:rsid w:val="14C1350F"/>
    <w:rsid w:val="14C201FC"/>
    <w:rsid w:val="14C241F2"/>
    <w:rsid w:val="14C30A80"/>
    <w:rsid w:val="14C34F24"/>
    <w:rsid w:val="14C36CD2"/>
    <w:rsid w:val="14C4477D"/>
    <w:rsid w:val="14C45F2E"/>
    <w:rsid w:val="14C478C2"/>
    <w:rsid w:val="14C50441"/>
    <w:rsid w:val="14C6232B"/>
    <w:rsid w:val="14C8078D"/>
    <w:rsid w:val="14C87E69"/>
    <w:rsid w:val="14CA53E1"/>
    <w:rsid w:val="14CB3DD9"/>
    <w:rsid w:val="14CB51D2"/>
    <w:rsid w:val="14CC63C7"/>
    <w:rsid w:val="14CD39D6"/>
    <w:rsid w:val="14CE317C"/>
    <w:rsid w:val="14CF6ECF"/>
    <w:rsid w:val="14D013EF"/>
    <w:rsid w:val="14D25167"/>
    <w:rsid w:val="14D404A9"/>
    <w:rsid w:val="14D47131"/>
    <w:rsid w:val="14D51B2A"/>
    <w:rsid w:val="14D53CC8"/>
    <w:rsid w:val="14D55C94"/>
    <w:rsid w:val="14D63C4E"/>
    <w:rsid w:val="14D63EB9"/>
    <w:rsid w:val="14D75E8C"/>
    <w:rsid w:val="14D94748"/>
    <w:rsid w:val="14D964F6"/>
    <w:rsid w:val="14DA1E33"/>
    <w:rsid w:val="14DA401C"/>
    <w:rsid w:val="14DA5759"/>
    <w:rsid w:val="14DC03D8"/>
    <w:rsid w:val="14DC3EFC"/>
    <w:rsid w:val="14DC6D12"/>
    <w:rsid w:val="14DE2FE9"/>
    <w:rsid w:val="14DE58BA"/>
    <w:rsid w:val="14E018D2"/>
    <w:rsid w:val="14E05AD6"/>
    <w:rsid w:val="14E34E4B"/>
    <w:rsid w:val="14E549AE"/>
    <w:rsid w:val="14E54E1F"/>
    <w:rsid w:val="14E61E60"/>
    <w:rsid w:val="14E76E65"/>
    <w:rsid w:val="14E80396"/>
    <w:rsid w:val="14E804E7"/>
    <w:rsid w:val="14E97396"/>
    <w:rsid w:val="14EA425F"/>
    <w:rsid w:val="14EB1142"/>
    <w:rsid w:val="14EB2356"/>
    <w:rsid w:val="14EB6229"/>
    <w:rsid w:val="14EC25CE"/>
    <w:rsid w:val="14ED3A5E"/>
    <w:rsid w:val="14ED637F"/>
    <w:rsid w:val="14EE3324"/>
    <w:rsid w:val="14EF02CB"/>
    <w:rsid w:val="14EF5334"/>
    <w:rsid w:val="14EF7AC7"/>
    <w:rsid w:val="14F02414"/>
    <w:rsid w:val="14F055ED"/>
    <w:rsid w:val="14F2489A"/>
    <w:rsid w:val="14F30D60"/>
    <w:rsid w:val="14F3618F"/>
    <w:rsid w:val="14F50E56"/>
    <w:rsid w:val="14F52C04"/>
    <w:rsid w:val="14F670A8"/>
    <w:rsid w:val="14F76B9E"/>
    <w:rsid w:val="14F87705"/>
    <w:rsid w:val="14F92D31"/>
    <w:rsid w:val="14F95877"/>
    <w:rsid w:val="14F9741D"/>
    <w:rsid w:val="14F97C48"/>
    <w:rsid w:val="14FA1E6F"/>
    <w:rsid w:val="14FB2910"/>
    <w:rsid w:val="14FC1EAC"/>
    <w:rsid w:val="14FD74F0"/>
    <w:rsid w:val="14FE78D2"/>
    <w:rsid w:val="14FF6479"/>
    <w:rsid w:val="15024CD7"/>
    <w:rsid w:val="150258D5"/>
    <w:rsid w:val="15033573"/>
    <w:rsid w:val="1503771A"/>
    <w:rsid w:val="15063063"/>
    <w:rsid w:val="15063438"/>
    <w:rsid w:val="1507129A"/>
    <w:rsid w:val="15071D21"/>
    <w:rsid w:val="15071DFC"/>
    <w:rsid w:val="15080B89"/>
    <w:rsid w:val="150827D8"/>
    <w:rsid w:val="15086DDB"/>
    <w:rsid w:val="15092E0D"/>
    <w:rsid w:val="150B768C"/>
    <w:rsid w:val="150C0477"/>
    <w:rsid w:val="150C68CB"/>
    <w:rsid w:val="150D358A"/>
    <w:rsid w:val="150D782D"/>
    <w:rsid w:val="150E7FD6"/>
    <w:rsid w:val="150F13BB"/>
    <w:rsid w:val="150F1F18"/>
    <w:rsid w:val="151112FD"/>
    <w:rsid w:val="1511639B"/>
    <w:rsid w:val="15122F5F"/>
    <w:rsid w:val="151320E7"/>
    <w:rsid w:val="151412DC"/>
    <w:rsid w:val="151439D2"/>
    <w:rsid w:val="15145780"/>
    <w:rsid w:val="15170DCC"/>
    <w:rsid w:val="15175270"/>
    <w:rsid w:val="15187BCF"/>
    <w:rsid w:val="151C4CAE"/>
    <w:rsid w:val="151C63E2"/>
    <w:rsid w:val="151E0BAD"/>
    <w:rsid w:val="152035D0"/>
    <w:rsid w:val="15206888"/>
    <w:rsid w:val="15207243"/>
    <w:rsid w:val="15210B5F"/>
    <w:rsid w:val="15211C4B"/>
    <w:rsid w:val="15227E9D"/>
    <w:rsid w:val="152359C3"/>
    <w:rsid w:val="152376B5"/>
    <w:rsid w:val="15241FA4"/>
    <w:rsid w:val="152466FE"/>
    <w:rsid w:val="15256D03"/>
    <w:rsid w:val="15272756"/>
    <w:rsid w:val="152912C3"/>
    <w:rsid w:val="152A6130"/>
    <w:rsid w:val="152A737A"/>
    <w:rsid w:val="152C7196"/>
    <w:rsid w:val="152F046B"/>
    <w:rsid w:val="152F186D"/>
    <w:rsid w:val="152F25BA"/>
    <w:rsid w:val="152F6116"/>
    <w:rsid w:val="1534309F"/>
    <w:rsid w:val="1534372C"/>
    <w:rsid w:val="1535481E"/>
    <w:rsid w:val="1536484F"/>
    <w:rsid w:val="15365EB3"/>
    <w:rsid w:val="153674A4"/>
    <w:rsid w:val="1537321C"/>
    <w:rsid w:val="153858DE"/>
    <w:rsid w:val="15391F69"/>
    <w:rsid w:val="15393438"/>
    <w:rsid w:val="15396F94"/>
    <w:rsid w:val="153B0F5F"/>
    <w:rsid w:val="153D390D"/>
    <w:rsid w:val="153E3549"/>
    <w:rsid w:val="153E45AB"/>
    <w:rsid w:val="153F50E3"/>
    <w:rsid w:val="15400323"/>
    <w:rsid w:val="15403B96"/>
    <w:rsid w:val="15405EB1"/>
    <w:rsid w:val="15415E49"/>
    <w:rsid w:val="154217A8"/>
    <w:rsid w:val="1542409B"/>
    <w:rsid w:val="154353DC"/>
    <w:rsid w:val="15437E13"/>
    <w:rsid w:val="154402C2"/>
    <w:rsid w:val="154469FB"/>
    <w:rsid w:val="154554A1"/>
    <w:rsid w:val="15455968"/>
    <w:rsid w:val="15483E2E"/>
    <w:rsid w:val="154928EE"/>
    <w:rsid w:val="154A11A2"/>
    <w:rsid w:val="154A73F4"/>
    <w:rsid w:val="154C316C"/>
    <w:rsid w:val="154F482F"/>
    <w:rsid w:val="15511990"/>
    <w:rsid w:val="15520056"/>
    <w:rsid w:val="1552155A"/>
    <w:rsid w:val="15524EAD"/>
    <w:rsid w:val="155344FA"/>
    <w:rsid w:val="15542020"/>
    <w:rsid w:val="1554409C"/>
    <w:rsid w:val="15567B46"/>
    <w:rsid w:val="15572FF3"/>
    <w:rsid w:val="155838BF"/>
    <w:rsid w:val="155905FA"/>
    <w:rsid w:val="15590D8C"/>
    <w:rsid w:val="155913E5"/>
    <w:rsid w:val="155914C3"/>
    <w:rsid w:val="15593B6B"/>
    <w:rsid w:val="155B515D"/>
    <w:rsid w:val="155C2C83"/>
    <w:rsid w:val="155E26D0"/>
    <w:rsid w:val="155E390B"/>
    <w:rsid w:val="155E69FB"/>
    <w:rsid w:val="1562473D"/>
    <w:rsid w:val="15636153"/>
    <w:rsid w:val="15655FDB"/>
    <w:rsid w:val="156703D0"/>
    <w:rsid w:val="15670A47"/>
    <w:rsid w:val="15672512"/>
    <w:rsid w:val="15673B02"/>
    <w:rsid w:val="156802F6"/>
    <w:rsid w:val="15681772"/>
    <w:rsid w:val="1568787A"/>
    <w:rsid w:val="1568B7C4"/>
    <w:rsid w:val="15692290"/>
    <w:rsid w:val="15694AC5"/>
    <w:rsid w:val="156955E7"/>
    <w:rsid w:val="15695C28"/>
    <w:rsid w:val="156A45A4"/>
    <w:rsid w:val="156B2ACC"/>
    <w:rsid w:val="156B5D82"/>
    <w:rsid w:val="156D4807"/>
    <w:rsid w:val="156D6C3E"/>
    <w:rsid w:val="156E0241"/>
    <w:rsid w:val="156E33E0"/>
    <w:rsid w:val="156E7814"/>
    <w:rsid w:val="156F0C08"/>
    <w:rsid w:val="156F2530"/>
    <w:rsid w:val="156F29B6"/>
    <w:rsid w:val="15700512"/>
    <w:rsid w:val="15703208"/>
    <w:rsid w:val="1571495F"/>
    <w:rsid w:val="15716513"/>
    <w:rsid w:val="15720F09"/>
    <w:rsid w:val="15723480"/>
    <w:rsid w:val="15725EF5"/>
    <w:rsid w:val="157306F8"/>
    <w:rsid w:val="157314B2"/>
    <w:rsid w:val="1573477F"/>
    <w:rsid w:val="1573694A"/>
    <w:rsid w:val="1573752B"/>
    <w:rsid w:val="15741843"/>
    <w:rsid w:val="15744470"/>
    <w:rsid w:val="15757C3B"/>
    <w:rsid w:val="1575A21E"/>
    <w:rsid w:val="15787ABD"/>
    <w:rsid w:val="15791A87"/>
    <w:rsid w:val="15792D75"/>
    <w:rsid w:val="157B75AD"/>
    <w:rsid w:val="157C274C"/>
    <w:rsid w:val="157D564A"/>
    <w:rsid w:val="157D6CEC"/>
    <w:rsid w:val="157E7936"/>
    <w:rsid w:val="157F2CB1"/>
    <w:rsid w:val="158265C6"/>
    <w:rsid w:val="1582726F"/>
    <w:rsid w:val="158358DB"/>
    <w:rsid w:val="1584290D"/>
    <w:rsid w:val="15853F88"/>
    <w:rsid w:val="158741A4"/>
    <w:rsid w:val="15897F1C"/>
    <w:rsid w:val="158A5A42"/>
    <w:rsid w:val="158A5F20"/>
    <w:rsid w:val="158A669C"/>
    <w:rsid w:val="158C5316"/>
    <w:rsid w:val="158E1F7A"/>
    <w:rsid w:val="158F3058"/>
    <w:rsid w:val="15900E2B"/>
    <w:rsid w:val="159014E5"/>
    <w:rsid w:val="15907FDC"/>
    <w:rsid w:val="15920C50"/>
    <w:rsid w:val="15926A19"/>
    <w:rsid w:val="159314E2"/>
    <w:rsid w:val="1593276C"/>
    <w:rsid w:val="159A05C1"/>
    <w:rsid w:val="159A21C3"/>
    <w:rsid w:val="159B7C4F"/>
    <w:rsid w:val="159F14ED"/>
    <w:rsid w:val="15A11C7D"/>
    <w:rsid w:val="15A44D56"/>
    <w:rsid w:val="15A5287C"/>
    <w:rsid w:val="15A620C8"/>
    <w:rsid w:val="15A636C0"/>
    <w:rsid w:val="15A70E3D"/>
    <w:rsid w:val="15A9411A"/>
    <w:rsid w:val="15A94E95"/>
    <w:rsid w:val="15AB14C2"/>
    <w:rsid w:val="15AC46B3"/>
    <w:rsid w:val="15AD20D5"/>
    <w:rsid w:val="15B02407"/>
    <w:rsid w:val="15B028DA"/>
    <w:rsid w:val="15B50867"/>
    <w:rsid w:val="15B63178"/>
    <w:rsid w:val="15B72186"/>
    <w:rsid w:val="15B73DA6"/>
    <w:rsid w:val="15B838BF"/>
    <w:rsid w:val="15B8435D"/>
    <w:rsid w:val="15BA4AEE"/>
    <w:rsid w:val="15BB3D2E"/>
    <w:rsid w:val="15BC0DDB"/>
    <w:rsid w:val="15BC17D5"/>
    <w:rsid w:val="15BC3CBB"/>
    <w:rsid w:val="15BC7FE1"/>
    <w:rsid w:val="15BD7BC5"/>
    <w:rsid w:val="15BE77F3"/>
    <w:rsid w:val="15BF56EC"/>
    <w:rsid w:val="15BF5802"/>
    <w:rsid w:val="15C24303"/>
    <w:rsid w:val="15C60DA2"/>
    <w:rsid w:val="15C62C09"/>
    <w:rsid w:val="15C70A44"/>
    <w:rsid w:val="15C7695A"/>
    <w:rsid w:val="15C82DAF"/>
    <w:rsid w:val="15C9016D"/>
    <w:rsid w:val="15CA22E2"/>
    <w:rsid w:val="15CB43E6"/>
    <w:rsid w:val="15CC70C4"/>
    <w:rsid w:val="15CC7E09"/>
    <w:rsid w:val="15CD4C5C"/>
    <w:rsid w:val="15CE592F"/>
    <w:rsid w:val="15D03455"/>
    <w:rsid w:val="15D32F45"/>
    <w:rsid w:val="15D34A4B"/>
    <w:rsid w:val="15D41E45"/>
    <w:rsid w:val="15D41FEA"/>
    <w:rsid w:val="15D43678"/>
    <w:rsid w:val="15D51305"/>
    <w:rsid w:val="15D72989"/>
    <w:rsid w:val="15D7530D"/>
    <w:rsid w:val="15D767BC"/>
    <w:rsid w:val="15D832B1"/>
    <w:rsid w:val="15D849FF"/>
    <w:rsid w:val="15D867AD"/>
    <w:rsid w:val="15DB07A6"/>
    <w:rsid w:val="15DB629E"/>
    <w:rsid w:val="15DF6F01"/>
    <w:rsid w:val="15E05937"/>
    <w:rsid w:val="15E149DC"/>
    <w:rsid w:val="15E213DA"/>
    <w:rsid w:val="15E2587E"/>
    <w:rsid w:val="15E27EA0"/>
    <w:rsid w:val="15E379ED"/>
    <w:rsid w:val="15E404F7"/>
    <w:rsid w:val="15E433A4"/>
    <w:rsid w:val="15E57F04"/>
    <w:rsid w:val="15E86243"/>
    <w:rsid w:val="15E96C0C"/>
    <w:rsid w:val="15EA0CEF"/>
    <w:rsid w:val="15EC04AB"/>
    <w:rsid w:val="15EC60D8"/>
    <w:rsid w:val="15EE0C66"/>
    <w:rsid w:val="15EE0D3A"/>
    <w:rsid w:val="15EE5FD1"/>
    <w:rsid w:val="15EE7D7F"/>
    <w:rsid w:val="15F15AC1"/>
    <w:rsid w:val="15F1786F"/>
    <w:rsid w:val="15F23C0E"/>
    <w:rsid w:val="15F333DA"/>
    <w:rsid w:val="15F36F3D"/>
    <w:rsid w:val="15F50249"/>
    <w:rsid w:val="15F616C9"/>
    <w:rsid w:val="15F630D7"/>
    <w:rsid w:val="15F66C34"/>
    <w:rsid w:val="15F77F30"/>
    <w:rsid w:val="15F823BD"/>
    <w:rsid w:val="15F9663E"/>
    <w:rsid w:val="15FA30C2"/>
    <w:rsid w:val="15FA6724"/>
    <w:rsid w:val="15FB7CB4"/>
    <w:rsid w:val="15FC33A8"/>
    <w:rsid w:val="15FD37F5"/>
    <w:rsid w:val="15FF3D3A"/>
    <w:rsid w:val="16007AB2"/>
    <w:rsid w:val="16021A3F"/>
    <w:rsid w:val="16021A7C"/>
    <w:rsid w:val="1602599D"/>
    <w:rsid w:val="16033D92"/>
    <w:rsid w:val="1603605E"/>
    <w:rsid w:val="16071021"/>
    <w:rsid w:val="16072EA9"/>
    <w:rsid w:val="160845F1"/>
    <w:rsid w:val="160B2968"/>
    <w:rsid w:val="160B7024"/>
    <w:rsid w:val="160C4A05"/>
    <w:rsid w:val="160D5E5E"/>
    <w:rsid w:val="160E02B8"/>
    <w:rsid w:val="160E0713"/>
    <w:rsid w:val="160E6673"/>
    <w:rsid w:val="160F7CF5"/>
    <w:rsid w:val="16105F47"/>
    <w:rsid w:val="16113299"/>
    <w:rsid w:val="161431B6"/>
    <w:rsid w:val="16143C3C"/>
    <w:rsid w:val="16146D8C"/>
    <w:rsid w:val="16157A01"/>
    <w:rsid w:val="16161084"/>
    <w:rsid w:val="1619705C"/>
    <w:rsid w:val="161A1D81"/>
    <w:rsid w:val="161A71A5"/>
    <w:rsid w:val="161B188F"/>
    <w:rsid w:val="161B2CCD"/>
    <w:rsid w:val="161C59B3"/>
    <w:rsid w:val="161D2412"/>
    <w:rsid w:val="161E0AB0"/>
    <w:rsid w:val="161E145D"/>
    <w:rsid w:val="161F262E"/>
    <w:rsid w:val="161F43DC"/>
    <w:rsid w:val="16201F02"/>
    <w:rsid w:val="162040EE"/>
    <w:rsid w:val="162163A6"/>
    <w:rsid w:val="16216A90"/>
    <w:rsid w:val="16220311"/>
    <w:rsid w:val="16223ECC"/>
    <w:rsid w:val="16245070"/>
    <w:rsid w:val="16261FA5"/>
    <w:rsid w:val="16273291"/>
    <w:rsid w:val="16284330"/>
    <w:rsid w:val="16294062"/>
    <w:rsid w:val="162A3EA1"/>
    <w:rsid w:val="162B40AD"/>
    <w:rsid w:val="162B54F5"/>
    <w:rsid w:val="162BCB90"/>
    <w:rsid w:val="162BF712"/>
    <w:rsid w:val="162C12FD"/>
    <w:rsid w:val="162D0D5A"/>
    <w:rsid w:val="162D3FDB"/>
    <w:rsid w:val="162D45A9"/>
    <w:rsid w:val="162D642C"/>
    <w:rsid w:val="162E2871"/>
    <w:rsid w:val="16302145"/>
    <w:rsid w:val="163031E0"/>
    <w:rsid w:val="163065E9"/>
    <w:rsid w:val="16322361"/>
    <w:rsid w:val="163255CD"/>
    <w:rsid w:val="16330AAA"/>
    <w:rsid w:val="163360DA"/>
    <w:rsid w:val="163408C8"/>
    <w:rsid w:val="1634772A"/>
    <w:rsid w:val="16356279"/>
    <w:rsid w:val="16361726"/>
    <w:rsid w:val="1637071A"/>
    <w:rsid w:val="16375ED5"/>
    <w:rsid w:val="16381BA5"/>
    <w:rsid w:val="163836F0"/>
    <w:rsid w:val="1638549E"/>
    <w:rsid w:val="1638724C"/>
    <w:rsid w:val="16393053"/>
    <w:rsid w:val="16396EE7"/>
    <w:rsid w:val="1639708A"/>
    <w:rsid w:val="1639789A"/>
    <w:rsid w:val="163B2F85"/>
    <w:rsid w:val="163C0E8C"/>
    <w:rsid w:val="163C6D3C"/>
    <w:rsid w:val="163D0D06"/>
    <w:rsid w:val="163E4EB6"/>
    <w:rsid w:val="163F3042"/>
    <w:rsid w:val="163F4A7E"/>
    <w:rsid w:val="16405D0A"/>
    <w:rsid w:val="16416EEF"/>
    <w:rsid w:val="164200CB"/>
    <w:rsid w:val="16430574"/>
    <w:rsid w:val="1643631E"/>
    <w:rsid w:val="164400B1"/>
    <w:rsid w:val="16443498"/>
    <w:rsid w:val="16443E43"/>
    <w:rsid w:val="16445BF1"/>
    <w:rsid w:val="1645045F"/>
    <w:rsid w:val="16473933"/>
    <w:rsid w:val="1647748F"/>
    <w:rsid w:val="16486528"/>
    <w:rsid w:val="164B763C"/>
    <w:rsid w:val="164D004B"/>
    <w:rsid w:val="164D3A77"/>
    <w:rsid w:val="164D6919"/>
    <w:rsid w:val="164D7AD5"/>
    <w:rsid w:val="164E081E"/>
    <w:rsid w:val="164E5475"/>
    <w:rsid w:val="164E6A70"/>
    <w:rsid w:val="164F54E3"/>
    <w:rsid w:val="16503AAC"/>
    <w:rsid w:val="1652230F"/>
    <w:rsid w:val="165322D8"/>
    <w:rsid w:val="1654777A"/>
    <w:rsid w:val="16550BE0"/>
    <w:rsid w:val="165712F0"/>
    <w:rsid w:val="1657552A"/>
    <w:rsid w:val="1658169C"/>
    <w:rsid w:val="16587A64"/>
    <w:rsid w:val="16591194"/>
    <w:rsid w:val="1659257A"/>
    <w:rsid w:val="16593B4B"/>
    <w:rsid w:val="165A18B8"/>
    <w:rsid w:val="165A5414"/>
    <w:rsid w:val="165B5D11"/>
    <w:rsid w:val="165C588A"/>
    <w:rsid w:val="165F2F3C"/>
    <w:rsid w:val="16612C47"/>
    <w:rsid w:val="16623F7A"/>
    <w:rsid w:val="1663076D"/>
    <w:rsid w:val="16631F50"/>
    <w:rsid w:val="166327AC"/>
    <w:rsid w:val="1663588F"/>
    <w:rsid w:val="16643935"/>
    <w:rsid w:val="16644248"/>
    <w:rsid w:val="16652B1C"/>
    <w:rsid w:val="1665785E"/>
    <w:rsid w:val="1666329C"/>
    <w:rsid w:val="16665830"/>
    <w:rsid w:val="166718DF"/>
    <w:rsid w:val="16685D83"/>
    <w:rsid w:val="166B1801"/>
    <w:rsid w:val="166B7621"/>
    <w:rsid w:val="166C0B5A"/>
    <w:rsid w:val="166C2649"/>
    <w:rsid w:val="166C5148"/>
    <w:rsid w:val="166D72BD"/>
    <w:rsid w:val="166E7201"/>
    <w:rsid w:val="16702E8A"/>
    <w:rsid w:val="167041F3"/>
    <w:rsid w:val="16707083"/>
    <w:rsid w:val="1672275E"/>
    <w:rsid w:val="1672306E"/>
    <w:rsid w:val="16726C02"/>
    <w:rsid w:val="16732106"/>
    <w:rsid w:val="16775FC6"/>
    <w:rsid w:val="167C538B"/>
    <w:rsid w:val="167C637F"/>
    <w:rsid w:val="167D1838"/>
    <w:rsid w:val="167D24DA"/>
    <w:rsid w:val="167D547B"/>
    <w:rsid w:val="167D650E"/>
    <w:rsid w:val="167E5BCD"/>
    <w:rsid w:val="167E7D78"/>
    <w:rsid w:val="167E7EFC"/>
    <w:rsid w:val="167F577C"/>
    <w:rsid w:val="168007B8"/>
    <w:rsid w:val="16801CE3"/>
    <w:rsid w:val="16810BF3"/>
    <w:rsid w:val="16817221"/>
    <w:rsid w:val="168202D1"/>
    <w:rsid w:val="1682215A"/>
    <w:rsid w:val="16824C13"/>
    <w:rsid w:val="16832BBD"/>
    <w:rsid w:val="16837F2D"/>
    <w:rsid w:val="168406E3"/>
    <w:rsid w:val="16846935"/>
    <w:rsid w:val="16851AA6"/>
    <w:rsid w:val="16851FB4"/>
    <w:rsid w:val="1685306D"/>
    <w:rsid w:val="16853CD8"/>
    <w:rsid w:val="1686445B"/>
    <w:rsid w:val="16871D46"/>
    <w:rsid w:val="168748D6"/>
    <w:rsid w:val="16882F3B"/>
    <w:rsid w:val="16887D28"/>
    <w:rsid w:val="16897AA8"/>
    <w:rsid w:val="168B5FC6"/>
    <w:rsid w:val="168C5A69"/>
    <w:rsid w:val="168E06A4"/>
    <w:rsid w:val="168E07A5"/>
    <w:rsid w:val="168E1562"/>
    <w:rsid w:val="168E2908"/>
    <w:rsid w:val="168E50BE"/>
    <w:rsid w:val="16901EC8"/>
    <w:rsid w:val="16911378"/>
    <w:rsid w:val="1691382A"/>
    <w:rsid w:val="16921147"/>
    <w:rsid w:val="169458C8"/>
    <w:rsid w:val="1695746A"/>
    <w:rsid w:val="1696730C"/>
    <w:rsid w:val="16970417"/>
    <w:rsid w:val="16971C86"/>
    <w:rsid w:val="1698658B"/>
    <w:rsid w:val="16987318"/>
    <w:rsid w:val="169923E1"/>
    <w:rsid w:val="1699418F"/>
    <w:rsid w:val="1699493F"/>
    <w:rsid w:val="169A0D92"/>
    <w:rsid w:val="169A0FB9"/>
    <w:rsid w:val="169A7F07"/>
    <w:rsid w:val="169C37CB"/>
    <w:rsid w:val="169C39CA"/>
    <w:rsid w:val="169C5A2D"/>
    <w:rsid w:val="169E2176"/>
    <w:rsid w:val="169E2D10"/>
    <w:rsid w:val="169E3F89"/>
    <w:rsid w:val="169E53A5"/>
    <w:rsid w:val="169F144E"/>
    <w:rsid w:val="16A16EB0"/>
    <w:rsid w:val="16A22BF4"/>
    <w:rsid w:val="16A2647B"/>
    <w:rsid w:val="16A3500D"/>
    <w:rsid w:val="16A36DBB"/>
    <w:rsid w:val="16A42D8B"/>
    <w:rsid w:val="16A50D85"/>
    <w:rsid w:val="16A6065A"/>
    <w:rsid w:val="16A82624"/>
    <w:rsid w:val="16A843D2"/>
    <w:rsid w:val="16A86080"/>
    <w:rsid w:val="16A96599"/>
    <w:rsid w:val="16AA049B"/>
    <w:rsid w:val="16AB193A"/>
    <w:rsid w:val="16AB2114"/>
    <w:rsid w:val="16AB3EC2"/>
    <w:rsid w:val="16AB6210"/>
    <w:rsid w:val="16AD272C"/>
    <w:rsid w:val="16AD3796"/>
    <w:rsid w:val="16AD4750"/>
    <w:rsid w:val="16AD7C3A"/>
    <w:rsid w:val="16AE70F1"/>
    <w:rsid w:val="16AE750E"/>
    <w:rsid w:val="16AE77E0"/>
    <w:rsid w:val="16AF4D54"/>
    <w:rsid w:val="16AF50C0"/>
    <w:rsid w:val="16AF56A9"/>
    <w:rsid w:val="16B03286"/>
    <w:rsid w:val="16B0732B"/>
    <w:rsid w:val="16B07562"/>
    <w:rsid w:val="16B14DA9"/>
    <w:rsid w:val="16B151FD"/>
    <w:rsid w:val="16B20DAC"/>
    <w:rsid w:val="16B234A2"/>
    <w:rsid w:val="16B257C3"/>
    <w:rsid w:val="16B34B25"/>
    <w:rsid w:val="16B601AE"/>
    <w:rsid w:val="16B65DA3"/>
    <w:rsid w:val="16B66F43"/>
    <w:rsid w:val="16B81863"/>
    <w:rsid w:val="16B8213B"/>
    <w:rsid w:val="16B9038D"/>
    <w:rsid w:val="16BA16CB"/>
    <w:rsid w:val="16BB437E"/>
    <w:rsid w:val="16BD4F32"/>
    <w:rsid w:val="16BD69FD"/>
    <w:rsid w:val="16BD6E16"/>
    <w:rsid w:val="16BE0142"/>
    <w:rsid w:val="16BF171B"/>
    <w:rsid w:val="16C04639"/>
    <w:rsid w:val="16C11BD4"/>
    <w:rsid w:val="16C14830"/>
    <w:rsid w:val="16C15493"/>
    <w:rsid w:val="16C32FBA"/>
    <w:rsid w:val="16C4124E"/>
    <w:rsid w:val="16C44F84"/>
    <w:rsid w:val="16C62AAA"/>
    <w:rsid w:val="16C9233A"/>
    <w:rsid w:val="16C94348"/>
    <w:rsid w:val="16CA08A8"/>
    <w:rsid w:val="16CA259A"/>
    <w:rsid w:val="16CB1E6E"/>
    <w:rsid w:val="16CD47CF"/>
    <w:rsid w:val="16CD6AC4"/>
    <w:rsid w:val="16CE3FBD"/>
    <w:rsid w:val="16CE4FC8"/>
    <w:rsid w:val="16CE7F67"/>
    <w:rsid w:val="16CF7B37"/>
    <w:rsid w:val="16D03928"/>
    <w:rsid w:val="16D064A5"/>
    <w:rsid w:val="16D16303"/>
    <w:rsid w:val="16D16EE5"/>
    <w:rsid w:val="16D23A3A"/>
    <w:rsid w:val="16D272ED"/>
    <w:rsid w:val="16D43419"/>
    <w:rsid w:val="16D451C7"/>
    <w:rsid w:val="16D51523"/>
    <w:rsid w:val="16D72F09"/>
    <w:rsid w:val="16D75DBB"/>
    <w:rsid w:val="16D77B00"/>
    <w:rsid w:val="16D8439D"/>
    <w:rsid w:val="16D84460"/>
    <w:rsid w:val="16D84836"/>
    <w:rsid w:val="16DA00DD"/>
    <w:rsid w:val="16DA0303"/>
    <w:rsid w:val="16DA3769"/>
    <w:rsid w:val="16DB3D7E"/>
    <w:rsid w:val="16DC34B1"/>
    <w:rsid w:val="16DE1BA1"/>
    <w:rsid w:val="16DE1C17"/>
    <w:rsid w:val="16DE6045"/>
    <w:rsid w:val="16E15B36"/>
    <w:rsid w:val="16E178E4"/>
    <w:rsid w:val="16E22022"/>
    <w:rsid w:val="16E265F3"/>
    <w:rsid w:val="16E27F03"/>
    <w:rsid w:val="16E31B06"/>
    <w:rsid w:val="16E3315B"/>
    <w:rsid w:val="16E3365C"/>
    <w:rsid w:val="16E4260F"/>
    <w:rsid w:val="16E45693"/>
    <w:rsid w:val="16E53451"/>
    <w:rsid w:val="16E557E9"/>
    <w:rsid w:val="16E55EF6"/>
    <w:rsid w:val="16E573D4"/>
    <w:rsid w:val="16E65867"/>
    <w:rsid w:val="16E813A8"/>
    <w:rsid w:val="16E864A5"/>
    <w:rsid w:val="16E9634D"/>
    <w:rsid w:val="16EB42BE"/>
    <w:rsid w:val="16EC714C"/>
    <w:rsid w:val="16ED47B4"/>
    <w:rsid w:val="16EE0511"/>
    <w:rsid w:val="16EE3299"/>
    <w:rsid w:val="16EE49B1"/>
    <w:rsid w:val="16F05D79"/>
    <w:rsid w:val="16F0605D"/>
    <w:rsid w:val="16F119F4"/>
    <w:rsid w:val="16F13FCB"/>
    <w:rsid w:val="16F228CB"/>
    <w:rsid w:val="16F22DB2"/>
    <w:rsid w:val="16F24D32"/>
    <w:rsid w:val="16F2564D"/>
    <w:rsid w:val="16F30964"/>
    <w:rsid w:val="16F31E1A"/>
    <w:rsid w:val="16F37149"/>
    <w:rsid w:val="16F42734"/>
    <w:rsid w:val="16F43BCD"/>
    <w:rsid w:val="16F4584E"/>
    <w:rsid w:val="16F615E1"/>
    <w:rsid w:val="16F63E20"/>
    <w:rsid w:val="16F65939"/>
    <w:rsid w:val="16F77107"/>
    <w:rsid w:val="16F85062"/>
    <w:rsid w:val="16F85997"/>
    <w:rsid w:val="16F85DA6"/>
    <w:rsid w:val="16F92D57"/>
    <w:rsid w:val="16FA0B35"/>
    <w:rsid w:val="16FC0E88"/>
    <w:rsid w:val="16FC1F1D"/>
    <w:rsid w:val="16FE0496"/>
    <w:rsid w:val="16FE2B02"/>
    <w:rsid w:val="17013AE2"/>
    <w:rsid w:val="17017F86"/>
    <w:rsid w:val="17032FB6"/>
    <w:rsid w:val="17035549"/>
    <w:rsid w:val="17035AAC"/>
    <w:rsid w:val="170472CA"/>
    <w:rsid w:val="17047818"/>
    <w:rsid w:val="170535D2"/>
    <w:rsid w:val="17060B7D"/>
    <w:rsid w:val="17081F71"/>
    <w:rsid w:val="170B516B"/>
    <w:rsid w:val="170B670F"/>
    <w:rsid w:val="170C26E2"/>
    <w:rsid w:val="170C39AB"/>
    <w:rsid w:val="170D0861"/>
    <w:rsid w:val="170D4CE6"/>
    <w:rsid w:val="170D692B"/>
    <w:rsid w:val="170F16A1"/>
    <w:rsid w:val="170F29C0"/>
    <w:rsid w:val="171001C9"/>
    <w:rsid w:val="17101F77"/>
    <w:rsid w:val="17141AF8"/>
    <w:rsid w:val="17143815"/>
    <w:rsid w:val="17145FB8"/>
    <w:rsid w:val="1715758D"/>
    <w:rsid w:val="17176504"/>
    <w:rsid w:val="17180D43"/>
    <w:rsid w:val="17184FF5"/>
    <w:rsid w:val="171A2105"/>
    <w:rsid w:val="171B2DF6"/>
    <w:rsid w:val="171B5A9B"/>
    <w:rsid w:val="171C09DB"/>
    <w:rsid w:val="171C6B6E"/>
    <w:rsid w:val="171D4029"/>
    <w:rsid w:val="171E28E6"/>
    <w:rsid w:val="171E2A8C"/>
    <w:rsid w:val="171E41CC"/>
    <w:rsid w:val="171E5AC3"/>
    <w:rsid w:val="171E5B34"/>
    <w:rsid w:val="171E6442"/>
    <w:rsid w:val="171F21BA"/>
    <w:rsid w:val="17200614"/>
    <w:rsid w:val="17215008"/>
    <w:rsid w:val="1723320B"/>
    <w:rsid w:val="17233A58"/>
    <w:rsid w:val="17261267"/>
    <w:rsid w:val="172761C7"/>
    <w:rsid w:val="17292494"/>
    <w:rsid w:val="172A0AF3"/>
    <w:rsid w:val="172A3039"/>
    <w:rsid w:val="172C5003"/>
    <w:rsid w:val="172C5172"/>
    <w:rsid w:val="172F4566"/>
    <w:rsid w:val="172F4AF3"/>
    <w:rsid w:val="172F5455"/>
    <w:rsid w:val="172F65E3"/>
    <w:rsid w:val="17301A68"/>
    <w:rsid w:val="173105C7"/>
    <w:rsid w:val="173162AD"/>
    <w:rsid w:val="17362041"/>
    <w:rsid w:val="17374B34"/>
    <w:rsid w:val="17377504"/>
    <w:rsid w:val="17377F33"/>
    <w:rsid w:val="173B4F3A"/>
    <w:rsid w:val="173C1703"/>
    <w:rsid w:val="173C4F07"/>
    <w:rsid w:val="173E4D36"/>
    <w:rsid w:val="173E7699"/>
    <w:rsid w:val="173F3E9E"/>
    <w:rsid w:val="17400704"/>
    <w:rsid w:val="1740285C"/>
    <w:rsid w:val="17405617"/>
    <w:rsid w:val="1740608F"/>
    <w:rsid w:val="174165D4"/>
    <w:rsid w:val="1741ADE2"/>
    <w:rsid w:val="1743234C"/>
    <w:rsid w:val="17433F19"/>
    <w:rsid w:val="17433FF7"/>
    <w:rsid w:val="17435EA8"/>
    <w:rsid w:val="174379A8"/>
    <w:rsid w:val="174412AF"/>
    <w:rsid w:val="17462933"/>
    <w:rsid w:val="17463D7D"/>
    <w:rsid w:val="174650DC"/>
    <w:rsid w:val="17470E17"/>
    <w:rsid w:val="17474DC1"/>
    <w:rsid w:val="17485BB5"/>
    <w:rsid w:val="174931CC"/>
    <w:rsid w:val="1749503B"/>
    <w:rsid w:val="17497826"/>
    <w:rsid w:val="174C3A8E"/>
    <w:rsid w:val="174C5D99"/>
    <w:rsid w:val="174D4F1E"/>
    <w:rsid w:val="174D6D27"/>
    <w:rsid w:val="174E6492"/>
    <w:rsid w:val="174F4614"/>
    <w:rsid w:val="175005C5"/>
    <w:rsid w:val="17516817"/>
    <w:rsid w:val="175207E1"/>
    <w:rsid w:val="1752433D"/>
    <w:rsid w:val="17552ECE"/>
    <w:rsid w:val="17554800"/>
    <w:rsid w:val="175622B6"/>
    <w:rsid w:val="17577BA6"/>
    <w:rsid w:val="17577F9D"/>
    <w:rsid w:val="175956CC"/>
    <w:rsid w:val="175B0DCD"/>
    <w:rsid w:val="175B1444"/>
    <w:rsid w:val="175B494B"/>
    <w:rsid w:val="175D1469"/>
    <w:rsid w:val="17604CAC"/>
    <w:rsid w:val="17617341"/>
    <w:rsid w:val="17626C76"/>
    <w:rsid w:val="1763479D"/>
    <w:rsid w:val="176707AE"/>
    <w:rsid w:val="1768342A"/>
    <w:rsid w:val="1768590F"/>
    <w:rsid w:val="17687A09"/>
    <w:rsid w:val="176A1B3F"/>
    <w:rsid w:val="176A5B2B"/>
    <w:rsid w:val="176A78D9"/>
    <w:rsid w:val="176B0541"/>
    <w:rsid w:val="176C3651"/>
    <w:rsid w:val="176D18F7"/>
    <w:rsid w:val="176E098A"/>
    <w:rsid w:val="176F212E"/>
    <w:rsid w:val="176F4D48"/>
    <w:rsid w:val="176F6C9D"/>
    <w:rsid w:val="17702D74"/>
    <w:rsid w:val="1770366D"/>
    <w:rsid w:val="177121EF"/>
    <w:rsid w:val="177249E0"/>
    <w:rsid w:val="1772751B"/>
    <w:rsid w:val="17734146"/>
    <w:rsid w:val="17774170"/>
    <w:rsid w:val="17780F12"/>
    <w:rsid w:val="17793C3A"/>
    <w:rsid w:val="17793FC0"/>
    <w:rsid w:val="177B1AE6"/>
    <w:rsid w:val="177B3894"/>
    <w:rsid w:val="177C15D2"/>
    <w:rsid w:val="177E126D"/>
    <w:rsid w:val="177E15D6"/>
    <w:rsid w:val="17800EAB"/>
    <w:rsid w:val="178068EC"/>
    <w:rsid w:val="17824C23"/>
    <w:rsid w:val="178274BB"/>
    <w:rsid w:val="178361E4"/>
    <w:rsid w:val="17836BED"/>
    <w:rsid w:val="178502CF"/>
    <w:rsid w:val="17852965"/>
    <w:rsid w:val="17885FB1"/>
    <w:rsid w:val="17887E4A"/>
    <w:rsid w:val="178C3BDE"/>
    <w:rsid w:val="178C3CF3"/>
    <w:rsid w:val="178C51DB"/>
    <w:rsid w:val="178D23B1"/>
    <w:rsid w:val="178D35C8"/>
    <w:rsid w:val="178E14C4"/>
    <w:rsid w:val="178F16DE"/>
    <w:rsid w:val="178F5592"/>
    <w:rsid w:val="178F7340"/>
    <w:rsid w:val="1790235A"/>
    <w:rsid w:val="17927ACA"/>
    <w:rsid w:val="17935082"/>
    <w:rsid w:val="17941A13"/>
    <w:rsid w:val="179601B2"/>
    <w:rsid w:val="17976CE0"/>
    <w:rsid w:val="17991370"/>
    <w:rsid w:val="17991F6C"/>
    <w:rsid w:val="179A2F08"/>
    <w:rsid w:val="179B0BDD"/>
    <w:rsid w:val="179B4DCD"/>
    <w:rsid w:val="179C380B"/>
    <w:rsid w:val="179D1707"/>
    <w:rsid w:val="179D18F1"/>
    <w:rsid w:val="179D28F7"/>
    <w:rsid w:val="179E3A27"/>
    <w:rsid w:val="179E74E1"/>
    <w:rsid w:val="179F7C08"/>
    <w:rsid w:val="17A10E21"/>
    <w:rsid w:val="17A44948"/>
    <w:rsid w:val="17A54E9A"/>
    <w:rsid w:val="17A56B63"/>
    <w:rsid w:val="17A64CAB"/>
    <w:rsid w:val="17A6696F"/>
    <w:rsid w:val="17A676B4"/>
    <w:rsid w:val="17A76213"/>
    <w:rsid w:val="17A814C4"/>
    <w:rsid w:val="17A82D5B"/>
    <w:rsid w:val="17A83409"/>
    <w:rsid w:val="17A862C6"/>
    <w:rsid w:val="17A871B0"/>
    <w:rsid w:val="17A939CE"/>
    <w:rsid w:val="17AA4A17"/>
    <w:rsid w:val="17AC1CA0"/>
    <w:rsid w:val="17AD5A18"/>
    <w:rsid w:val="17AE02CA"/>
    <w:rsid w:val="17AE3C6A"/>
    <w:rsid w:val="17B03807"/>
    <w:rsid w:val="17B101C7"/>
    <w:rsid w:val="17B11A27"/>
    <w:rsid w:val="17B12B52"/>
    <w:rsid w:val="17B13B40"/>
    <w:rsid w:val="17B14F0F"/>
    <w:rsid w:val="17B2437D"/>
    <w:rsid w:val="17B25C38"/>
    <w:rsid w:val="17B31A76"/>
    <w:rsid w:val="17B52B8C"/>
    <w:rsid w:val="17B52CFE"/>
    <w:rsid w:val="17B5798E"/>
    <w:rsid w:val="17B650FD"/>
    <w:rsid w:val="17B6750A"/>
    <w:rsid w:val="17B714CA"/>
    <w:rsid w:val="17B80A92"/>
    <w:rsid w:val="17B87EA4"/>
    <w:rsid w:val="17B93866"/>
    <w:rsid w:val="17B9616B"/>
    <w:rsid w:val="17BA0860"/>
    <w:rsid w:val="17BA36B9"/>
    <w:rsid w:val="17BA5BFA"/>
    <w:rsid w:val="17BB6387"/>
    <w:rsid w:val="17BC6735"/>
    <w:rsid w:val="17BE49FA"/>
    <w:rsid w:val="17BF3218"/>
    <w:rsid w:val="17BF60B6"/>
    <w:rsid w:val="17BF68E7"/>
    <w:rsid w:val="17C00A2D"/>
    <w:rsid w:val="17C05240"/>
    <w:rsid w:val="17C074F9"/>
    <w:rsid w:val="17C2509E"/>
    <w:rsid w:val="17C25A2B"/>
    <w:rsid w:val="17C263CF"/>
    <w:rsid w:val="17C31E4A"/>
    <w:rsid w:val="17C352A5"/>
    <w:rsid w:val="17C36FE9"/>
    <w:rsid w:val="17C50FB3"/>
    <w:rsid w:val="17C51598"/>
    <w:rsid w:val="17C5350C"/>
    <w:rsid w:val="17C57205"/>
    <w:rsid w:val="17C63BEE"/>
    <w:rsid w:val="17C6788B"/>
    <w:rsid w:val="17C76D0D"/>
    <w:rsid w:val="17C874FE"/>
    <w:rsid w:val="17CA0378"/>
    <w:rsid w:val="17CA3B45"/>
    <w:rsid w:val="17CA410D"/>
    <w:rsid w:val="17CB1D44"/>
    <w:rsid w:val="17CB5C8C"/>
    <w:rsid w:val="17CC2342"/>
    <w:rsid w:val="17CC4316"/>
    <w:rsid w:val="17CC63B4"/>
    <w:rsid w:val="17CE1BA5"/>
    <w:rsid w:val="17CF1E32"/>
    <w:rsid w:val="17D0645E"/>
    <w:rsid w:val="17D10311"/>
    <w:rsid w:val="17D47471"/>
    <w:rsid w:val="17D602C4"/>
    <w:rsid w:val="17D82887"/>
    <w:rsid w:val="17D875CC"/>
    <w:rsid w:val="17D977AB"/>
    <w:rsid w:val="17DB19BE"/>
    <w:rsid w:val="17DB1E48"/>
    <w:rsid w:val="17DB66AB"/>
    <w:rsid w:val="17DE71B0"/>
    <w:rsid w:val="17DF01F4"/>
    <w:rsid w:val="17DF482A"/>
    <w:rsid w:val="17E1098D"/>
    <w:rsid w:val="17E23913"/>
    <w:rsid w:val="17E256C1"/>
    <w:rsid w:val="17E31439"/>
    <w:rsid w:val="17E33227"/>
    <w:rsid w:val="17E458DD"/>
    <w:rsid w:val="17E4720C"/>
    <w:rsid w:val="17E4736A"/>
    <w:rsid w:val="17E4768B"/>
    <w:rsid w:val="17E53100"/>
    <w:rsid w:val="17E53404"/>
    <w:rsid w:val="17E606C2"/>
    <w:rsid w:val="17E773CF"/>
    <w:rsid w:val="17E86A50"/>
    <w:rsid w:val="17E92EF4"/>
    <w:rsid w:val="17E94CA2"/>
    <w:rsid w:val="17EA04AD"/>
    <w:rsid w:val="17EC4792"/>
    <w:rsid w:val="17EC5D33"/>
    <w:rsid w:val="17EC6E34"/>
    <w:rsid w:val="17ED2631"/>
    <w:rsid w:val="17ED5547"/>
    <w:rsid w:val="17ED5FE6"/>
    <w:rsid w:val="17F001BC"/>
    <w:rsid w:val="17F21642"/>
    <w:rsid w:val="17F25C10"/>
    <w:rsid w:val="17F35D6D"/>
    <w:rsid w:val="17F40A4B"/>
    <w:rsid w:val="17F51899"/>
    <w:rsid w:val="17F526C0"/>
    <w:rsid w:val="17F61ABB"/>
    <w:rsid w:val="17F72FB7"/>
    <w:rsid w:val="17F7655A"/>
    <w:rsid w:val="17F83EAD"/>
    <w:rsid w:val="17F90885"/>
    <w:rsid w:val="17FA0F47"/>
    <w:rsid w:val="17FB3579"/>
    <w:rsid w:val="17FD074D"/>
    <w:rsid w:val="17FD6343"/>
    <w:rsid w:val="17FD699F"/>
    <w:rsid w:val="17FF3D63"/>
    <w:rsid w:val="17FF44A2"/>
    <w:rsid w:val="17FF4833"/>
    <w:rsid w:val="17FF7E4E"/>
    <w:rsid w:val="18003D99"/>
    <w:rsid w:val="180169CE"/>
    <w:rsid w:val="180265AA"/>
    <w:rsid w:val="18061748"/>
    <w:rsid w:val="18063227"/>
    <w:rsid w:val="18066A2A"/>
    <w:rsid w:val="1807194A"/>
    <w:rsid w:val="1808742B"/>
    <w:rsid w:val="18091399"/>
    <w:rsid w:val="180A2E6A"/>
    <w:rsid w:val="180B23C8"/>
    <w:rsid w:val="180C0990"/>
    <w:rsid w:val="180C2C74"/>
    <w:rsid w:val="180C770F"/>
    <w:rsid w:val="180D0C7D"/>
    <w:rsid w:val="180D6E49"/>
    <w:rsid w:val="180E5640"/>
    <w:rsid w:val="180F222F"/>
    <w:rsid w:val="180F58B0"/>
    <w:rsid w:val="18103814"/>
    <w:rsid w:val="18104C9D"/>
    <w:rsid w:val="1811244B"/>
    <w:rsid w:val="1811530A"/>
    <w:rsid w:val="18117D55"/>
    <w:rsid w:val="18141FD9"/>
    <w:rsid w:val="181544C5"/>
    <w:rsid w:val="181547F7"/>
    <w:rsid w:val="18156AF5"/>
    <w:rsid w:val="1816180F"/>
    <w:rsid w:val="18167A61"/>
    <w:rsid w:val="18170894"/>
    <w:rsid w:val="1817370A"/>
    <w:rsid w:val="18184065"/>
    <w:rsid w:val="18193E16"/>
    <w:rsid w:val="181A001A"/>
    <w:rsid w:val="181E41EB"/>
    <w:rsid w:val="181E50E6"/>
    <w:rsid w:val="18221F62"/>
    <w:rsid w:val="18226406"/>
    <w:rsid w:val="182316BC"/>
    <w:rsid w:val="1824217E"/>
    <w:rsid w:val="18252928"/>
    <w:rsid w:val="18253800"/>
    <w:rsid w:val="18273C5C"/>
    <w:rsid w:val="18277183"/>
    <w:rsid w:val="18277578"/>
    <w:rsid w:val="182932F0"/>
    <w:rsid w:val="182B1555"/>
    <w:rsid w:val="182B25E4"/>
    <w:rsid w:val="182B350C"/>
    <w:rsid w:val="182D32E3"/>
    <w:rsid w:val="182D5798"/>
    <w:rsid w:val="182E1D26"/>
    <w:rsid w:val="182E5D40"/>
    <w:rsid w:val="182E6B59"/>
    <w:rsid w:val="182F0552"/>
    <w:rsid w:val="182F192A"/>
    <w:rsid w:val="183103F7"/>
    <w:rsid w:val="183127BA"/>
    <w:rsid w:val="18326CA3"/>
    <w:rsid w:val="1832776E"/>
    <w:rsid w:val="183323C1"/>
    <w:rsid w:val="18335F1D"/>
    <w:rsid w:val="1833631D"/>
    <w:rsid w:val="18367329"/>
    <w:rsid w:val="18371EB1"/>
    <w:rsid w:val="1838647A"/>
    <w:rsid w:val="183879D7"/>
    <w:rsid w:val="1839033F"/>
    <w:rsid w:val="18395377"/>
    <w:rsid w:val="183A374F"/>
    <w:rsid w:val="183A5435"/>
    <w:rsid w:val="183B2A8F"/>
    <w:rsid w:val="183B4F64"/>
    <w:rsid w:val="183D369F"/>
    <w:rsid w:val="183D792B"/>
    <w:rsid w:val="1840639F"/>
    <w:rsid w:val="1840688C"/>
    <w:rsid w:val="184115CF"/>
    <w:rsid w:val="18412E58"/>
    <w:rsid w:val="184243B2"/>
    <w:rsid w:val="184245A3"/>
    <w:rsid w:val="184337DE"/>
    <w:rsid w:val="184424C9"/>
    <w:rsid w:val="184443E1"/>
    <w:rsid w:val="18455C50"/>
    <w:rsid w:val="18461640"/>
    <w:rsid w:val="18465EF2"/>
    <w:rsid w:val="18470CA7"/>
    <w:rsid w:val="184A38DC"/>
    <w:rsid w:val="184A3E01"/>
    <w:rsid w:val="184A6F18"/>
    <w:rsid w:val="184B212C"/>
    <w:rsid w:val="184B770B"/>
    <w:rsid w:val="184D185B"/>
    <w:rsid w:val="18502F73"/>
    <w:rsid w:val="18504D21"/>
    <w:rsid w:val="1851414A"/>
    <w:rsid w:val="1851678E"/>
    <w:rsid w:val="18517907"/>
    <w:rsid w:val="18534907"/>
    <w:rsid w:val="185365BF"/>
    <w:rsid w:val="185540E5"/>
    <w:rsid w:val="18554616"/>
    <w:rsid w:val="185620EA"/>
    <w:rsid w:val="18565D96"/>
    <w:rsid w:val="18574301"/>
    <w:rsid w:val="18577949"/>
    <w:rsid w:val="18597123"/>
    <w:rsid w:val="185A5BA0"/>
    <w:rsid w:val="185B45F3"/>
    <w:rsid w:val="185B5474"/>
    <w:rsid w:val="185C36C6"/>
    <w:rsid w:val="185D11EC"/>
    <w:rsid w:val="185F3DC9"/>
    <w:rsid w:val="186046E9"/>
    <w:rsid w:val="186173C3"/>
    <w:rsid w:val="18622CA6"/>
    <w:rsid w:val="18624A54"/>
    <w:rsid w:val="18627B09"/>
    <w:rsid w:val="186329C9"/>
    <w:rsid w:val="186500A0"/>
    <w:rsid w:val="1869193F"/>
    <w:rsid w:val="18693FDE"/>
    <w:rsid w:val="18694035"/>
    <w:rsid w:val="186C51DA"/>
    <w:rsid w:val="186C5BA5"/>
    <w:rsid w:val="186D3259"/>
    <w:rsid w:val="186D6472"/>
    <w:rsid w:val="186E0EAC"/>
    <w:rsid w:val="186E0F9A"/>
    <w:rsid w:val="186F4FA6"/>
    <w:rsid w:val="186F7054"/>
    <w:rsid w:val="18700F1F"/>
    <w:rsid w:val="18702455"/>
    <w:rsid w:val="18703766"/>
    <w:rsid w:val="18707171"/>
    <w:rsid w:val="18711E4F"/>
    <w:rsid w:val="18720F39"/>
    <w:rsid w:val="18730A0F"/>
    <w:rsid w:val="18731534"/>
    <w:rsid w:val="18732D26"/>
    <w:rsid w:val="187401EB"/>
    <w:rsid w:val="187552B2"/>
    <w:rsid w:val="187743E7"/>
    <w:rsid w:val="18787DD4"/>
    <w:rsid w:val="187A4D11"/>
    <w:rsid w:val="187B6288"/>
    <w:rsid w:val="187C3D68"/>
    <w:rsid w:val="187C3E19"/>
    <w:rsid w:val="187C57C7"/>
    <w:rsid w:val="187C5B16"/>
    <w:rsid w:val="187C78C4"/>
    <w:rsid w:val="187D2068"/>
    <w:rsid w:val="187E250B"/>
    <w:rsid w:val="187F1162"/>
    <w:rsid w:val="18801E95"/>
    <w:rsid w:val="1881137E"/>
    <w:rsid w:val="18812024"/>
    <w:rsid w:val="1881246D"/>
    <w:rsid w:val="1881312C"/>
    <w:rsid w:val="18814E25"/>
    <w:rsid w:val="18816488"/>
    <w:rsid w:val="18816CF2"/>
    <w:rsid w:val="18826EA4"/>
    <w:rsid w:val="18836C66"/>
    <w:rsid w:val="18846AF3"/>
    <w:rsid w:val="1886065B"/>
    <w:rsid w:val="188630D6"/>
    <w:rsid w:val="1886610B"/>
    <w:rsid w:val="1886E3B5"/>
    <w:rsid w:val="18878082"/>
    <w:rsid w:val="188844DC"/>
    <w:rsid w:val="188B7807"/>
    <w:rsid w:val="188C387F"/>
    <w:rsid w:val="188E3A9B"/>
    <w:rsid w:val="188E5849"/>
    <w:rsid w:val="188F220E"/>
    <w:rsid w:val="189239F7"/>
    <w:rsid w:val="189270E7"/>
    <w:rsid w:val="1893135F"/>
    <w:rsid w:val="18954E2A"/>
    <w:rsid w:val="18963066"/>
    <w:rsid w:val="18975082"/>
    <w:rsid w:val="18991AA7"/>
    <w:rsid w:val="18993836"/>
    <w:rsid w:val="189A4F35"/>
    <w:rsid w:val="189A6DF6"/>
    <w:rsid w:val="189B0D1B"/>
    <w:rsid w:val="189B3C3A"/>
    <w:rsid w:val="189B47D1"/>
    <w:rsid w:val="189B50B4"/>
    <w:rsid w:val="189F7A56"/>
    <w:rsid w:val="18A1732B"/>
    <w:rsid w:val="18A312F5"/>
    <w:rsid w:val="18A44EBB"/>
    <w:rsid w:val="18A50114"/>
    <w:rsid w:val="18A62B93"/>
    <w:rsid w:val="18A645F5"/>
    <w:rsid w:val="18A76987"/>
    <w:rsid w:val="18A92683"/>
    <w:rsid w:val="18A97C4B"/>
    <w:rsid w:val="18AA33E7"/>
    <w:rsid w:val="18AA6B24"/>
    <w:rsid w:val="18AB01A9"/>
    <w:rsid w:val="18AC0AE9"/>
    <w:rsid w:val="18AC23B2"/>
    <w:rsid w:val="18AC5CCF"/>
    <w:rsid w:val="18AC5D16"/>
    <w:rsid w:val="18AF23BD"/>
    <w:rsid w:val="18AF5EEB"/>
    <w:rsid w:val="18AF7358"/>
    <w:rsid w:val="18B21538"/>
    <w:rsid w:val="18B262BA"/>
    <w:rsid w:val="18B34EC8"/>
    <w:rsid w:val="18B37875"/>
    <w:rsid w:val="18B51028"/>
    <w:rsid w:val="18B52DD6"/>
    <w:rsid w:val="18B54AD1"/>
    <w:rsid w:val="18B73F0F"/>
    <w:rsid w:val="18B74DA0"/>
    <w:rsid w:val="18B7657C"/>
    <w:rsid w:val="18B828C6"/>
    <w:rsid w:val="18B86ED0"/>
    <w:rsid w:val="18B90630"/>
    <w:rsid w:val="18BA03EC"/>
    <w:rsid w:val="18BA0D0B"/>
    <w:rsid w:val="18BA7315"/>
    <w:rsid w:val="18BC38CD"/>
    <w:rsid w:val="18BC5F12"/>
    <w:rsid w:val="18BD1C8B"/>
    <w:rsid w:val="18BD5C0A"/>
    <w:rsid w:val="18BD66EC"/>
    <w:rsid w:val="18BD7EDC"/>
    <w:rsid w:val="18BF2F35"/>
    <w:rsid w:val="18BF3C55"/>
    <w:rsid w:val="18BF5A03"/>
    <w:rsid w:val="18C03F79"/>
    <w:rsid w:val="18C2395E"/>
    <w:rsid w:val="18C26E9D"/>
    <w:rsid w:val="18C4126B"/>
    <w:rsid w:val="18C43B6B"/>
    <w:rsid w:val="18C474BD"/>
    <w:rsid w:val="18C54E6D"/>
    <w:rsid w:val="18C632B3"/>
    <w:rsid w:val="18C64FE3"/>
    <w:rsid w:val="18C748B7"/>
    <w:rsid w:val="18C80D5B"/>
    <w:rsid w:val="18CB1769"/>
    <w:rsid w:val="18CB43A7"/>
    <w:rsid w:val="18CE5C46"/>
    <w:rsid w:val="18CE7DBC"/>
    <w:rsid w:val="18CF2B89"/>
    <w:rsid w:val="18D07D4F"/>
    <w:rsid w:val="18D12A0D"/>
    <w:rsid w:val="18D21BDA"/>
    <w:rsid w:val="18D24035"/>
    <w:rsid w:val="18D25736"/>
    <w:rsid w:val="18D3519C"/>
    <w:rsid w:val="18D55226"/>
    <w:rsid w:val="18D56D31"/>
    <w:rsid w:val="18D72D4C"/>
    <w:rsid w:val="18D74DDC"/>
    <w:rsid w:val="18D82782"/>
    <w:rsid w:val="18DD19B3"/>
    <w:rsid w:val="18DD592F"/>
    <w:rsid w:val="18DE6FE8"/>
    <w:rsid w:val="18DF1629"/>
    <w:rsid w:val="18DF7ABA"/>
    <w:rsid w:val="18DF7E53"/>
    <w:rsid w:val="18E00DF8"/>
    <w:rsid w:val="18E216F1"/>
    <w:rsid w:val="18E41DC5"/>
    <w:rsid w:val="18E436BB"/>
    <w:rsid w:val="18E44632"/>
    <w:rsid w:val="18E467CE"/>
    <w:rsid w:val="18E615E0"/>
    <w:rsid w:val="18E67433"/>
    <w:rsid w:val="18E71C67"/>
    <w:rsid w:val="18E81D08"/>
    <w:rsid w:val="18E84F59"/>
    <w:rsid w:val="18E90CD1"/>
    <w:rsid w:val="18EA5AE6"/>
    <w:rsid w:val="18EA6D7B"/>
    <w:rsid w:val="18EA6F23"/>
    <w:rsid w:val="18ED0DDA"/>
    <w:rsid w:val="18ED431E"/>
    <w:rsid w:val="18ED4871"/>
    <w:rsid w:val="18F002B2"/>
    <w:rsid w:val="18F01CCE"/>
    <w:rsid w:val="18F02060"/>
    <w:rsid w:val="18F046E9"/>
    <w:rsid w:val="18F0F0CB"/>
    <w:rsid w:val="18F12524"/>
    <w:rsid w:val="18F15D3C"/>
    <w:rsid w:val="18F16C54"/>
    <w:rsid w:val="18F21EA3"/>
    <w:rsid w:val="18F23648"/>
    <w:rsid w:val="18F25DD8"/>
    <w:rsid w:val="18F2682C"/>
    <w:rsid w:val="18F45039"/>
    <w:rsid w:val="18F47BDC"/>
    <w:rsid w:val="18F51424"/>
    <w:rsid w:val="18F558C8"/>
    <w:rsid w:val="18F61736"/>
    <w:rsid w:val="18F63C9B"/>
    <w:rsid w:val="18F90F15"/>
    <w:rsid w:val="18F9261C"/>
    <w:rsid w:val="18FA4C8D"/>
    <w:rsid w:val="18FA651D"/>
    <w:rsid w:val="18FA6A3B"/>
    <w:rsid w:val="18FB0BA0"/>
    <w:rsid w:val="18FB15BE"/>
    <w:rsid w:val="18FB3694"/>
    <w:rsid w:val="18FB4CAF"/>
    <w:rsid w:val="18FC3EB1"/>
    <w:rsid w:val="18FD0398"/>
    <w:rsid w:val="18FD242D"/>
    <w:rsid w:val="18FD54FA"/>
    <w:rsid w:val="18FE29CF"/>
    <w:rsid w:val="18FE652B"/>
    <w:rsid w:val="18FF208E"/>
    <w:rsid w:val="18FF2C59"/>
    <w:rsid w:val="18FF3E04"/>
    <w:rsid w:val="19001393"/>
    <w:rsid w:val="19006088"/>
    <w:rsid w:val="19025A2E"/>
    <w:rsid w:val="19033B41"/>
    <w:rsid w:val="19045B0B"/>
    <w:rsid w:val="19047664"/>
    <w:rsid w:val="190523FA"/>
    <w:rsid w:val="19053D5D"/>
    <w:rsid w:val="19063BE7"/>
    <w:rsid w:val="190665A0"/>
    <w:rsid w:val="1908685E"/>
    <w:rsid w:val="190873AA"/>
    <w:rsid w:val="19087611"/>
    <w:rsid w:val="190A28AB"/>
    <w:rsid w:val="190B0C48"/>
    <w:rsid w:val="190B61B0"/>
    <w:rsid w:val="190C0094"/>
    <w:rsid w:val="190D075F"/>
    <w:rsid w:val="190D2C12"/>
    <w:rsid w:val="190D676E"/>
    <w:rsid w:val="190E7235"/>
    <w:rsid w:val="190F5CB5"/>
    <w:rsid w:val="191020A1"/>
    <w:rsid w:val="19102702"/>
    <w:rsid w:val="19105644"/>
    <w:rsid w:val="191108A3"/>
    <w:rsid w:val="19110BD4"/>
    <w:rsid w:val="19117DAF"/>
    <w:rsid w:val="1911EEB3"/>
    <w:rsid w:val="19120B3B"/>
    <w:rsid w:val="19123307"/>
    <w:rsid w:val="19124FEE"/>
    <w:rsid w:val="191328E5"/>
    <w:rsid w:val="19137AFC"/>
    <w:rsid w:val="19145D4E"/>
    <w:rsid w:val="191472ED"/>
    <w:rsid w:val="191517E6"/>
    <w:rsid w:val="19153875"/>
    <w:rsid w:val="19162EBE"/>
    <w:rsid w:val="19163D4E"/>
    <w:rsid w:val="191A0E53"/>
    <w:rsid w:val="191B074F"/>
    <w:rsid w:val="191C10A7"/>
    <w:rsid w:val="191C4C03"/>
    <w:rsid w:val="191D028B"/>
    <w:rsid w:val="191F34B9"/>
    <w:rsid w:val="191F43EF"/>
    <w:rsid w:val="191F44A4"/>
    <w:rsid w:val="191F46F3"/>
    <w:rsid w:val="191F64A1"/>
    <w:rsid w:val="192169F5"/>
    <w:rsid w:val="192205E1"/>
    <w:rsid w:val="19283A8E"/>
    <w:rsid w:val="192B4E46"/>
    <w:rsid w:val="192D24ED"/>
    <w:rsid w:val="192D2A27"/>
    <w:rsid w:val="192D6E10"/>
    <w:rsid w:val="192E5611"/>
    <w:rsid w:val="192F0DDA"/>
    <w:rsid w:val="1931642C"/>
    <w:rsid w:val="19322678"/>
    <w:rsid w:val="19322B46"/>
    <w:rsid w:val="19341F4D"/>
    <w:rsid w:val="19367749"/>
    <w:rsid w:val="1937675B"/>
    <w:rsid w:val="19377C8F"/>
    <w:rsid w:val="19381E33"/>
    <w:rsid w:val="193B64F0"/>
    <w:rsid w:val="193B777F"/>
    <w:rsid w:val="193B7B04"/>
    <w:rsid w:val="193D4673"/>
    <w:rsid w:val="193D6430"/>
    <w:rsid w:val="19404A5B"/>
    <w:rsid w:val="19407F82"/>
    <w:rsid w:val="19410B0E"/>
    <w:rsid w:val="1942689F"/>
    <w:rsid w:val="19436634"/>
    <w:rsid w:val="1943C7F0"/>
    <w:rsid w:val="1944563D"/>
    <w:rsid w:val="19447B3F"/>
    <w:rsid w:val="19460AF9"/>
    <w:rsid w:val="1947030C"/>
    <w:rsid w:val="19483C4A"/>
    <w:rsid w:val="194905B8"/>
    <w:rsid w:val="19494CC8"/>
    <w:rsid w:val="194A5317"/>
    <w:rsid w:val="194A62B7"/>
    <w:rsid w:val="194B5299"/>
    <w:rsid w:val="194D1CB8"/>
    <w:rsid w:val="194D300E"/>
    <w:rsid w:val="194E2B32"/>
    <w:rsid w:val="194E5978"/>
    <w:rsid w:val="194E72D4"/>
    <w:rsid w:val="194F0CA8"/>
    <w:rsid w:val="194F632C"/>
    <w:rsid w:val="194F6D87"/>
    <w:rsid w:val="19502AFF"/>
    <w:rsid w:val="19516D75"/>
    <w:rsid w:val="19520E9B"/>
    <w:rsid w:val="19521D97"/>
    <w:rsid w:val="195312D4"/>
    <w:rsid w:val="19535F87"/>
    <w:rsid w:val="195436A1"/>
    <w:rsid w:val="195510A3"/>
    <w:rsid w:val="19563771"/>
    <w:rsid w:val="195645A2"/>
    <w:rsid w:val="19575C3B"/>
    <w:rsid w:val="19587E87"/>
    <w:rsid w:val="19591F41"/>
    <w:rsid w:val="195B3775"/>
    <w:rsid w:val="195D5518"/>
    <w:rsid w:val="195F17CA"/>
    <w:rsid w:val="19616ABA"/>
    <w:rsid w:val="196265C6"/>
    <w:rsid w:val="19634342"/>
    <w:rsid w:val="19636CD6"/>
    <w:rsid w:val="19641494"/>
    <w:rsid w:val="196421FD"/>
    <w:rsid w:val="196441AC"/>
    <w:rsid w:val="196454D1"/>
    <w:rsid w:val="19655BD9"/>
    <w:rsid w:val="19665E27"/>
    <w:rsid w:val="19677B48"/>
    <w:rsid w:val="196842EC"/>
    <w:rsid w:val="19691C31"/>
    <w:rsid w:val="196A2016"/>
    <w:rsid w:val="196A3824"/>
    <w:rsid w:val="196B16E7"/>
    <w:rsid w:val="196B7938"/>
    <w:rsid w:val="196D3DCE"/>
    <w:rsid w:val="196D5344"/>
    <w:rsid w:val="19702838"/>
    <w:rsid w:val="197102A7"/>
    <w:rsid w:val="197131A1"/>
    <w:rsid w:val="19717014"/>
    <w:rsid w:val="19722A75"/>
    <w:rsid w:val="19726F19"/>
    <w:rsid w:val="1977452F"/>
    <w:rsid w:val="197778F9"/>
    <w:rsid w:val="19777A51"/>
    <w:rsid w:val="19777BEA"/>
    <w:rsid w:val="197955C2"/>
    <w:rsid w:val="197C1B46"/>
    <w:rsid w:val="197C67E0"/>
    <w:rsid w:val="197D2F99"/>
    <w:rsid w:val="197D510A"/>
    <w:rsid w:val="197D623B"/>
    <w:rsid w:val="197E6925"/>
    <w:rsid w:val="197F3C48"/>
    <w:rsid w:val="197F6EB3"/>
    <w:rsid w:val="198033E4"/>
    <w:rsid w:val="198205EA"/>
    <w:rsid w:val="1983094F"/>
    <w:rsid w:val="19831126"/>
    <w:rsid w:val="19836A30"/>
    <w:rsid w:val="19836E9A"/>
    <w:rsid w:val="198543A1"/>
    <w:rsid w:val="1985490F"/>
    <w:rsid w:val="1985667D"/>
    <w:rsid w:val="1988232B"/>
    <w:rsid w:val="1988673C"/>
    <w:rsid w:val="19887B45"/>
    <w:rsid w:val="19892624"/>
    <w:rsid w:val="198A118C"/>
    <w:rsid w:val="198A3A6C"/>
    <w:rsid w:val="198B3267"/>
    <w:rsid w:val="198B3B37"/>
    <w:rsid w:val="198B466A"/>
    <w:rsid w:val="198C07E7"/>
    <w:rsid w:val="198C0F1F"/>
    <w:rsid w:val="198C1D37"/>
    <w:rsid w:val="198C33B8"/>
    <w:rsid w:val="198C7FDB"/>
    <w:rsid w:val="198E7858"/>
    <w:rsid w:val="198F1879"/>
    <w:rsid w:val="198F3627"/>
    <w:rsid w:val="199040A3"/>
    <w:rsid w:val="19921369"/>
    <w:rsid w:val="19923117"/>
    <w:rsid w:val="19932DDF"/>
    <w:rsid w:val="1995519E"/>
    <w:rsid w:val="19970635"/>
    <w:rsid w:val="1997072D"/>
    <w:rsid w:val="199724DC"/>
    <w:rsid w:val="1997784F"/>
    <w:rsid w:val="199944A6"/>
    <w:rsid w:val="199A4823"/>
    <w:rsid w:val="199B0ED5"/>
    <w:rsid w:val="199B1751"/>
    <w:rsid w:val="199D21E8"/>
    <w:rsid w:val="199D3F96"/>
    <w:rsid w:val="19A05108"/>
    <w:rsid w:val="19A2100C"/>
    <w:rsid w:val="19A25105"/>
    <w:rsid w:val="19A277FE"/>
    <w:rsid w:val="19A344D8"/>
    <w:rsid w:val="19A345D9"/>
    <w:rsid w:val="19A4163F"/>
    <w:rsid w:val="19A5138E"/>
    <w:rsid w:val="19A55670"/>
    <w:rsid w:val="19A76BC3"/>
    <w:rsid w:val="19A82BA4"/>
    <w:rsid w:val="19A83FCB"/>
    <w:rsid w:val="19A846E9"/>
    <w:rsid w:val="19A867CC"/>
    <w:rsid w:val="19A90B8D"/>
    <w:rsid w:val="19A97055"/>
    <w:rsid w:val="19A97D31"/>
    <w:rsid w:val="19AA038B"/>
    <w:rsid w:val="19AA0461"/>
    <w:rsid w:val="19AB1FA1"/>
    <w:rsid w:val="19AC5F87"/>
    <w:rsid w:val="19AF1F1B"/>
    <w:rsid w:val="19AF7825"/>
    <w:rsid w:val="19B173EC"/>
    <w:rsid w:val="19B22502"/>
    <w:rsid w:val="19B27315"/>
    <w:rsid w:val="19B31550"/>
    <w:rsid w:val="19B331C8"/>
    <w:rsid w:val="19B337B9"/>
    <w:rsid w:val="19B412DF"/>
    <w:rsid w:val="19B470B6"/>
    <w:rsid w:val="19B47531"/>
    <w:rsid w:val="19B60CD7"/>
    <w:rsid w:val="19B906A4"/>
    <w:rsid w:val="19BB6F57"/>
    <w:rsid w:val="19BC478E"/>
    <w:rsid w:val="19BE5CBA"/>
    <w:rsid w:val="19BF2921"/>
    <w:rsid w:val="19BF4D57"/>
    <w:rsid w:val="19BF51E7"/>
    <w:rsid w:val="19BF69BA"/>
    <w:rsid w:val="19C0592A"/>
    <w:rsid w:val="19C05ED6"/>
    <w:rsid w:val="19C255A2"/>
    <w:rsid w:val="19C274E3"/>
    <w:rsid w:val="19C27B57"/>
    <w:rsid w:val="19C55D4F"/>
    <w:rsid w:val="19C569FB"/>
    <w:rsid w:val="19C57049"/>
    <w:rsid w:val="19C72DC1"/>
    <w:rsid w:val="19C81A1F"/>
    <w:rsid w:val="19C81A6E"/>
    <w:rsid w:val="19C82AC0"/>
    <w:rsid w:val="19CA465F"/>
    <w:rsid w:val="19CB47EA"/>
    <w:rsid w:val="19CC03D7"/>
    <w:rsid w:val="19CC255C"/>
    <w:rsid w:val="19CC736A"/>
    <w:rsid w:val="19CD48C4"/>
    <w:rsid w:val="19CE0B16"/>
    <w:rsid w:val="19CE23A1"/>
    <w:rsid w:val="19CE7F7D"/>
    <w:rsid w:val="19CF1C75"/>
    <w:rsid w:val="19CF4721"/>
    <w:rsid w:val="19D02C7C"/>
    <w:rsid w:val="19D06B92"/>
    <w:rsid w:val="19D117E8"/>
    <w:rsid w:val="19D11E91"/>
    <w:rsid w:val="19D12A63"/>
    <w:rsid w:val="19D16442"/>
    <w:rsid w:val="19D21030"/>
    <w:rsid w:val="19D30DD5"/>
    <w:rsid w:val="19D379B8"/>
    <w:rsid w:val="19D4440C"/>
    <w:rsid w:val="19D454DE"/>
    <w:rsid w:val="19D727F0"/>
    <w:rsid w:val="19D72987"/>
    <w:rsid w:val="19D72C4A"/>
    <w:rsid w:val="19D80D85"/>
    <w:rsid w:val="19D93842"/>
    <w:rsid w:val="19D95C1E"/>
    <w:rsid w:val="19DB1934"/>
    <w:rsid w:val="19DB4ABE"/>
    <w:rsid w:val="19DC3AAE"/>
    <w:rsid w:val="19DD17D0"/>
    <w:rsid w:val="19DE1D8C"/>
    <w:rsid w:val="19DE7E49"/>
    <w:rsid w:val="19E0341E"/>
    <w:rsid w:val="19E27BFB"/>
    <w:rsid w:val="19E27D7E"/>
    <w:rsid w:val="19E35721"/>
    <w:rsid w:val="19E45391"/>
    <w:rsid w:val="19E51499"/>
    <w:rsid w:val="19E52248"/>
    <w:rsid w:val="19E53FC9"/>
    <w:rsid w:val="19E611ED"/>
    <w:rsid w:val="19E82D37"/>
    <w:rsid w:val="19E849E1"/>
    <w:rsid w:val="19EA01BC"/>
    <w:rsid w:val="19EB2DC9"/>
    <w:rsid w:val="19EC0A79"/>
    <w:rsid w:val="19EC2DEF"/>
    <w:rsid w:val="19EC727F"/>
    <w:rsid w:val="19EE50EC"/>
    <w:rsid w:val="19EE5781"/>
    <w:rsid w:val="19EF2318"/>
    <w:rsid w:val="19EF2CAB"/>
    <w:rsid w:val="19EF2D48"/>
    <w:rsid w:val="19F00B77"/>
    <w:rsid w:val="19F03FF1"/>
    <w:rsid w:val="19F04DE5"/>
    <w:rsid w:val="19F21648"/>
    <w:rsid w:val="19F3005A"/>
    <w:rsid w:val="19F330C2"/>
    <w:rsid w:val="19F3641F"/>
    <w:rsid w:val="19F44961"/>
    <w:rsid w:val="19F44AB3"/>
    <w:rsid w:val="19F47914"/>
    <w:rsid w:val="19F53F6E"/>
    <w:rsid w:val="19F636A6"/>
    <w:rsid w:val="19F71C34"/>
    <w:rsid w:val="19F811CC"/>
    <w:rsid w:val="19F93196"/>
    <w:rsid w:val="19FB0CBC"/>
    <w:rsid w:val="19FB2187"/>
    <w:rsid w:val="19FE255B"/>
    <w:rsid w:val="19FE395B"/>
    <w:rsid w:val="19FE7712"/>
    <w:rsid w:val="1A003854"/>
    <w:rsid w:val="1A006D9A"/>
    <w:rsid w:val="1A020AD4"/>
    <w:rsid w:val="1A020F37"/>
    <w:rsid w:val="1A0248AE"/>
    <w:rsid w:val="1A025127"/>
    <w:rsid w:val="1A0469AE"/>
    <w:rsid w:val="1A066481"/>
    <w:rsid w:val="1A071EEE"/>
    <w:rsid w:val="1A072941"/>
    <w:rsid w:val="1A0758B3"/>
    <w:rsid w:val="1A076072"/>
    <w:rsid w:val="1A0832FB"/>
    <w:rsid w:val="1A083D21"/>
    <w:rsid w:val="1A0933D9"/>
    <w:rsid w:val="1A096935"/>
    <w:rsid w:val="1A0A36DD"/>
    <w:rsid w:val="1A0A4E01"/>
    <w:rsid w:val="1A0B132A"/>
    <w:rsid w:val="1A0B46DD"/>
    <w:rsid w:val="1A0B483B"/>
    <w:rsid w:val="1A0C0D02"/>
    <w:rsid w:val="1A0C111B"/>
    <w:rsid w:val="1A0D279E"/>
    <w:rsid w:val="1A0E05FD"/>
    <w:rsid w:val="1A0E6C42"/>
    <w:rsid w:val="1A0F18CB"/>
    <w:rsid w:val="1A0F29BA"/>
    <w:rsid w:val="1A0F5DF1"/>
    <w:rsid w:val="1A0F6516"/>
    <w:rsid w:val="1A11373F"/>
    <w:rsid w:val="1A1209AB"/>
    <w:rsid w:val="1A132DCC"/>
    <w:rsid w:val="1A132E2D"/>
    <w:rsid w:val="1A1443B9"/>
    <w:rsid w:val="1A14476E"/>
    <w:rsid w:val="1A162D8F"/>
    <w:rsid w:val="1A19297E"/>
    <w:rsid w:val="1A192E0D"/>
    <w:rsid w:val="1A1B03CC"/>
    <w:rsid w:val="1A1B1E5F"/>
    <w:rsid w:val="1A1B4EBB"/>
    <w:rsid w:val="1A1D0922"/>
    <w:rsid w:val="1A1D0C33"/>
    <w:rsid w:val="1A1D50D7"/>
    <w:rsid w:val="1A1E49AB"/>
    <w:rsid w:val="1A1E6DB4"/>
    <w:rsid w:val="1A1F0E4F"/>
    <w:rsid w:val="1A1F2BCF"/>
    <w:rsid w:val="1A200662"/>
    <w:rsid w:val="1A2063C8"/>
    <w:rsid w:val="1A2067E1"/>
    <w:rsid w:val="1A21403F"/>
    <w:rsid w:val="1A217F42"/>
    <w:rsid w:val="1A2226ED"/>
    <w:rsid w:val="1A2308F8"/>
    <w:rsid w:val="1A240213"/>
    <w:rsid w:val="1A246465"/>
    <w:rsid w:val="1A2521DD"/>
    <w:rsid w:val="1A2553F4"/>
    <w:rsid w:val="1A25774C"/>
    <w:rsid w:val="1A272F3F"/>
    <w:rsid w:val="1A2839BE"/>
    <w:rsid w:val="1A287080"/>
    <w:rsid w:val="1A29280B"/>
    <w:rsid w:val="1A2A072B"/>
    <w:rsid w:val="1A2AE11C"/>
    <w:rsid w:val="1A2B5E0D"/>
    <w:rsid w:val="1A2B5F20"/>
    <w:rsid w:val="1A2B77F4"/>
    <w:rsid w:val="1A2E275B"/>
    <w:rsid w:val="1A2E29AD"/>
    <w:rsid w:val="1A30793E"/>
    <w:rsid w:val="1A310B82"/>
    <w:rsid w:val="1A31624D"/>
    <w:rsid w:val="1A3441CE"/>
    <w:rsid w:val="1A350AE9"/>
    <w:rsid w:val="1A3521CF"/>
    <w:rsid w:val="1A352420"/>
    <w:rsid w:val="1A356519"/>
    <w:rsid w:val="1A366198"/>
    <w:rsid w:val="1A3741DD"/>
    <w:rsid w:val="1A3A614B"/>
    <w:rsid w:val="1A3A6922"/>
    <w:rsid w:val="1A3B37AF"/>
    <w:rsid w:val="1A3C0F09"/>
    <w:rsid w:val="1A3E0D26"/>
    <w:rsid w:val="1A3E3C13"/>
    <w:rsid w:val="1A3F11EC"/>
    <w:rsid w:val="1A3F329F"/>
    <w:rsid w:val="1A414A45"/>
    <w:rsid w:val="1A415206"/>
    <w:rsid w:val="1A422B1B"/>
    <w:rsid w:val="1A434970"/>
    <w:rsid w:val="1A4511C8"/>
    <w:rsid w:val="1A451B07"/>
    <w:rsid w:val="1A454E3E"/>
    <w:rsid w:val="1A457832"/>
    <w:rsid w:val="1A4607B9"/>
    <w:rsid w:val="1A4614C0"/>
    <w:rsid w:val="1A4654EF"/>
    <w:rsid w:val="1A4822F9"/>
    <w:rsid w:val="1A497C7A"/>
    <w:rsid w:val="1A4A3790"/>
    <w:rsid w:val="1A4A67B2"/>
    <w:rsid w:val="1A4B035C"/>
    <w:rsid w:val="1A4B344A"/>
    <w:rsid w:val="1A4B4D07"/>
    <w:rsid w:val="1A4C59BC"/>
    <w:rsid w:val="1A4F2DB6"/>
    <w:rsid w:val="1A4F41FC"/>
    <w:rsid w:val="1A501008"/>
    <w:rsid w:val="1A512A12"/>
    <w:rsid w:val="1A530AF8"/>
    <w:rsid w:val="1A5328A6"/>
    <w:rsid w:val="1A5605E9"/>
    <w:rsid w:val="1A564C5B"/>
    <w:rsid w:val="1A58192F"/>
    <w:rsid w:val="1A587EBD"/>
    <w:rsid w:val="1A5A3C35"/>
    <w:rsid w:val="1A5A7288"/>
    <w:rsid w:val="1A5D7185"/>
    <w:rsid w:val="1A5E0F35"/>
    <w:rsid w:val="1A5E475C"/>
    <w:rsid w:val="1A5E691B"/>
    <w:rsid w:val="1A5F2FF9"/>
    <w:rsid w:val="1A5F749D"/>
    <w:rsid w:val="1A604FC3"/>
    <w:rsid w:val="1A606D71"/>
    <w:rsid w:val="1A612B37"/>
    <w:rsid w:val="1A620F03"/>
    <w:rsid w:val="1A627261"/>
    <w:rsid w:val="1A6341CD"/>
    <w:rsid w:val="1A647E4B"/>
    <w:rsid w:val="1A657DFA"/>
    <w:rsid w:val="1A66082C"/>
    <w:rsid w:val="1A670100"/>
    <w:rsid w:val="1A672FEC"/>
    <w:rsid w:val="1A6753A1"/>
    <w:rsid w:val="1A68285F"/>
    <w:rsid w:val="1A68409C"/>
    <w:rsid w:val="1A687558"/>
    <w:rsid w:val="1A6920CA"/>
    <w:rsid w:val="1A6A373E"/>
    <w:rsid w:val="1A6A7BF0"/>
    <w:rsid w:val="1A6B4094"/>
    <w:rsid w:val="1A6C1A44"/>
    <w:rsid w:val="1A6C5D84"/>
    <w:rsid w:val="1A6D10F7"/>
    <w:rsid w:val="1A6E0B84"/>
    <w:rsid w:val="1A702D67"/>
    <w:rsid w:val="1A7040CC"/>
    <w:rsid w:val="1A70739E"/>
    <w:rsid w:val="1A70CBC1"/>
    <w:rsid w:val="1A71434E"/>
    <w:rsid w:val="1A71793C"/>
    <w:rsid w:val="1A725422"/>
    <w:rsid w:val="1A730713"/>
    <w:rsid w:val="1A751159"/>
    <w:rsid w:val="1A75281D"/>
    <w:rsid w:val="1A772A39"/>
    <w:rsid w:val="1A780DB6"/>
    <w:rsid w:val="1A797AD5"/>
    <w:rsid w:val="1A7A42D7"/>
    <w:rsid w:val="1A7B4E65"/>
    <w:rsid w:val="1A7D5B75"/>
    <w:rsid w:val="1A7D7923"/>
    <w:rsid w:val="1A7E3501"/>
    <w:rsid w:val="1A7F369B"/>
    <w:rsid w:val="1A7F6A20"/>
    <w:rsid w:val="1A7F6DEB"/>
    <w:rsid w:val="1A7F7503"/>
    <w:rsid w:val="1A80748F"/>
    <w:rsid w:val="1A820793"/>
    <w:rsid w:val="1A8226BB"/>
    <w:rsid w:val="1A84015E"/>
    <w:rsid w:val="1A846F04"/>
    <w:rsid w:val="1A853ACE"/>
    <w:rsid w:val="1A853B9B"/>
    <w:rsid w:val="1A85797B"/>
    <w:rsid w:val="1A864A2A"/>
    <w:rsid w:val="1A8707A2"/>
    <w:rsid w:val="1A871690"/>
    <w:rsid w:val="1A876276"/>
    <w:rsid w:val="1A87637B"/>
    <w:rsid w:val="1A8901FA"/>
    <w:rsid w:val="1A8B0292"/>
    <w:rsid w:val="1A8B2B5A"/>
    <w:rsid w:val="1A8B3B9C"/>
    <w:rsid w:val="1A8B7005"/>
    <w:rsid w:val="1A8C5DB8"/>
    <w:rsid w:val="1A8D59CC"/>
    <w:rsid w:val="1A8E2935"/>
    <w:rsid w:val="1A8E2F23"/>
    <w:rsid w:val="1A8F6C4B"/>
    <w:rsid w:val="1A8F7D8A"/>
    <w:rsid w:val="1A9058A9"/>
    <w:rsid w:val="1A910448"/>
    <w:rsid w:val="1A911621"/>
    <w:rsid w:val="1A91555D"/>
    <w:rsid w:val="1A916AFA"/>
    <w:rsid w:val="1A917F1B"/>
    <w:rsid w:val="1A92388B"/>
    <w:rsid w:val="1A950225"/>
    <w:rsid w:val="1A954C6D"/>
    <w:rsid w:val="1A955961"/>
    <w:rsid w:val="1A962506"/>
    <w:rsid w:val="1A972BAF"/>
    <w:rsid w:val="1A974E89"/>
    <w:rsid w:val="1A975E00"/>
    <w:rsid w:val="1A985035"/>
    <w:rsid w:val="1A9A04D5"/>
    <w:rsid w:val="1A9A1778"/>
    <w:rsid w:val="1A9C1395"/>
    <w:rsid w:val="1A9C3DE6"/>
    <w:rsid w:val="1A9D6771"/>
    <w:rsid w:val="1A9E5AAB"/>
    <w:rsid w:val="1A9F604F"/>
    <w:rsid w:val="1A9F70A0"/>
    <w:rsid w:val="1A9F789A"/>
    <w:rsid w:val="1AA0023F"/>
    <w:rsid w:val="1AA040A7"/>
    <w:rsid w:val="1AA061DE"/>
    <w:rsid w:val="1AA11864"/>
    <w:rsid w:val="1AA167C8"/>
    <w:rsid w:val="1AA26BEA"/>
    <w:rsid w:val="1AA310E8"/>
    <w:rsid w:val="1AA50C28"/>
    <w:rsid w:val="1AA548FA"/>
    <w:rsid w:val="1AA55710"/>
    <w:rsid w:val="1AA55FBA"/>
    <w:rsid w:val="1AA66E7A"/>
    <w:rsid w:val="1AA81F13"/>
    <w:rsid w:val="1AA83CD2"/>
    <w:rsid w:val="1AA90718"/>
    <w:rsid w:val="1AA9189B"/>
    <w:rsid w:val="1AA9696A"/>
    <w:rsid w:val="1AAA2C38"/>
    <w:rsid w:val="1AAB787A"/>
    <w:rsid w:val="1AAC0209"/>
    <w:rsid w:val="1AAC5142"/>
    <w:rsid w:val="1AAC6A9E"/>
    <w:rsid w:val="1AAD047F"/>
    <w:rsid w:val="1AAD645B"/>
    <w:rsid w:val="1AAD7842"/>
    <w:rsid w:val="1AB0041E"/>
    <w:rsid w:val="1AB07CF9"/>
    <w:rsid w:val="1AB114F3"/>
    <w:rsid w:val="1AB134A8"/>
    <w:rsid w:val="1AB23A71"/>
    <w:rsid w:val="1AB27D9B"/>
    <w:rsid w:val="1AB33345"/>
    <w:rsid w:val="1AB33C5A"/>
    <w:rsid w:val="1AB53561"/>
    <w:rsid w:val="1AB867CB"/>
    <w:rsid w:val="1AB95515"/>
    <w:rsid w:val="1AB96A63"/>
    <w:rsid w:val="1ABC604D"/>
    <w:rsid w:val="1ABD2416"/>
    <w:rsid w:val="1ABE01FA"/>
    <w:rsid w:val="1ABF1CEA"/>
    <w:rsid w:val="1ABF7F3C"/>
    <w:rsid w:val="1AC03F0D"/>
    <w:rsid w:val="1AC06059"/>
    <w:rsid w:val="1AC13CB4"/>
    <w:rsid w:val="1AC27514"/>
    <w:rsid w:val="1AC3589B"/>
    <w:rsid w:val="1AC43A45"/>
    <w:rsid w:val="1AC509DD"/>
    <w:rsid w:val="1AC51740"/>
    <w:rsid w:val="1AC55BC3"/>
    <w:rsid w:val="1AC57B40"/>
    <w:rsid w:val="1AC85B99"/>
    <w:rsid w:val="1AC86174"/>
    <w:rsid w:val="1AC87409"/>
    <w:rsid w:val="1AC92C2E"/>
    <w:rsid w:val="1AC95817"/>
    <w:rsid w:val="1AC9700C"/>
    <w:rsid w:val="1ACA44D1"/>
    <w:rsid w:val="1ACB25FE"/>
    <w:rsid w:val="1ACB4B33"/>
    <w:rsid w:val="1ACB68E1"/>
    <w:rsid w:val="1ACD299B"/>
    <w:rsid w:val="1ACE4623"/>
    <w:rsid w:val="1ACF77A1"/>
    <w:rsid w:val="1AD0039B"/>
    <w:rsid w:val="1AD00E1F"/>
    <w:rsid w:val="1AD05CA5"/>
    <w:rsid w:val="1AD064A7"/>
    <w:rsid w:val="1AD25F62"/>
    <w:rsid w:val="1AD26D37"/>
    <w:rsid w:val="1AD35795"/>
    <w:rsid w:val="1AD50618"/>
    <w:rsid w:val="1AD5150D"/>
    <w:rsid w:val="1AD66582"/>
    <w:rsid w:val="1AD67034"/>
    <w:rsid w:val="1AD675FC"/>
    <w:rsid w:val="1AD757CC"/>
    <w:rsid w:val="1AD84548"/>
    <w:rsid w:val="1ADA1431"/>
    <w:rsid w:val="1ADA5B27"/>
    <w:rsid w:val="1ADC0AEE"/>
    <w:rsid w:val="1ADD6614"/>
    <w:rsid w:val="1ADF3147"/>
    <w:rsid w:val="1AE0357D"/>
    <w:rsid w:val="1AE20506"/>
    <w:rsid w:val="1AE23C2A"/>
    <w:rsid w:val="1AE259D8"/>
    <w:rsid w:val="1AE269B8"/>
    <w:rsid w:val="1AE31E7C"/>
    <w:rsid w:val="1AE42768"/>
    <w:rsid w:val="1AE51080"/>
    <w:rsid w:val="1AE60B1F"/>
    <w:rsid w:val="1AE73C89"/>
    <w:rsid w:val="1AE7B766"/>
    <w:rsid w:val="1AEA70A4"/>
    <w:rsid w:val="1AEC0806"/>
    <w:rsid w:val="1AEC40A5"/>
    <w:rsid w:val="1AEE29AF"/>
    <w:rsid w:val="1AEE2FA0"/>
    <w:rsid w:val="1AEF52F2"/>
    <w:rsid w:val="1AF000F5"/>
    <w:rsid w:val="1AF0308B"/>
    <w:rsid w:val="1AF04599"/>
    <w:rsid w:val="1AF20311"/>
    <w:rsid w:val="1AF220BF"/>
    <w:rsid w:val="1AF403D1"/>
    <w:rsid w:val="1AF41388"/>
    <w:rsid w:val="1AF57E02"/>
    <w:rsid w:val="1AF64DD3"/>
    <w:rsid w:val="1AF65227"/>
    <w:rsid w:val="1AF67F6E"/>
    <w:rsid w:val="1AF916A0"/>
    <w:rsid w:val="1AF96796"/>
    <w:rsid w:val="1AFA5418"/>
    <w:rsid w:val="1AFA5850"/>
    <w:rsid w:val="1AFA71C6"/>
    <w:rsid w:val="1AFA7AD5"/>
    <w:rsid w:val="1AFB33D7"/>
    <w:rsid w:val="1AFB61E1"/>
    <w:rsid w:val="1AFC1190"/>
    <w:rsid w:val="1AFF4613"/>
    <w:rsid w:val="1AFF658A"/>
    <w:rsid w:val="1B025040"/>
    <w:rsid w:val="1B025C9A"/>
    <w:rsid w:val="1B041DF3"/>
    <w:rsid w:val="1B053435"/>
    <w:rsid w:val="1B065B6B"/>
    <w:rsid w:val="1B0A3100"/>
    <w:rsid w:val="1B0C0E10"/>
    <w:rsid w:val="1B0D689F"/>
    <w:rsid w:val="1B0E4768"/>
    <w:rsid w:val="1B0F2706"/>
    <w:rsid w:val="1B0F312F"/>
    <w:rsid w:val="1B0F45C8"/>
    <w:rsid w:val="1B0F7E11"/>
    <w:rsid w:val="1B100797"/>
    <w:rsid w:val="1B1008CF"/>
    <w:rsid w:val="1B1069E9"/>
    <w:rsid w:val="1B1150C9"/>
    <w:rsid w:val="1B1262BE"/>
    <w:rsid w:val="1B1741D2"/>
    <w:rsid w:val="1B195BF1"/>
    <w:rsid w:val="1B1A1A87"/>
    <w:rsid w:val="1B1C074C"/>
    <w:rsid w:val="1B1D1AC9"/>
    <w:rsid w:val="1B1E20AF"/>
    <w:rsid w:val="1B1E2C7A"/>
    <w:rsid w:val="1B1E7E85"/>
    <w:rsid w:val="1B1F599C"/>
    <w:rsid w:val="1B210BF7"/>
    <w:rsid w:val="1B213440"/>
    <w:rsid w:val="1B214753"/>
    <w:rsid w:val="1B225E96"/>
    <w:rsid w:val="1B2304CB"/>
    <w:rsid w:val="1B244243"/>
    <w:rsid w:val="1B2466F9"/>
    <w:rsid w:val="1B27027E"/>
    <w:rsid w:val="1B2A5E8B"/>
    <w:rsid w:val="1B2B737F"/>
    <w:rsid w:val="1B2C6201"/>
    <w:rsid w:val="1B2D1349"/>
    <w:rsid w:val="1B2D299D"/>
    <w:rsid w:val="1B2F0DD9"/>
    <w:rsid w:val="1B2F3C9B"/>
    <w:rsid w:val="1B2F50C2"/>
    <w:rsid w:val="1B304996"/>
    <w:rsid w:val="1B317060"/>
    <w:rsid w:val="1B321821"/>
    <w:rsid w:val="1B3258A5"/>
    <w:rsid w:val="1B332E1D"/>
    <w:rsid w:val="1B3334B6"/>
    <w:rsid w:val="1B33700D"/>
    <w:rsid w:val="1B343595"/>
    <w:rsid w:val="1B3501FE"/>
    <w:rsid w:val="1B3721C8"/>
    <w:rsid w:val="1B373B75"/>
    <w:rsid w:val="1B3753C6"/>
    <w:rsid w:val="1B377B89"/>
    <w:rsid w:val="1B381DBE"/>
    <w:rsid w:val="1B385B84"/>
    <w:rsid w:val="1B395B4D"/>
    <w:rsid w:val="1B395F40"/>
    <w:rsid w:val="1B3A1568"/>
    <w:rsid w:val="1B3C2842"/>
    <w:rsid w:val="1B3C2B84"/>
    <w:rsid w:val="1B3C3C7E"/>
    <w:rsid w:val="1B3E343B"/>
    <w:rsid w:val="1B3E3557"/>
    <w:rsid w:val="1B3E5305"/>
    <w:rsid w:val="1B3E70B3"/>
    <w:rsid w:val="1B3F107D"/>
    <w:rsid w:val="1B3F17E0"/>
    <w:rsid w:val="1B3F3F75"/>
    <w:rsid w:val="1B4218AC"/>
    <w:rsid w:val="1B4301D2"/>
    <w:rsid w:val="1B432766"/>
    <w:rsid w:val="1B43291B"/>
    <w:rsid w:val="1B446693"/>
    <w:rsid w:val="1B4466C2"/>
    <w:rsid w:val="1B455C56"/>
    <w:rsid w:val="1B4567C3"/>
    <w:rsid w:val="1B46240B"/>
    <w:rsid w:val="1B462DC0"/>
    <w:rsid w:val="1B471CD3"/>
    <w:rsid w:val="1B472E09"/>
    <w:rsid w:val="1B487FFE"/>
    <w:rsid w:val="1B49543D"/>
    <w:rsid w:val="1B495A57"/>
    <w:rsid w:val="1B495C76"/>
    <w:rsid w:val="1B4A439F"/>
    <w:rsid w:val="1B4E471C"/>
    <w:rsid w:val="1B4E553C"/>
    <w:rsid w:val="1B4F12C0"/>
    <w:rsid w:val="1B506DE6"/>
    <w:rsid w:val="1B516B5C"/>
    <w:rsid w:val="1B530684"/>
    <w:rsid w:val="1B544B28"/>
    <w:rsid w:val="1B5516F1"/>
    <w:rsid w:val="1B55264E"/>
    <w:rsid w:val="1B572248"/>
    <w:rsid w:val="1B5763C6"/>
    <w:rsid w:val="1B577881"/>
    <w:rsid w:val="1B5811BD"/>
    <w:rsid w:val="1B59213E"/>
    <w:rsid w:val="1B5C3537"/>
    <w:rsid w:val="1B5C3A99"/>
    <w:rsid w:val="1B5C4109"/>
    <w:rsid w:val="1B5C4605"/>
    <w:rsid w:val="1B5D6770"/>
    <w:rsid w:val="1B5D767D"/>
    <w:rsid w:val="1B5F1090"/>
    <w:rsid w:val="1B60191C"/>
    <w:rsid w:val="1B6034CD"/>
    <w:rsid w:val="1B6053AD"/>
    <w:rsid w:val="1B616C82"/>
    <w:rsid w:val="1B617245"/>
    <w:rsid w:val="1B624401"/>
    <w:rsid w:val="1B642891"/>
    <w:rsid w:val="1B64759E"/>
    <w:rsid w:val="1B654BC6"/>
    <w:rsid w:val="1B656D35"/>
    <w:rsid w:val="1B675AD9"/>
    <w:rsid w:val="1B677047"/>
    <w:rsid w:val="1B683D4E"/>
    <w:rsid w:val="1B696C30"/>
    <w:rsid w:val="1B697EA8"/>
    <w:rsid w:val="1B6A0495"/>
    <w:rsid w:val="1B6A1FED"/>
    <w:rsid w:val="1B6A2E74"/>
    <w:rsid w:val="1B6A6856"/>
    <w:rsid w:val="1B6A70C1"/>
    <w:rsid w:val="1B6B3C20"/>
    <w:rsid w:val="1B6B76A6"/>
    <w:rsid w:val="1B6C00C4"/>
    <w:rsid w:val="1B6C4046"/>
    <w:rsid w:val="1B6E5658"/>
    <w:rsid w:val="1B6F4B1B"/>
    <w:rsid w:val="1B714D8E"/>
    <w:rsid w:val="1B72181F"/>
    <w:rsid w:val="1B723200"/>
    <w:rsid w:val="1B7262F2"/>
    <w:rsid w:val="1B740EB3"/>
    <w:rsid w:val="1B743AEE"/>
    <w:rsid w:val="1B746998"/>
    <w:rsid w:val="1B754A9E"/>
    <w:rsid w:val="1B75684C"/>
    <w:rsid w:val="1B7625C5"/>
    <w:rsid w:val="1B763D3D"/>
    <w:rsid w:val="1B7725C5"/>
    <w:rsid w:val="1B7925D8"/>
    <w:rsid w:val="1B794807"/>
    <w:rsid w:val="1B79633D"/>
    <w:rsid w:val="1B7A4EC0"/>
    <w:rsid w:val="1B7A6CD6"/>
    <w:rsid w:val="1B7B4BF3"/>
    <w:rsid w:val="1B7C4A8C"/>
    <w:rsid w:val="1B7C4BE8"/>
    <w:rsid w:val="1B7C6C61"/>
    <w:rsid w:val="1B7D0134"/>
    <w:rsid w:val="1B7E1455"/>
    <w:rsid w:val="1B7E1BA5"/>
    <w:rsid w:val="1B7E387D"/>
    <w:rsid w:val="1B7E7A4C"/>
    <w:rsid w:val="1B7E7DF7"/>
    <w:rsid w:val="1B7F1949"/>
    <w:rsid w:val="1B7F61D1"/>
    <w:rsid w:val="1B7F799E"/>
    <w:rsid w:val="1B8207CD"/>
    <w:rsid w:val="1B84191A"/>
    <w:rsid w:val="1B854CE1"/>
    <w:rsid w:val="1B860A5A"/>
    <w:rsid w:val="1B87790C"/>
    <w:rsid w:val="1B8847D2"/>
    <w:rsid w:val="1B8A2E58"/>
    <w:rsid w:val="1B8A3B0B"/>
    <w:rsid w:val="1B8A4ECD"/>
    <w:rsid w:val="1B8B004D"/>
    <w:rsid w:val="1B8B54DB"/>
    <w:rsid w:val="1B8D02B1"/>
    <w:rsid w:val="1B8D1A7B"/>
    <w:rsid w:val="1B8E3D66"/>
    <w:rsid w:val="1B8F6164"/>
    <w:rsid w:val="1B901E10"/>
    <w:rsid w:val="1B925650"/>
    <w:rsid w:val="1B9403E7"/>
    <w:rsid w:val="1B9413C8"/>
    <w:rsid w:val="1B943177"/>
    <w:rsid w:val="1B9515F7"/>
    <w:rsid w:val="1B95759B"/>
    <w:rsid w:val="1B9635FC"/>
    <w:rsid w:val="1B965141"/>
    <w:rsid w:val="1B9659CA"/>
    <w:rsid w:val="1B966EEF"/>
    <w:rsid w:val="1B975C24"/>
    <w:rsid w:val="1B981658"/>
    <w:rsid w:val="1B9956A3"/>
    <w:rsid w:val="1B9969DF"/>
    <w:rsid w:val="1B9A13D5"/>
    <w:rsid w:val="1B9A1FB2"/>
    <w:rsid w:val="1B9C4DBB"/>
    <w:rsid w:val="1B9C5D53"/>
    <w:rsid w:val="1B9C6460"/>
    <w:rsid w:val="1B9D1FC2"/>
    <w:rsid w:val="1B9D3EF1"/>
    <w:rsid w:val="1B9D549C"/>
    <w:rsid w:val="1B9E2247"/>
    <w:rsid w:val="1B9E4DC3"/>
    <w:rsid w:val="1B9F21A8"/>
    <w:rsid w:val="1B9F38C9"/>
    <w:rsid w:val="1B9F61F4"/>
    <w:rsid w:val="1BA209CF"/>
    <w:rsid w:val="1BA23179"/>
    <w:rsid w:val="1BA3160C"/>
    <w:rsid w:val="1BA36E2C"/>
    <w:rsid w:val="1BA40A59"/>
    <w:rsid w:val="1BA42C28"/>
    <w:rsid w:val="1BA57132"/>
    <w:rsid w:val="1BA65F9B"/>
    <w:rsid w:val="1BA675CC"/>
    <w:rsid w:val="1BA70018"/>
    <w:rsid w:val="1BA744AE"/>
    <w:rsid w:val="1BA809D0"/>
    <w:rsid w:val="1BAA2094"/>
    <w:rsid w:val="1BAA7E31"/>
    <w:rsid w:val="1BAB4AC5"/>
    <w:rsid w:val="1BAD5FE6"/>
    <w:rsid w:val="1BAE0AD2"/>
    <w:rsid w:val="1BAE214B"/>
    <w:rsid w:val="1BAF61D5"/>
    <w:rsid w:val="1BB10937"/>
    <w:rsid w:val="1BB1176D"/>
    <w:rsid w:val="1BB11A9B"/>
    <w:rsid w:val="1BB127B4"/>
    <w:rsid w:val="1BB131D0"/>
    <w:rsid w:val="1BB15B76"/>
    <w:rsid w:val="1BB21605"/>
    <w:rsid w:val="1BB22964"/>
    <w:rsid w:val="1BB26962"/>
    <w:rsid w:val="1BB33353"/>
    <w:rsid w:val="1BB43819"/>
    <w:rsid w:val="1BB455C7"/>
    <w:rsid w:val="1BB55A3B"/>
    <w:rsid w:val="1BB67591"/>
    <w:rsid w:val="1BB71D22"/>
    <w:rsid w:val="1BB73F4E"/>
    <w:rsid w:val="1BB90559"/>
    <w:rsid w:val="1BB92AF2"/>
    <w:rsid w:val="1BB9498B"/>
    <w:rsid w:val="1BBB76D5"/>
    <w:rsid w:val="1BBC0F1F"/>
    <w:rsid w:val="1BBC2B7D"/>
    <w:rsid w:val="1BBC5282"/>
    <w:rsid w:val="1BC05D1A"/>
    <w:rsid w:val="1BC10AAE"/>
    <w:rsid w:val="1BC11A92"/>
    <w:rsid w:val="1BC161AD"/>
    <w:rsid w:val="1BC237E7"/>
    <w:rsid w:val="1BC24CD0"/>
    <w:rsid w:val="1BC3580A"/>
    <w:rsid w:val="1BC464D8"/>
    <w:rsid w:val="1BC645E5"/>
    <w:rsid w:val="1BC6631A"/>
    <w:rsid w:val="1BC72B5D"/>
    <w:rsid w:val="1BC752FA"/>
    <w:rsid w:val="1BC83FED"/>
    <w:rsid w:val="1BC84DB6"/>
    <w:rsid w:val="1BC92374"/>
    <w:rsid w:val="1BCB46BE"/>
    <w:rsid w:val="1BCBB5D9"/>
    <w:rsid w:val="1BCC44FD"/>
    <w:rsid w:val="1BCD455D"/>
    <w:rsid w:val="1BCE455C"/>
    <w:rsid w:val="1BCE48E3"/>
    <w:rsid w:val="1BCF0653"/>
    <w:rsid w:val="1BCF41AF"/>
    <w:rsid w:val="1BD10519"/>
    <w:rsid w:val="1BD16179"/>
    <w:rsid w:val="1BD25A4D"/>
    <w:rsid w:val="1BD335A0"/>
    <w:rsid w:val="1BD4355F"/>
    <w:rsid w:val="1BD6378F"/>
    <w:rsid w:val="1BD65D0A"/>
    <w:rsid w:val="1BD712B5"/>
    <w:rsid w:val="1BD85E2E"/>
    <w:rsid w:val="1BD97EA8"/>
    <w:rsid w:val="1BDE0896"/>
    <w:rsid w:val="1BDE23D0"/>
    <w:rsid w:val="1BDF209E"/>
    <w:rsid w:val="1BE03C75"/>
    <w:rsid w:val="1BE063BC"/>
    <w:rsid w:val="1BE24A07"/>
    <w:rsid w:val="1BE33C1A"/>
    <w:rsid w:val="1BE37C5A"/>
    <w:rsid w:val="1BE500EF"/>
    <w:rsid w:val="1BE532A6"/>
    <w:rsid w:val="1BE614F8"/>
    <w:rsid w:val="1BE67988"/>
    <w:rsid w:val="1BE7599C"/>
    <w:rsid w:val="1BE93909"/>
    <w:rsid w:val="1BEA0AC8"/>
    <w:rsid w:val="1BEA0FE8"/>
    <w:rsid w:val="1BEC4D61"/>
    <w:rsid w:val="1BEC6B0F"/>
    <w:rsid w:val="1BED0AD9"/>
    <w:rsid w:val="1BEF12F0"/>
    <w:rsid w:val="1BEF4316"/>
    <w:rsid w:val="1BF02500"/>
    <w:rsid w:val="1BF12377"/>
    <w:rsid w:val="1BF53CF2"/>
    <w:rsid w:val="1BF65BDF"/>
    <w:rsid w:val="1BF71535"/>
    <w:rsid w:val="1BF9561B"/>
    <w:rsid w:val="1BFA4C9E"/>
    <w:rsid w:val="1BFB07F5"/>
    <w:rsid w:val="1BFB2130"/>
    <w:rsid w:val="1BFD0D1C"/>
    <w:rsid w:val="1BFE4A94"/>
    <w:rsid w:val="1C00080C"/>
    <w:rsid w:val="1C00284F"/>
    <w:rsid w:val="1C005FE8"/>
    <w:rsid w:val="1C006A5E"/>
    <w:rsid w:val="1C010224"/>
    <w:rsid w:val="1C0165B9"/>
    <w:rsid w:val="1C024584"/>
    <w:rsid w:val="1C024F4D"/>
    <w:rsid w:val="1C052AC9"/>
    <w:rsid w:val="1C054074"/>
    <w:rsid w:val="1C05487D"/>
    <w:rsid w:val="1C055A19"/>
    <w:rsid w:val="1C055BEC"/>
    <w:rsid w:val="1C071B9A"/>
    <w:rsid w:val="1C077DEC"/>
    <w:rsid w:val="1C0840CA"/>
    <w:rsid w:val="1C0971AA"/>
    <w:rsid w:val="1C0A168B"/>
    <w:rsid w:val="1C0A3439"/>
    <w:rsid w:val="1C0B586D"/>
    <w:rsid w:val="1C0D294B"/>
    <w:rsid w:val="1C0D4CD7"/>
    <w:rsid w:val="1C0D5404"/>
    <w:rsid w:val="1C0E438E"/>
    <w:rsid w:val="1C1027E3"/>
    <w:rsid w:val="1C113964"/>
    <w:rsid w:val="1C113C73"/>
    <w:rsid w:val="1C121E28"/>
    <w:rsid w:val="1C122231"/>
    <w:rsid w:val="1C124C1B"/>
    <w:rsid w:val="1C142509"/>
    <w:rsid w:val="1C145CDF"/>
    <w:rsid w:val="1C1472DB"/>
    <w:rsid w:val="1C147811"/>
    <w:rsid w:val="1C1511FA"/>
    <w:rsid w:val="1C154786"/>
    <w:rsid w:val="1C1629D8"/>
    <w:rsid w:val="1C163F7C"/>
    <w:rsid w:val="1C165C77"/>
    <w:rsid w:val="1C171EE8"/>
    <w:rsid w:val="1C1757BF"/>
    <w:rsid w:val="1C175C4D"/>
    <w:rsid w:val="1C1810BC"/>
    <w:rsid w:val="1C181FDE"/>
    <w:rsid w:val="1C185B56"/>
    <w:rsid w:val="1C185DB1"/>
    <w:rsid w:val="1C187D06"/>
    <w:rsid w:val="1C19028E"/>
    <w:rsid w:val="1C194FD6"/>
    <w:rsid w:val="1C195459"/>
    <w:rsid w:val="1C1A1360"/>
    <w:rsid w:val="1C1B5646"/>
    <w:rsid w:val="1C1C15C7"/>
    <w:rsid w:val="1C1D13BE"/>
    <w:rsid w:val="1C1D4E9E"/>
    <w:rsid w:val="1C1E175C"/>
    <w:rsid w:val="1C1E6EE4"/>
    <w:rsid w:val="1C200CB3"/>
    <w:rsid w:val="1C202C5C"/>
    <w:rsid w:val="1C206CED"/>
    <w:rsid w:val="1C2205DB"/>
    <w:rsid w:val="1C226A8A"/>
    <w:rsid w:val="1C267036"/>
    <w:rsid w:val="1C277AF4"/>
    <w:rsid w:val="1C281B11"/>
    <w:rsid w:val="1C28778E"/>
    <w:rsid w:val="1C2935AE"/>
    <w:rsid w:val="1C296473"/>
    <w:rsid w:val="1C297D63"/>
    <w:rsid w:val="1C2A37BF"/>
    <w:rsid w:val="1C2A92D9"/>
    <w:rsid w:val="1C2B682E"/>
    <w:rsid w:val="1C2C78D8"/>
    <w:rsid w:val="1C2D1770"/>
    <w:rsid w:val="1C2D478C"/>
    <w:rsid w:val="1C2F4373"/>
    <w:rsid w:val="1C312DAB"/>
    <w:rsid w:val="1C314E69"/>
    <w:rsid w:val="1C3172E3"/>
    <w:rsid w:val="1C320B7B"/>
    <w:rsid w:val="1C324EB2"/>
    <w:rsid w:val="1C326E0B"/>
    <w:rsid w:val="1C353398"/>
    <w:rsid w:val="1C35495A"/>
    <w:rsid w:val="1C36003A"/>
    <w:rsid w:val="1C381737"/>
    <w:rsid w:val="1C381D54"/>
    <w:rsid w:val="1C393D1E"/>
    <w:rsid w:val="1C395ACC"/>
    <w:rsid w:val="1C3A0B98"/>
    <w:rsid w:val="1C3B0738"/>
    <w:rsid w:val="1C3B7A96"/>
    <w:rsid w:val="1C3D6BD8"/>
    <w:rsid w:val="1C3E1855"/>
    <w:rsid w:val="1C3E21C1"/>
    <w:rsid w:val="1C3E30E2"/>
    <w:rsid w:val="1C4050AC"/>
    <w:rsid w:val="1C4063D5"/>
    <w:rsid w:val="1C412716"/>
    <w:rsid w:val="1C424981"/>
    <w:rsid w:val="1C436FA7"/>
    <w:rsid w:val="1C444B9D"/>
    <w:rsid w:val="1C44694B"/>
    <w:rsid w:val="1C446B02"/>
    <w:rsid w:val="1C450915"/>
    <w:rsid w:val="1C4538B6"/>
    <w:rsid w:val="1C4661B5"/>
    <w:rsid w:val="1C4701E9"/>
    <w:rsid w:val="1C485D0F"/>
    <w:rsid w:val="1C4930CA"/>
    <w:rsid w:val="1C497DA3"/>
    <w:rsid w:val="1C4A1A6D"/>
    <w:rsid w:val="1C4A1A87"/>
    <w:rsid w:val="1C4A4D95"/>
    <w:rsid w:val="1C4B647E"/>
    <w:rsid w:val="1C4E23D9"/>
    <w:rsid w:val="1C4E3315"/>
    <w:rsid w:val="1C4E5A1B"/>
    <w:rsid w:val="1C4F3713"/>
    <w:rsid w:val="1C4F46D2"/>
    <w:rsid w:val="1C4F50A5"/>
    <w:rsid w:val="1C4F709D"/>
    <w:rsid w:val="1C50122A"/>
    <w:rsid w:val="1C53179C"/>
    <w:rsid w:val="1C5325DF"/>
    <w:rsid w:val="1C533032"/>
    <w:rsid w:val="1C5334F0"/>
    <w:rsid w:val="1C5446B4"/>
    <w:rsid w:val="1C556DAA"/>
    <w:rsid w:val="1C557E08"/>
    <w:rsid w:val="1C5648D0"/>
    <w:rsid w:val="1C57121B"/>
    <w:rsid w:val="1C5A0D28"/>
    <w:rsid w:val="1C5C41DB"/>
    <w:rsid w:val="1C5E1CD5"/>
    <w:rsid w:val="1C5E6F21"/>
    <w:rsid w:val="1C5E6FBF"/>
    <w:rsid w:val="1C5F62DB"/>
    <w:rsid w:val="1C60574F"/>
    <w:rsid w:val="1C610732"/>
    <w:rsid w:val="1C612CD2"/>
    <w:rsid w:val="1C620A9D"/>
    <w:rsid w:val="1C623275"/>
    <w:rsid w:val="1C6276D6"/>
    <w:rsid w:val="1C640D9B"/>
    <w:rsid w:val="1C646FED"/>
    <w:rsid w:val="1C64757C"/>
    <w:rsid w:val="1C6520C1"/>
    <w:rsid w:val="1C6568C1"/>
    <w:rsid w:val="1C684366"/>
    <w:rsid w:val="1C693AB6"/>
    <w:rsid w:val="1C6A01C7"/>
    <w:rsid w:val="1C6A1B60"/>
    <w:rsid w:val="1C6C40F3"/>
    <w:rsid w:val="1C6D43C6"/>
    <w:rsid w:val="1C6F0813"/>
    <w:rsid w:val="1C6F14EE"/>
    <w:rsid w:val="1C6F7111"/>
    <w:rsid w:val="1C737230"/>
    <w:rsid w:val="1C744D56"/>
    <w:rsid w:val="1C75402E"/>
    <w:rsid w:val="1C760ACE"/>
    <w:rsid w:val="1C791D88"/>
    <w:rsid w:val="1C79317F"/>
    <w:rsid w:val="1C794234"/>
    <w:rsid w:val="1C794879"/>
    <w:rsid w:val="1C7A05BE"/>
    <w:rsid w:val="1C7C139A"/>
    <w:rsid w:val="1C7D0529"/>
    <w:rsid w:val="1C804C2B"/>
    <w:rsid w:val="1C812BE2"/>
    <w:rsid w:val="1C820132"/>
    <w:rsid w:val="1C8261C6"/>
    <w:rsid w:val="1C844F99"/>
    <w:rsid w:val="1C84512D"/>
    <w:rsid w:val="1C852FC8"/>
    <w:rsid w:val="1C856F63"/>
    <w:rsid w:val="1C8627FE"/>
    <w:rsid w:val="1C8740AA"/>
    <w:rsid w:val="1C8925AF"/>
    <w:rsid w:val="1C892B58"/>
    <w:rsid w:val="1C8E7BC6"/>
    <w:rsid w:val="1C8F5140"/>
    <w:rsid w:val="1C9056E6"/>
    <w:rsid w:val="1C913B5A"/>
    <w:rsid w:val="1C9146B6"/>
    <w:rsid w:val="1C9230EB"/>
    <w:rsid w:val="1C9321A8"/>
    <w:rsid w:val="1C932D00"/>
    <w:rsid w:val="1C937910"/>
    <w:rsid w:val="1C940F54"/>
    <w:rsid w:val="1C956F3C"/>
    <w:rsid w:val="1C961820"/>
    <w:rsid w:val="1C962C71"/>
    <w:rsid w:val="1C962F1E"/>
    <w:rsid w:val="1C980059"/>
    <w:rsid w:val="1C99371A"/>
    <w:rsid w:val="1C9A47BD"/>
    <w:rsid w:val="1C9B5712"/>
    <w:rsid w:val="1C9E770D"/>
    <w:rsid w:val="1C9F1B1E"/>
    <w:rsid w:val="1C9F6277"/>
    <w:rsid w:val="1CA11AE1"/>
    <w:rsid w:val="1CA4223F"/>
    <w:rsid w:val="1CA4388D"/>
    <w:rsid w:val="1CA4563B"/>
    <w:rsid w:val="1CA54319"/>
    <w:rsid w:val="1CA60875"/>
    <w:rsid w:val="1CA7455B"/>
    <w:rsid w:val="1CA7512B"/>
    <w:rsid w:val="1CA9050E"/>
    <w:rsid w:val="1CA92C52"/>
    <w:rsid w:val="1CAA0778"/>
    <w:rsid w:val="1CAA395F"/>
    <w:rsid w:val="1CAB2EFF"/>
    <w:rsid w:val="1CAB56DB"/>
    <w:rsid w:val="1CAC467E"/>
    <w:rsid w:val="1CAC65BB"/>
    <w:rsid w:val="1CAC7B1B"/>
    <w:rsid w:val="1CAD0987"/>
    <w:rsid w:val="1CAF1B22"/>
    <w:rsid w:val="1CB1238A"/>
    <w:rsid w:val="1CB17D58"/>
    <w:rsid w:val="1CB20A69"/>
    <w:rsid w:val="1CB422C1"/>
    <w:rsid w:val="1CB502B2"/>
    <w:rsid w:val="1CB533A4"/>
    <w:rsid w:val="1CB55254"/>
    <w:rsid w:val="1CB60F46"/>
    <w:rsid w:val="1CB710F3"/>
    <w:rsid w:val="1CB85265"/>
    <w:rsid w:val="1CB92BD4"/>
    <w:rsid w:val="1CBA09BB"/>
    <w:rsid w:val="1CBA1FED"/>
    <w:rsid w:val="1CBA2380"/>
    <w:rsid w:val="1CBA38DB"/>
    <w:rsid w:val="1CBA45E7"/>
    <w:rsid w:val="1CBA61B2"/>
    <w:rsid w:val="1CBB2985"/>
    <w:rsid w:val="1CBC0BD7"/>
    <w:rsid w:val="1CBC409C"/>
    <w:rsid w:val="1CBD0347"/>
    <w:rsid w:val="1CBD494F"/>
    <w:rsid w:val="1CBE5E7C"/>
    <w:rsid w:val="1CBE5E96"/>
    <w:rsid w:val="1CBF2475"/>
    <w:rsid w:val="1CC17F9B"/>
    <w:rsid w:val="1CC237E7"/>
    <w:rsid w:val="1CC25AC1"/>
    <w:rsid w:val="1CC37060"/>
    <w:rsid w:val="1CC968E1"/>
    <w:rsid w:val="1CCB2BC8"/>
    <w:rsid w:val="1CCC713F"/>
    <w:rsid w:val="1CCE26B8"/>
    <w:rsid w:val="1CCF7E2A"/>
    <w:rsid w:val="1CD03982"/>
    <w:rsid w:val="1CD05E80"/>
    <w:rsid w:val="1CD271F1"/>
    <w:rsid w:val="1CD53A47"/>
    <w:rsid w:val="1CD580B9"/>
    <w:rsid w:val="1CD6156D"/>
    <w:rsid w:val="1CD8673C"/>
    <w:rsid w:val="1CDA29EB"/>
    <w:rsid w:val="1CDA72AF"/>
    <w:rsid w:val="1CDB6B83"/>
    <w:rsid w:val="1CDD7943"/>
    <w:rsid w:val="1CDE5920"/>
    <w:rsid w:val="1CDF1E9E"/>
    <w:rsid w:val="1CDF48C5"/>
    <w:rsid w:val="1CDF60DC"/>
    <w:rsid w:val="1CE0033F"/>
    <w:rsid w:val="1CE04199"/>
    <w:rsid w:val="1CE10C69"/>
    <w:rsid w:val="1CE27F12"/>
    <w:rsid w:val="1CE30A11"/>
    <w:rsid w:val="1CE343B6"/>
    <w:rsid w:val="1CE43C8A"/>
    <w:rsid w:val="1CE5106C"/>
    <w:rsid w:val="1CE57EBD"/>
    <w:rsid w:val="1CE75528"/>
    <w:rsid w:val="1CE76161"/>
    <w:rsid w:val="1CE8188B"/>
    <w:rsid w:val="1CE974F2"/>
    <w:rsid w:val="1CEC2252"/>
    <w:rsid w:val="1CED0430"/>
    <w:rsid w:val="1CED7366"/>
    <w:rsid w:val="1CF245F9"/>
    <w:rsid w:val="1CF2575B"/>
    <w:rsid w:val="1CF35935"/>
    <w:rsid w:val="1CF42E6E"/>
    <w:rsid w:val="1CF57C45"/>
    <w:rsid w:val="1CF60F85"/>
    <w:rsid w:val="1CF642B6"/>
    <w:rsid w:val="1CF811C6"/>
    <w:rsid w:val="1CF84AA2"/>
    <w:rsid w:val="1CF87735"/>
    <w:rsid w:val="1CF908BC"/>
    <w:rsid w:val="1CFA40C7"/>
    <w:rsid w:val="1CFB206B"/>
    <w:rsid w:val="1CFD4D4B"/>
    <w:rsid w:val="1CFE46C0"/>
    <w:rsid w:val="1CFF0AC4"/>
    <w:rsid w:val="1CFF6D16"/>
    <w:rsid w:val="1D002C52"/>
    <w:rsid w:val="1D006812"/>
    <w:rsid w:val="1D023874"/>
    <w:rsid w:val="1D025E8C"/>
    <w:rsid w:val="1D027EDA"/>
    <w:rsid w:val="1D0460DA"/>
    <w:rsid w:val="1D046DDF"/>
    <w:rsid w:val="1D07477B"/>
    <w:rsid w:val="1D0767E1"/>
    <w:rsid w:val="1D077978"/>
    <w:rsid w:val="1D0B7468"/>
    <w:rsid w:val="1D0C4F8F"/>
    <w:rsid w:val="1D0C7AF3"/>
    <w:rsid w:val="1D0D6489"/>
    <w:rsid w:val="1D0E24C1"/>
    <w:rsid w:val="1D0E51AB"/>
    <w:rsid w:val="1D0E6F59"/>
    <w:rsid w:val="1D0E7385"/>
    <w:rsid w:val="1D0E7C24"/>
    <w:rsid w:val="1D0F113A"/>
    <w:rsid w:val="1D0F25CB"/>
    <w:rsid w:val="1D1018A5"/>
    <w:rsid w:val="1D105855"/>
    <w:rsid w:val="1D115D5D"/>
    <w:rsid w:val="1D116858"/>
    <w:rsid w:val="1D1337DE"/>
    <w:rsid w:val="1D14242D"/>
    <w:rsid w:val="1D176EDD"/>
    <w:rsid w:val="1D183012"/>
    <w:rsid w:val="1D183933"/>
    <w:rsid w:val="1D1861C0"/>
    <w:rsid w:val="1D191E69"/>
    <w:rsid w:val="1D1A76AB"/>
    <w:rsid w:val="1D1B6FAF"/>
    <w:rsid w:val="1D1D5B38"/>
    <w:rsid w:val="1D1D719C"/>
    <w:rsid w:val="1D1E1C0D"/>
    <w:rsid w:val="1D1F4CC2"/>
    <w:rsid w:val="1D1F54E7"/>
    <w:rsid w:val="1D1F5F3C"/>
    <w:rsid w:val="1D201CA5"/>
    <w:rsid w:val="1D212DE8"/>
    <w:rsid w:val="1D222FAD"/>
    <w:rsid w:val="1D22657F"/>
    <w:rsid w:val="1D2265F1"/>
    <w:rsid w:val="1D233A98"/>
    <w:rsid w:val="1D2366B9"/>
    <w:rsid w:val="1D247B35"/>
    <w:rsid w:val="1D264890"/>
    <w:rsid w:val="1D269516"/>
    <w:rsid w:val="1D2827E5"/>
    <w:rsid w:val="1D286198"/>
    <w:rsid w:val="1D28626C"/>
    <w:rsid w:val="1D291954"/>
    <w:rsid w:val="1D295B40"/>
    <w:rsid w:val="1D2B2172"/>
    <w:rsid w:val="1D2B3CD5"/>
    <w:rsid w:val="1D2B4636"/>
    <w:rsid w:val="1D2E5C94"/>
    <w:rsid w:val="1D2F0457"/>
    <w:rsid w:val="1D2F5D1F"/>
    <w:rsid w:val="1D2F7848"/>
    <w:rsid w:val="1D3058D7"/>
    <w:rsid w:val="1D31138C"/>
    <w:rsid w:val="1D314D54"/>
    <w:rsid w:val="1D320605"/>
    <w:rsid w:val="1D323B26"/>
    <w:rsid w:val="1D331054"/>
    <w:rsid w:val="1D331687"/>
    <w:rsid w:val="1D332E3F"/>
    <w:rsid w:val="1D333745"/>
    <w:rsid w:val="1D343623"/>
    <w:rsid w:val="1D343CBE"/>
    <w:rsid w:val="1D352737"/>
    <w:rsid w:val="1D373BCD"/>
    <w:rsid w:val="1D37435A"/>
    <w:rsid w:val="1D381C3B"/>
    <w:rsid w:val="1D384C87"/>
    <w:rsid w:val="1D385D84"/>
    <w:rsid w:val="1D3A5BEE"/>
    <w:rsid w:val="1D3A5FA0"/>
    <w:rsid w:val="1D3C0B3A"/>
    <w:rsid w:val="1D3C3AC6"/>
    <w:rsid w:val="1D3C7658"/>
    <w:rsid w:val="1D3D5511"/>
    <w:rsid w:val="1D3F1AA6"/>
    <w:rsid w:val="1D3F5364"/>
    <w:rsid w:val="1D3F556D"/>
    <w:rsid w:val="1D4110DC"/>
    <w:rsid w:val="1D420FA1"/>
    <w:rsid w:val="1D4256BF"/>
    <w:rsid w:val="1D4330A6"/>
    <w:rsid w:val="1D436C02"/>
    <w:rsid w:val="1D440BCC"/>
    <w:rsid w:val="1D452602"/>
    <w:rsid w:val="1D4604A0"/>
    <w:rsid w:val="1D46068D"/>
    <w:rsid w:val="1D461FC5"/>
    <w:rsid w:val="1D470009"/>
    <w:rsid w:val="1D4846EA"/>
    <w:rsid w:val="1D4A4435"/>
    <w:rsid w:val="1D4C1F66"/>
    <w:rsid w:val="1D4D5CD3"/>
    <w:rsid w:val="1D4E26D4"/>
    <w:rsid w:val="1D4E43A9"/>
    <w:rsid w:val="1D4F1A4B"/>
    <w:rsid w:val="1D4F2B38"/>
    <w:rsid w:val="1D51073B"/>
    <w:rsid w:val="1D512907"/>
    <w:rsid w:val="1D516D1D"/>
    <w:rsid w:val="1D517704"/>
    <w:rsid w:val="1D521E40"/>
    <w:rsid w:val="1D531CE5"/>
    <w:rsid w:val="1D546BC6"/>
    <w:rsid w:val="1D552DD9"/>
    <w:rsid w:val="1D554B87"/>
    <w:rsid w:val="1D570A82"/>
    <w:rsid w:val="1D57184E"/>
    <w:rsid w:val="1D573CAC"/>
    <w:rsid w:val="1D5801D4"/>
    <w:rsid w:val="1D581379"/>
    <w:rsid w:val="1D582A2E"/>
    <w:rsid w:val="1D5848EB"/>
    <w:rsid w:val="1D594D2B"/>
    <w:rsid w:val="1D5A03F0"/>
    <w:rsid w:val="1D5A58C8"/>
    <w:rsid w:val="1D5B1D58"/>
    <w:rsid w:val="1D5B3221"/>
    <w:rsid w:val="1D5B3CC4"/>
    <w:rsid w:val="1D5D52F9"/>
    <w:rsid w:val="1D5E5D10"/>
    <w:rsid w:val="1D5F2A0D"/>
    <w:rsid w:val="1D5F34F5"/>
    <w:rsid w:val="1D5F66C9"/>
    <w:rsid w:val="1D603275"/>
    <w:rsid w:val="1D6108BD"/>
    <w:rsid w:val="1D6125E3"/>
    <w:rsid w:val="1D61352C"/>
    <w:rsid w:val="1D636728"/>
    <w:rsid w:val="1D646B79"/>
    <w:rsid w:val="1D6612BD"/>
    <w:rsid w:val="1D6628F1"/>
    <w:rsid w:val="1D677766"/>
    <w:rsid w:val="1D68104A"/>
    <w:rsid w:val="1D6924B6"/>
    <w:rsid w:val="1D6B6247"/>
    <w:rsid w:val="1D6C4848"/>
    <w:rsid w:val="1D6D0123"/>
    <w:rsid w:val="1D6D125D"/>
    <w:rsid w:val="1D6F6D09"/>
    <w:rsid w:val="1D70551D"/>
    <w:rsid w:val="1D710B79"/>
    <w:rsid w:val="1D7141FA"/>
    <w:rsid w:val="1D743260"/>
    <w:rsid w:val="1D76522A"/>
    <w:rsid w:val="1D7768AC"/>
    <w:rsid w:val="1D790876"/>
    <w:rsid w:val="1D792624"/>
    <w:rsid w:val="1D7967F8"/>
    <w:rsid w:val="1D796AC8"/>
    <w:rsid w:val="1D7A1FED"/>
    <w:rsid w:val="1D7AD30B"/>
    <w:rsid w:val="1D7B0F3F"/>
    <w:rsid w:val="1D7B2840"/>
    <w:rsid w:val="1D7C2114"/>
    <w:rsid w:val="1D7C7F20"/>
    <w:rsid w:val="1D7F39B2"/>
    <w:rsid w:val="1D80285F"/>
    <w:rsid w:val="1D8063C1"/>
    <w:rsid w:val="1D807CC2"/>
    <w:rsid w:val="1D8334A3"/>
    <w:rsid w:val="1D85546D"/>
    <w:rsid w:val="1D8602F7"/>
    <w:rsid w:val="1D866F8D"/>
    <w:rsid w:val="1D870836"/>
    <w:rsid w:val="1D880AB9"/>
    <w:rsid w:val="1D8A64E2"/>
    <w:rsid w:val="1D8B6387"/>
    <w:rsid w:val="1D8C159E"/>
    <w:rsid w:val="1D8E4B81"/>
    <w:rsid w:val="1D8F1806"/>
    <w:rsid w:val="1D911B48"/>
    <w:rsid w:val="1D915DB7"/>
    <w:rsid w:val="1D91668D"/>
    <w:rsid w:val="1D930998"/>
    <w:rsid w:val="1D932EBD"/>
    <w:rsid w:val="1D951428"/>
    <w:rsid w:val="1D9653E7"/>
    <w:rsid w:val="1D974323"/>
    <w:rsid w:val="1D9751A0"/>
    <w:rsid w:val="1D985FE6"/>
    <w:rsid w:val="1D99139C"/>
    <w:rsid w:val="1D9A5D6B"/>
    <w:rsid w:val="1D9C4564"/>
    <w:rsid w:val="1DA13929"/>
    <w:rsid w:val="1DA1396F"/>
    <w:rsid w:val="1DA16EE9"/>
    <w:rsid w:val="1DA376A1"/>
    <w:rsid w:val="1DA5273B"/>
    <w:rsid w:val="1DA530EA"/>
    <w:rsid w:val="1DA536A7"/>
    <w:rsid w:val="1DA54FDF"/>
    <w:rsid w:val="1DA6376A"/>
    <w:rsid w:val="1DA638CC"/>
    <w:rsid w:val="1DA64D4B"/>
    <w:rsid w:val="1DA67191"/>
    <w:rsid w:val="1DA816AA"/>
    <w:rsid w:val="1DA8409E"/>
    <w:rsid w:val="1DA90420"/>
    <w:rsid w:val="1DA91A6B"/>
    <w:rsid w:val="1DAA6C81"/>
    <w:rsid w:val="1DAE5A1F"/>
    <w:rsid w:val="1DAE5D68"/>
    <w:rsid w:val="1DB01DBE"/>
    <w:rsid w:val="1DB06D6D"/>
    <w:rsid w:val="1DB33386"/>
    <w:rsid w:val="1DB33851"/>
    <w:rsid w:val="1DB45D52"/>
    <w:rsid w:val="1DB55009"/>
    <w:rsid w:val="1DB63878"/>
    <w:rsid w:val="1DB92B30"/>
    <w:rsid w:val="1DB96EC4"/>
    <w:rsid w:val="1DBB06A6"/>
    <w:rsid w:val="1DBB0E8E"/>
    <w:rsid w:val="1DBB23E5"/>
    <w:rsid w:val="1DBB3E80"/>
    <w:rsid w:val="1DBC650F"/>
    <w:rsid w:val="1DBC7A5C"/>
    <w:rsid w:val="1DBE2801"/>
    <w:rsid w:val="1DBE7156"/>
    <w:rsid w:val="1DBE78CF"/>
    <w:rsid w:val="1DC00253"/>
    <w:rsid w:val="1DC046F7"/>
    <w:rsid w:val="1DC15D79"/>
    <w:rsid w:val="1DC23873"/>
    <w:rsid w:val="1DC27CF2"/>
    <w:rsid w:val="1DC56A01"/>
    <w:rsid w:val="1DC60290"/>
    <w:rsid w:val="1DC615E1"/>
    <w:rsid w:val="1DC67833"/>
    <w:rsid w:val="1DC75CA7"/>
    <w:rsid w:val="1DC835AB"/>
    <w:rsid w:val="1DCA7323"/>
    <w:rsid w:val="1DCB4E4A"/>
    <w:rsid w:val="1DCB58C6"/>
    <w:rsid w:val="1DCC08C1"/>
    <w:rsid w:val="1DCC29ED"/>
    <w:rsid w:val="1DCC40D4"/>
    <w:rsid w:val="1DCD0556"/>
    <w:rsid w:val="1DCD0BC2"/>
    <w:rsid w:val="1DCD2970"/>
    <w:rsid w:val="1DCD4831"/>
    <w:rsid w:val="1DCD5746"/>
    <w:rsid w:val="1DCF5394"/>
    <w:rsid w:val="1DD1568E"/>
    <w:rsid w:val="1DD40989"/>
    <w:rsid w:val="1DD62FE2"/>
    <w:rsid w:val="1DD67A76"/>
    <w:rsid w:val="1DD737EE"/>
    <w:rsid w:val="1DDC7057"/>
    <w:rsid w:val="1DDC7E51"/>
    <w:rsid w:val="1DDE33CE"/>
    <w:rsid w:val="1DDE4B7D"/>
    <w:rsid w:val="1DE008F5"/>
    <w:rsid w:val="1DE06B47"/>
    <w:rsid w:val="1DE110E8"/>
    <w:rsid w:val="1DE12E29"/>
    <w:rsid w:val="1DE228BA"/>
    <w:rsid w:val="1DE22D1D"/>
    <w:rsid w:val="1DE43EF5"/>
    <w:rsid w:val="1DE47C73"/>
    <w:rsid w:val="1DE5415D"/>
    <w:rsid w:val="1DE62329"/>
    <w:rsid w:val="1DE6442B"/>
    <w:rsid w:val="1DE66E3C"/>
    <w:rsid w:val="1DE71506"/>
    <w:rsid w:val="1DE80230"/>
    <w:rsid w:val="1DE877AA"/>
    <w:rsid w:val="1DE966A0"/>
    <w:rsid w:val="1DE9687A"/>
    <w:rsid w:val="1DEA21B2"/>
    <w:rsid w:val="1DEB1048"/>
    <w:rsid w:val="1DEB7D5E"/>
    <w:rsid w:val="1DEC0C57"/>
    <w:rsid w:val="1DEC1334"/>
    <w:rsid w:val="1DEC2A0B"/>
    <w:rsid w:val="1DEC5639"/>
    <w:rsid w:val="1DED413E"/>
    <w:rsid w:val="1DEF28E6"/>
    <w:rsid w:val="1DF013AA"/>
    <w:rsid w:val="1DF03CEC"/>
    <w:rsid w:val="1DF12B02"/>
    <w:rsid w:val="1DF2037A"/>
    <w:rsid w:val="1DF24184"/>
    <w:rsid w:val="1DF27FB0"/>
    <w:rsid w:val="1DF31440"/>
    <w:rsid w:val="1DF3397A"/>
    <w:rsid w:val="1DF443A0"/>
    <w:rsid w:val="1DF47EFC"/>
    <w:rsid w:val="1DF605D5"/>
    <w:rsid w:val="1DF61CA9"/>
    <w:rsid w:val="1DF779ED"/>
    <w:rsid w:val="1DF8F5B8"/>
    <w:rsid w:val="1DF90A9A"/>
    <w:rsid w:val="1DFB18C0"/>
    <w:rsid w:val="1DFC307B"/>
    <w:rsid w:val="1DFC7D5E"/>
    <w:rsid w:val="1DFD14A7"/>
    <w:rsid w:val="1DFD1CC2"/>
    <w:rsid w:val="1DFE7136"/>
    <w:rsid w:val="1DFE7AA5"/>
    <w:rsid w:val="1DFF7AA1"/>
    <w:rsid w:val="1E00770A"/>
    <w:rsid w:val="1E012619"/>
    <w:rsid w:val="1E013FFC"/>
    <w:rsid w:val="1E061892"/>
    <w:rsid w:val="1E064491"/>
    <w:rsid w:val="1E067C30"/>
    <w:rsid w:val="1E072487"/>
    <w:rsid w:val="1E0740D4"/>
    <w:rsid w:val="1E0805E2"/>
    <w:rsid w:val="1E081BFA"/>
    <w:rsid w:val="1E087A82"/>
    <w:rsid w:val="1E087E4C"/>
    <w:rsid w:val="1E09398A"/>
    <w:rsid w:val="1E095F86"/>
    <w:rsid w:val="1E09683D"/>
    <w:rsid w:val="1E0B7BD5"/>
    <w:rsid w:val="1E0C16EA"/>
    <w:rsid w:val="1E0D17BB"/>
    <w:rsid w:val="1E0D4DDC"/>
    <w:rsid w:val="1E0E335F"/>
    <w:rsid w:val="1E0E6048"/>
    <w:rsid w:val="1E0F11DA"/>
    <w:rsid w:val="1E0F27CC"/>
    <w:rsid w:val="1E0F4D36"/>
    <w:rsid w:val="1E0F6CF5"/>
    <w:rsid w:val="1E122A78"/>
    <w:rsid w:val="1E130E25"/>
    <w:rsid w:val="1E1510EB"/>
    <w:rsid w:val="1E171E3D"/>
    <w:rsid w:val="1E17708B"/>
    <w:rsid w:val="1E19315B"/>
    <w:rsid w:val="1E19361E"/>
    <w:rsid w:val="1E193E07"/>
    <w:rsid w:val="1E197851"/>
    <w:rsid w:val="1E197963"/>
    <w:rsid w:val="1E1A665B"/>
    <w:rsid w:val="1E1B0C53"/>
    <w:rsid w:val="1E1B36DB"/>
    <w:rsid w:val="1E1C7453"/>
    <w:rsid w:val="1E1C7FC6"/>
    <w:rsid w:val="1E1E37D8"/>
    <w:rsid w:val="1E1F004F"/>
    <w:rsid w:val="1E2003A5"/>
    <w:rsid w:val="1E22101E"/>
    <w:rsid w:val="1E225236"/>
    <w:rsid w:val="1E22527A"/>
    <w:rsid w:val="1E234C86"/>
    <w:rsid w:val="1E240328"/>
    <w:rsid w:val="1E24178C"/>
    <w:rsid w:val="1E245260"/>
    <w:rsid w:val="1E2467D6"/>
    <w:rsid w:val="1E2527AC"/>
    <w:rsid w:val="1E25455A"/>
    <w:rsid w:val="1E260302"/>
    <w:rsid w:val="1E262913"/>
    <w:rsid w:val="1E264B94"/>
    <w:rsid w:val="1E2732B9"/>
    <w:rsid w:val="1E2750A7"/>
    <w:rsid w:val="1E281116"/>
    <w:rsid w:val="1E283E2C"/>
    <w:rsid w:val="1E2976B8"/>
    <w:rsid w:val="1E2C1CE6"/>
    <w:rsid w:val="1E2D4F34"/>
    <w:rsid w:val="1E2D4FCE"/>
    <w:rsid w:val="1E2E46BF"/>
    <w:rsid w:val="1E2E4905"/>
    <w:rsid w:val="1E2F0EEB"/>
    <w:rsid w:val="1E3029BC"/>
    <w:rsid w:val="1E30585B"/>
    <w:rsid w:val="1E31254B"/>
    <w:rsid w:val="1E313FB3"/>
    <w:rsid w:val="1E315B62"/>
    <w:rsid w:val="1E3173A3"/>
    <w:rsid w:val="1E320A25"/>
    <w:rsid w:val="1E3414A4"/>
    <w:rsid w:val="1E354200"/>
    <w:rsid w:val="1E366767"/>
    <w:rsid w:val="1E393301"/>
    <w:rsid w:val="1E3B0A11"/>
    <w:rsid w:val="1E3B1FCF"/>
    <w:rsid w:val="1E3C5E95"/>
    <w:rsid w:val="1E3D18A3"/>
    <w:rsid w:val="1E3DD9F7"/>
    <w:rsid w:val="1E3E00F6"/>
    <w:rsid w:val="1E3E0ACA"/>
    <w:rsid w:val="1E3E386E"/>
    <w:rsid w:val="1E3E4131"/>
    <w:rsid w:val="1E4075E6"/>
    <w:rsid w:val="1E413AA8"/>
    <w:rsid w:val="1E42335E"/>
    <w:rsid w:val="1E4264C9"/>
    <w:rsid w:val="1E4330E0"/>
    <w:rsid w:val="1E443547"/>
    <w:rsid w:val="1E4470D6"/>
    <w:rsid w:val="1E447858"/>
    <w:rsid w:val="1E4502D9"/>
    <w:rsid w:val="1E4569AA"/>
    <w:rsid w:val="1E465E6E"/>
    <w:rsid w:val="1E4660A5"/>
    <w:rsid w:val="1E4814D7"/>
    <w:rsid w:val="1E490EAA"/>
    <w:rsid w:val="1E49576C"/>
    <w:rsid w:val="1E4A0464"/>
    <w:rsid w:val="1E4A0662"/>
    <w:rsid w:val="1E4A2212"/>
    <w:rsid w:val="1E4D5C8C"/>
    <w:rsid w:val="1E4E33A2"/>
    <w:rsid w:val="1E4F0DB2"/>
    <w:rsid w:val="1E4F1DB0"/>
    <w:rsid w:val="1E4F5CDA"/>
    <w:rsid w:val="1E516096"/>
    <w:rsid w:val="1E517D26"/>
    <w:rsid w:val="1E525B47"/>
    <w:rsid w:val="1E53010E"/>
    <w:rsid w:val="1E533850"/>
    <w:rsid w:val="1E54309B"/>
    <w:rsid w:val="1E560E14"/>
    <w:rsid w:val="1E5651A9"/>
    <w:rsid w:val="1E57391B"/>
    <w:rsid w:val="1E587550"/>
    <w:rsid w:val="1E592455"/>
    <w:rsid w:val="1E594203"/>
    <w:rsid w:val="1E5A60AF"/>
    <w:rsid w:val="1E5B61CE"/>
    <w:rsid w:val="1E5C26AC"/>
    <w:rsid w:val="1E5C5320"/>
    <w:rsid w:val="1E5D0198"/>
    <w:rsid w:val="1E5D7194"/>
    <w:rsid w:val="1E5E5AD6"/>
    <w:rsid w:val="1E5E7A6C"/>
    <w:rsid w:val="1E601726"/>
    <w:rsid w:val="1E601F3D"/>
    <w:rsid w:val="1E62123C"/>
    <w:rsid w:val="1E62130A"/>
    <w:rsid w:val="1E6257AE"/>
    <w:rsid w:val="1E62755C"/>
    <w:rsid w:val="1E636E30"/>
    <w:rsid w:val="1E65704C"/>
    <w:rsid w:val="1E657B03"/>
    <w:rsid w:val="1E6660F5"/>
    <w:rsid w:val="1E696B3C"/>
    <w:rsid w:val="1E6C03DB"/>
    <w:rsid w:val="1E6C0DE2"/>
    <w:rsid w:val="1E6C3F37"/>
    <w:rsid w:val="1E6D7CAF"/>
    <w:rsid w:val="1E7015B8"/>
    <w:rsid w:val="1E702D77"/>
    <w:rsid w:val="1E7159F1"/>
    <w:rsid w:val="1E7216D0"/>
    <w:rsid w:val="1E7224AA"/>
    <w:rsid w:val="1E72742C"/>
    <w:rsid w:val="1E7410D8"/>
    <w:rsid w:val="1E74648C"/>
    <w:rsid w:val="1E7646A6"/>
    <w:rsid w:val="1E786D7F"/>
    <w:rsid w:val="1E794300"/>
    <w:rsid w:val="1E7B208C"/>
    <w:rsid w:val="1E7C0AB4"/>
    <w:rsid w:val="1E7D045B"/>
    <w:rsid w:val="1E7E0E4F"/>
    <w:rsid w:val="1E7E1EBC"/>
    <w:rsid w:val="1E7E7A06"/>
    <w:rsid w:val="1E801551"/>
    <w:rsid w:val="1E806552"/>
    <w:rsid w:val="1E81092A"/>
    <w:rsid w:val="1E810BE4"/>
    <w:rsid w:val="1E811528"/>
    <w:rsid w:val="1E8120A5"/>
    <w:rsid w:val="1E8219AC"/>
    <w:rsid w:val="1E823FFF"/>
    <w:rsid w:val="1E831280"/>
    <w:rsid w:val="1E8361CF"/>
    <w:rsid w:val="1E845724"/>
    <w:rsid w:val="1E85149C"/>
    <w:rsid w:val="1E85500F"/>
    <w:rsid w:val="1E890CF3"/>
    <w:rsid w:val="1E8A260F"/>
    <w:rsid w:val="1E8A6AB3"/>
    <w:rsid w:val="1E8B6B43"/>
    <w:rsid w:val="1E8C45D9"/>
    <w:rsid w:val="1E8D5250"/>
    <w:rsid w:val="1E8D5D2F"/>
    <w:rsid w:val="1E8E590C"/>
    <w:rsid w:val="1E8E65A3"/>
    <w:rsid w:val="1E8F0138"/>
    <w:rsid w:val="1E8F0742"/>
    <w:rsid w:val="1E927FE6"/>
    <w:rsid w:val="1E932954"/>
    <w:rsid w:val="1E9405F8"/>
    <w:rsid w:val="1E94224E"/>
    <w:rsid w:val="1E942B25"/>
    <w:rsid w:val="1E9438E1"/>
    <w:rsid w:val="1E943CF7"/>
    <w:rsid w:val="1E943F02"/>
    <w:rsid w:val="1E944821"/>
    <w:rsid w:val="1E9458F8"/>
    <w:rsid w:val="1E9611BA"/>
    <w:rsid w:val="1E963CC1"/>
    <w:rsid w:val="1E96414A"/>
    <w:rsid w:val="1E9811D0"/>
    <w:rsid w:val="1E9A1CA8"/>
    <w:rsid w:val="1E9A1EBF"/>
    <w:rsid w:val="1E9B0D14"/>
    <w:rsid w:val="1E9B481C"/>
    <w:rsid w:val="1E9D0594"/>
    <w:rsid w:val="1EA14212"/>
    <w:rsid w:val="1EA27958"/>
    <w:rsid w:val="1EA31703"/>
    <w:rsid w:val="1EA43F75"/>
    <w:rsid w:val="1EA45087"/>
    <w:rsid w:val="1EA46A46"/>
    <w:rsid w:val="1EA57449"/>
    <w:rsid w:val="1EA628CB"/>
    <w:rsid w:val="1EA638ED"/>
    <w:rsid w:val="1EA63EAA"/>
    <w:rsid w:val="1EA71413"/>
    <w:rsid w:val="1EA9518B"/>
    <w:rsid w:val="1EAA4A5F"/>
    <w:rsid w:val="1EAB0F03"/>
    <w:rsid w:val="1EAB2D6C"/>
    <w:rsid w:val="1EAC558C"/>
    <w:rsid w:val="1EAD05C8"/>
    <w:rsid w:val="1EAE37BD"/>
    <w:rsid w:val="1EAE454F"/>
    <w:rsid w:val="1EAE7F57"/>
    <w:rsid w:val="1EAF15AC"/>
    <w:rsid w:val="1EB12D29"/>
    <w:rsid w:val="1EB15DEE"/>
    <w:rsid w:val="1EB20520"/>
    <w:rsid w:val="1EB45661"/>
    <w:rsid w:val="1EB4596C"/>
    <w:rsid w:val="1EB63404"/>
    <w:rsid w:val="1EB70E1C"/>
    <w:rsid w:val="1EB8336F"/>
    <w:rsid w:val="1EBA1146"/>
    <w:rsid w:val="1EBA64FA"/>
    <w:rsid w:val="1EBA7398"/>
    <w:rsid w:val="1EBD25E2"/>
    <w:rsid w:val="1EBF56B3"/>
    <w:rsid w:val="1EBF675C"/>
    <w:rsid w:val="1EC03379"/>
    <w:rsid w:val="1EC065BB"/>
    <w:rsid w:val="1EC20C44"/>
    <w:rsid w:val="1EC22395"/>
    <w:rsid w:val="1EC3342A"/>
    <w:rsid w:val="1EC36134"/>
    <w:rsid w:val="1EC41FC5"/>
    <w:rsid w:val="1EC65D3D"/>
    <w:rsid w:val="1EC80AFE"/>
    <w:rsid w:val="1EC93137"/>
    <w:rsid w:val="1ECA7DDF"/>
    <w:rsid w:val="1ECB3DB9"/>
    <w:rsid w:val="1ECB4223"/>
    <w:rsid w:val="1ECD3783"/>
    <w:rsid w:val="1ECE428D"/>
    <w:rsid w:val="1ECF44C6"/>
    <w:rsid w:val="1ED0741C"/>
    <w:rsid w:val="1ED32208"/>
    <w:rsid w:val="1ED3231B"/>
    <w:rsid w:val="1ED410F5"/>
    <w:rsid w:val="1ED41ADC"/>
    <w:rsid w:val="1ED42096"/>
    <w:rsid w:val="1ED4766B"/>
    <w:rsid w:val="1ED51510"/>
    <w:rsid w:val="1ED52485"/>
    <w:rsid w:val="1ED57918"/>
    <w:rsid w:val="1ED57D2E"/>
    <w:rsid w:val="1ED633A4"/>
    <w:rsid w:val="1ED72960"/>
    <w:rsid w:val="1ED72BCA"/>
    <w:rsid w:val="1ED74697"/>
    <w:rsid w:val="1ED805F3"/>
    <w:rsid w:val="1ED815CC"/>
    <w:rsid w:val="1ED82550"/>
    <w:rsid w:val="1ED85A70"/>
    <w:rsid w:val="1ED87D16"/>
    <w:rsid w:val="1EDA3596"/>
    <w:rsid w:val="1EDA3AD3"/>
    <w:rsid w:val="1EDB07A1"/>
    <w:rsid w:val="1EDB10BC"/>
    <w:rsid w:val="1EDB3BDE"/>
    <w:rsid w:val="1EDC7079"/>
    <w:rsid w:val="1EDD3086"/>
    <w:rsid w:val="1EDD751C"/>
    <w:rsid w:val="1EDF3449"/>
    <w:rsid w:val="1EDF4EC5"/>
    <w:rsid w:val="1EE03546"/>
    <w:rsid w:val="1EE31790"/>
    <w:rsid w:val="1EE45762"/>
    <w:rsid w:val="1EE55E55"/>
    <w:rsid w:val="1EE6018D"/>
    <w:rsid w:val="1EE61E60"/>
    <w:rsid w:val="1EE62AAE"/>
    <w:rsid w:val="1EE67865"/>
    <w:rsid w:val="1EE70305"/>
    <w:rsid w:val="1EE7180F"/>
    <w:rsid w:val="1EE77A61"/>
    <w:rsid w:val="1EE81927"/>
    <w:rsid w:val="1EE85480"/>
    <w:rsid w:val="1EE97293"/>
    <w:rsid w:val="1EEA12FF"/>
    <w:rsid w:val="1EEA1E81"/>
    <w:rsid w:val="1EEA7F1E"/>
    <w:rsid w:val="1EEB57A3"/>
    <w:rsid w:val="1EEB60F0"/>
    <w:rsid w:val="1EEC5078"/>
    <w:rsid w:val="1EEC558B"/>
    <w:rsid w:val="1EED050B"/>
    <w:rsid w:val="1EED1A5B"/>
    <w:rsid w:val="1EF02DBA"/>
    <w:rsid w:val="1EF06916"/>
    <w:rsid w:val="1EF3579E"/>
    <w:rsid w:val="1EF619DB"/>
    <w:rsid w:val="1EF73C7C"/>
    <w:rsid w:val="1EF83A1C"/>
    <w:rsid w:val="1EF86D15"/>
    <w:rsid w:val="1EF87E05"/>
    <w:rsid w:val="1EF917BA"/>
    <w:rsid w:val="1EF97519"/>
    <w:rsid w:val="1EFA6182"/>
    <w:rsid w:val="1EFA7794"/>
    <w:rsid w:val="1EFB690D"/>
    <w:rsid w:val="1EFC5073"/>
    <w:rsid w:val="1EFD361C"/>
    <w:rsid w:val="1EFD613C"/>
    <w:rsid w:val="1EFE65C0"/>
    <w:rsid w:val="1EFF2FFD"/>
    <w:rsid w:val="1F00075D"/>
    <w:rsid w:val="1F0039D9"/>
    <w:rsid w:val="1F0061FA"/>
    <w:rsid w:val="1F015C4D"/>
    <w:rsid w:val="1F036682"/>
    <w:rsid w:val="1F0379A7"/>
    <w:rsid w:val="1F056549"/>
    <w:rsid w:val="1F057AF1"/>
    <w:rsid w:val="1F06235E"/>
    <w:rsid w:val="1F0625DD"/>
    <w:rsid w:val="1F06438B"/>
    <w:rsid w:val="1F066139"/>
    <w:rsid w:val="1F076A2B"/>
    <w:rsid w:val="1F077068"/>
    <w:rsid w:val="1F082B97"/>
    <w:rsid w:val="1F0B7BF4"/>
    <w:rsid w:val="1F0D0AC9"/>
    <w:rsid w:val="1F101EDD"/>
    <w:rsid w:val="1F120F82"/>
    <w:rsid w:val="1F132604"/>
    <w:rsid w:val="1F134CFA"/>
    <w:rsid w:val="1F14077B"/>
    <w:rsid w:val="1F150595"/>
    <w:rsid w:val="1F152820"/>
    <w:rsid w:val="1F1545CE"/>
    <w:rsid w:val="1F1620F4"/>
    <w:rsid w:val="1F16698C"/>
    <w:rsid w:val="1F1A5565"/>
    <w:rsid w:val="1F1D155D"/>
    <w:rsid w:val="1F1D7927"/>
    <w:rsid w:val="1F224CBD"/>
    <w:rsid w:val="1F2260F8"/>
    <w:rsid w:val="1F2263BA"/>
    <w:rsid w:val="1F232C4C"/>
    <w:rsid w:val="1F264A2D"/>
    <w:rsid w:val="1F274776"/>
    <w:rsid w:val="1F2919FA"/>
    <w:rsid w:val="1F295761"/>
    <w:rsid w:val="1F2969D1"/>
    <w:rsid w:val="1F2A69F2"/>
    <w:rsid w:val="1F2B4322"/>
    <w:rsid w:val="1F2B5BA0"/>
    <w:rsid w:val="1F2C1918"/>
    <w:rsid w:val="1F2D7B6A"/>
    <w:rsid w:val="1F2E15C6"/>
    <w:rsid w:val="1F2F7C46"/>
    <w:rsid w:val="1F312119"/>
    <w:rsid w:val="1F323488"/>
    <w:rsid w:val="1F33268E"/>
    <w:rsid w:val="1F354C71"/>
    <w:rsid w:val="1F356CEE"/>
    <w:rsid w:val="1F3840C5"/>
    <w:rsid w:val="1F386221"/>
    <w:rsid w:val="1F38650F"/>
    <w:rsid w:val="1F3905D1"/>
    <w:rsid w:val="1F394761"/>
    <w:rsid w:val="1F3A290E"/>
    <w:rsid w:val="1F3A4035"/>
    <w:rsid w:val="1F3A624F"/>
    <w:rsid w:val="1F3C4EC3"/>
    <w:rsid w:val="1F3D38FA"/>
    <w:rsid w:val="1F3D7738"/>
    <w:rsid w:val="1F3E1D77"/>
    <w:rsid w:val="1F3F7DC3"/>
    <w:rsid w:val="1F42113B"/>
    <w:rsid w:val="1F4367A6"/>
    <w:rsid w:val="1F4552C5"/>
    <w:rsid w:val="1F46296D"/>
    <w:rsid w:val="1F48308F"/>
    <w:rsid w:val="1F483424"/>
    <w:rsid w:val="1F490D30"/>
    <w:rsid w:val="1F4978FE"/>
    <w:rsid w:val="1F4B6C79"/>
    <w:rsid w:val="1F4C5B16"/>
    <w:rsid w:val="1F4E07BC"/>
    <w:rsid w:val="1F4E67FA"/>
    <w:rsid w:val="1F4E7AE0"/>
    <w:rsid w:val="1F4E7E17"/>
    <w:rsid w:val="1F4F1784"/>
    <w:rsid w:val="1F4F2947"/>
    <w:rsid w:val="1F512B5C"/>
    <w:rsid w:val="1F513B5A"/>
    <w:rsid w:val="1F514341"/>
    <w:rsid w:val="1F525822"/>
    <w:rsid w:val="1F54290D"/>
    <w:rsid w:val="1F552C1D"/>
    <w:rsid w:val="1F556B6E"/>
    <w:rsid w:val="1F563F51"/>
    <w:rsid w:val="1F565CD5"/>
    <w:rsid w:val="1F570127"/>
    <w:rsid w:val="1F58215A"/>
    <w:rsid w:val="1F58270D"/>
    <w:rsid w:val="1F5844BB"/>
    <w:rsid w:val="1F594E5D"/>
    <w:rsid w:val="1F5A46D7"/>
    <w:rsid w:val="1F5A63F1"/>
    <w:rsid w:val="1F5B647E"/>
    <w:rsid w:val="1F5B6A98"/>
    <w:rsid w:val="1F5B77C8"/>
    <w:rsid w:val="1F5C044F"/>
    <w:rsid w:val="1F5C21FD"/>
    <w:rsid w:val="1F5F584A"/>
    <w:rsid w:val="1F607C2C"/>
    <w:rsid w:val="1F6115C2"/>
    <w:rsid w:val="1F61508A"/>
    <w:rsid w:val="1F616ED8"/>
    <w:rsid w:val="1F62674F"/>
    <w:rsid w:val="1F627032"/>
    <w:rsid w:val="1F642E60"/>
    <w:rsid w:val="1F643726"/>
    <w:rsid w:val="1F680BA2"/>
    <w:rsid w:val="1F68531F"/>
    <w:rsid w:val="1F69657E"/>
    <w:rsid w:val="1F6A2B6C"/>
    <w:rsid w:val="1F6B2440"/>
    <w:rsid w:val="1F6B68E4"/>
    <w:rsid w:val="1F6C223D"/>
    <w:rsid w:val="1F6C27E2"/>
    <w:rsid w:val="1F6C3271"/>
    <w:rsid w:val="1F6D409A"/>
    <w:rsid w:val="1F6E1F30"/>
    <w:rsid w:val="1F6E2531"/>
    <w:rsid w:val="1F6E2CF3"/>
    <w:rsid w:val="1F701427"/>
    <w:rsid w:val="1F707A57"/>
    <w:rsid w:val="1F7237CF"/>
    <w:rsid w:val="1F72557D"/>
    <w:rsid w:val="1F737547"/>
    <w:rsid w:val="1F742441"/>
    <w:rsid w:val="1F74337D"/>
    <w:rsid w:val="1F745799"/>
    <w:rsid w:val="1F751511"/>
    <w:rsid w:val="1F7532BF"/>
    <w:rsid w:val="1F7600F9"/>
    <w:rsid w:val="1F764D61"/>
    <w:rsid w:val="1F766B20"/>
    <w:rsid w:val="1F78003C"/>
    <w:rsid w:val="1F781F92"/>
    <w:rsid w:val="1F7912F5"/>
    <w:rsid w:val="1F7A2683"/>
    <w:rsid w:val="1F7A36E2"/>
    <w:rsid w:val="1F7B0C2F"/>
    <w:rsid w:val="1F7B7743"/>
    <w:rsid w:val="1F7E03C6"/>
    <w:rsid w:val="1F7E0577"/>
    <w:rsid w:val="1F7F01FA"/>
    <w:rsid w:val="1F7F413E"/>
    <w:rsid w:val="1F7F5693"/>
    <w:rsid w:val="1F7F5EEC"/>
    <w:rsid w:val="1F817EB6"/>
    <w:rsid w:val="1F8274A9"/>
    <w:rsid w:val="1F832038"/>
    <w:rsid w:val="1F832869"/>
    <w:rsid w:val="1F834EC2"/>
    <w:rsid w:val="1F837DE1"/>
    <w:rsid w:val="1F845C8A"/>
    <w:rsid w:val="1F8730BE"/>
    <w:rsid w:val="1F882FF2"/>
    <w:rsid w:val="1F8A154F"/>
    <w:rsid w:val="1F8A4FBC"/>
    <w:rsid w:val="1F8A7951"/>
    <w:rsid w:val="1F8B67D0"/>
    <w:rsid w:val="1F8D0267"/>
    <w:rsid w:val="1F8D0609"/>
    <w:rsid w:val="1F8D23B7"/>
    <w:rsid w:val="1F8D685B"/>
    <w:rsid w:val="1F8F7C35"/>
    <w:rsid w:val="1F8F7ECF"/>
    <w:rsid w:val="1F903C55"/>
    <w:rsid w:val="1F916065"/>
    <w:rsid w:val="1F9359CA"/>
    <w:rsid w:val="1F96177A"/>
    <w:rsid w:val="1F976EF9"/>
    <w:rsid w:val="1F977026"/>
    <w:rsid w:val="1F9843B0"/>
    <w:rsid w:val="1F9951FF"/>
    <w:rsid w:val="1F9A5D75"/>
    <w:rsid w:val="1F9B35EC"/>
    <w:rsid w:val="1F9D7B6C"/>
    <w:rsid w:val="1F9E2ADD"/>
    <w:rsid w:val="1F9E36FF"/>
    <w:rsid w:val="1FA063E5"/>
    <w:rsid w:val="1FA12F8C"/>
    <w:rsid w:val="1FA140B4"/>
    <w:rsid w:val="1FA15E62"/>
    <w:rsid w:val="1FA253E2"/>
    <w:rsid w:val="1FA32146"/>
    <w:rsid w:val="1FA3607E"/>
    <w:rsid w:val="1FA41775"/>
    <w:rsid w:val="1FA46E29"/>
    <w:rsid w:val="1FA53BA4"/>
    <w:rsid w:val="1FA63478"/>
    <w:rsid w:val="1FA72F2C"/>
    <w:rsid w:val="1FA747EC"/>
    <w:rsid w:val="1FAA11BB"/>
    <w:rsid w:val="1FAA5BF3"/>
    <w:rsid w:val="1FAA6F54"/>
    <w:rsid w:val="1FAB3258"/>
    <w:rsid w:val="1FAB4E65"/>
    <w:rsid w:val="1FAB4F33"/>
    <w:rsid w:val="1FAB6CE1"/>
    <w:rsid w:val="1FAC0BED"/>
    <w:rsid w:val="1FAC2A3A"/>
    <w:rsid w:val="1FAE6D03"/>
    <w:rsid w:val="1FAF67D1"/>
    <w:rsid w:val="1FB060A5"/>
    <w:rsid w:val="1FB21929"/>
    <w:rsid w:val="1FB43DE7"/>
    <w:rsid w:val="1FB65DB1"/>
    <w:rsid w:val="1FB741B7"/>
    <w:rsid w:val="1FB77434"/>
    <w:rsid w:val="1FB82508"/>
    <w:rsid w:val="1FB826B6"/>
    <w:rsid w:val="1FB85C07"/>
    <w:rsid w:val="1FB91B46"/>
    <w:rsid w:val="1FBB0574"/>
    <w:rsid w:val="1FBB1D0E"/>
    <w:rsid w:val="1FBB1E7E"/>
    <w:rsid w:val="1FBB377C"/>
    <w:rsid w:val="1FBC2E25"/>
    <w:rsid w:val="1FBD456D"/>
    <w:rsid w:val="1FBD4D8B"/>
    <w:rsid w:val="1FC027C4"/>
    <w:rsid w:val="1FC02C5C"/>
    <w:rsid w:val="1FC102B2"/>
    <w:rsid w:val="1FC125E1"/>
    <w:rsid w:val="1FC14756"/>
    <w:rsid w:val="1FC16504"/>
    <w:rsid w:val="1FC20797"/>
    <w:rsid w:val="1FC2363D"/>
    <w:rsid w:val="1FC25F01"/>
    <w:rsid w:val="1FC33368"/>
    <w:rsid w:val="1FC43A8E"/>
    <w:rsid w:val="1FC515BC"/>
    <w:rsid w:val="1FC63B1B"/>
    <w:rsid w:val="1FC658C9"/>
    <w:rsid w:val="1FC72148"/>
    <w:rsid w:val="1FC74E04"/>
    <w:rsid w:val="1FC81641"/>
    <w:rsid w:val="1FCA0E55"/>
    <w:rsid w:val="1FCA6192"/>
    <w:rsid w:val="1FCB2EDF"/>
    <w:rsid w:val="1FCC1775"/>
    <w:rsid w:val="1FCD30FB"/>
    <w:rsid w:val="1FCE6196"/>
    <w:rsid w:val="1FD004F5"/>
    <w:rsid w:val="1FD039AB"/>
    <w:rsid w:val="1FD04090"/>
    <w:rsid w:val="1FD20711"/>
    <w:rsid w:val="1FD2228C"/>
    <w:rsid w:val="1FD3174E"/>
    <w:rsid w:val="1FD44489"/>
    <w:rsid w:val="1FD85709"/>
    <w:rsid w:val="1FD90801"/>
    <w:rsid w:val="1FD92AA9"/>
    <w:rsid w:val="1FDB5917"/>
    <w:rsid w:val="1FDD1D24"/>
    <w:rsid w:val="1FDD6208"/>
    <w:rsid w:val="1FDE624F"/>
    <w:rsid w:val="1FDE70B6"/>
    <w:rsid w:val="1FDF0FA7"/>
    <w:rsid w:val="1FDF6409"/>
    <w:rsid w:val="1FDF746E"/>
    <w:rsid w:val="1FE13D1F"/>
    <w:rsid w:val="1FE16BA6"/>
    <w:rsid w:val="1FE346CD"/>
    <w:rsid w:val="1FE4002E"/>
    <w:rsid w:val="1FE47FD6"/>
    <w:rsid w:val="1FE636D6"/>
    <w:rsid w:val="1FE65558"/>
    <w:rsid w:val="1FE8528F"/>
    <w:rsid w:val="1FE910A1"/>
    <w:rsid w:val="1FEA456E"/>
    <w:rsid w:val="1FEAAA25"/>
    <w:rsid w:val="1FEB0503"/>
    <w:rsid w:val="1FEB1872"/>
    <w:rsid w:val="1FEB6BA7"/>
    <w:rsid w:val="1FEC17D3"/>
    <w:rsid w:val="1FED2246"/>
    <w:rsid w:val="1FED72F9"/>
    <w:rsid w:val="1FEF4E1F"/>
    <w:rsid w:val="1FF010C4"/>
    <w:rsid w:val="1FF3489B"/>
    <w:rsid w:val="1FF35CC3"/>
    <w:rsid w:val="1FF52AE1"/>
    <w:rsid w:val="1FF64400"/>
    <w:rsid w:val="1FF73CD4"/>
    <w:rsid w:val="1FF83DD4"/>
    <w:rsid w:val="1FF93E1F"/>
    <w:rsid w:val="1FF96F9B"/>
    <w:rsid w:val="1FF97A4C"/>
    <w:rsid w:val="1FFA4EF4"/>
    <w:rsid w:val="1FFB7C68"/>
    <w:rsid w:val="1FFC12EA"/>
    <w:rsid w:val="1FFC6D0B"/>
    <w:rsid w:val="1FFD37B3"/>
    <w:rsid w:val="1FFF31B6"/>
    <w:rsid w:val="20000DDB"/>
    <w:rsid w:val="200047F6"/>
    <w:rsid w:val="200059B4"/>
    <w:rsid w:val="20007E67"/>
    <w:rsid w:val="20012DA5"/>
    <w:rsid w:val="20015EDA"/>
    <w:rsid w:val="20025C03"/>
    <w:rsid w:val="20026952"/>
    <w:rsid w:val="200307FA"/>
    <w:rsid w:val="20036979"/>
    <w:rsid w:val="20036B1D"/>
    <w:rsid w:val="20041B76"/>
    <w:rsid w:val="20050539"/>
    <w:rsid w:val="20063D53"/>
    <w:rsid w:val="20074C16"/>
    <w:rsid w:val="2007660D"/>
    <w:rsid w:val="20087C8F"/>
    <w:rsid w:val="200A3735"/>
    <w:rsid w:val="200A5AFC"/>
    <w:rsid w:val="200B39E6"/>
    <w:rsid w:val="200B6AD0"/>
    <w:rsid w:val="200C2FED"/>
    <w:rsid w:val="200D1749"/>
    <w:rsid w:val="200D18B7"/>
    <w:rsid w:val="200D447D"/>
    <w:rsid w:val="200D799B"/>
    <w:rsid w:val="200E06F7"/>
    <w:rsid w:val="200F101E"/>
    <w:rsid w:val="200F2B62"/>
    <w:rsid w:val="200F7270"/>
    <w:rsid w:val="20104D96"/>
    <w:rsid w:val="2011123A"/>
    <w:rsid w:val="20111C89"/>
    <w:rsid w:val="20121843"/>
    <w:rsid w:val="201241D8"/>
    <w:rsid w:val="201328DF"/>
    <w:rsid w:val="2013698E"/>
    <w:rsid w:val="2014140A"/>
    <w:rsid w:val="20142BB5"/>
    <w:rsid w:val="20144886"/>
    <w:rsid w:val="20152076"/>
    <w:rsid w:val="2015460D"/>
    <w:rsid w:val="201605FE"/>
    <w:rsid w:val="201725C8"/>
    <w:rsid w:val="20174033"/>
    <w:rsid w:val="20174376"/>
    <w:rsid w:val="20186199"/>
    <w:rsid w:val="201A1882"/>
    <w:rsid w:val="201A424D"/>
    <w:rsid w:val="201C0148"/>
    <w:rsid w:val="201C198C"/>
    <w:rsid w:val="201C373B"/>
    <w:rsid w:val="201E04E9"/>
    <w:rsid w:val="20205F57"/>
    <w:rsid w:val="20210D51"/>
    <w:rsid w:val="202111B2"/>
    <w:rsid w:val="20216FA3"/>
    <w:rsid w:val="20222199"/>
    <w:rsid w:val="2022468F"/>
    <w:rsid w:val="20232312"/>
    <w:rsid w:val="20252EDE"/>
    <w:rsid w:val="20256AC8"/>
    <w:rsid w:val="2026069D"/>
    <w:rsid w:val="202669C6"/>
    <w:rsid w:val="20276C94"/>
    <w:rsid w:val="20284939"/>
    <w:rsid w:val="20286883"/>
    <w:rsid w:val="202A22FB"/>
    <w:rsid w:val="202A39A5"/>
    <w:rsid w:val="202B6E24"/>
    <w:rsid w:val="202D4B31"/>
    <w:rsid w:val="202D4EE4"/>
    <w:rsid w:val="202E38B9"/>
    <w:rsid w:val="202F7912"/>
    <w:rsid w:val="20317820"/>
    <w:rsid w:val="20320D2C"/>
    <w:rsid w:val="20321AD2"/>
    <w:rsid w:val="20322137"/>
    <w:rsid w:val="203266EE"/>
    <w:rsid w:val="20337402"/>
    <w:rsid w:val="20340A84"/>
    <w:rsid w:val="203433EE"/>
    <w:rsid w:val="203647FC"/>
    <w:rsid w:val="20371620"/>
    <w:rsid w:val="20390790"/>
    <w:rsid w:val="203923D0"/>
    <w:rsid w:val="203942EC"/>
    <w:rsid w:val="203D1E0B"/>
    <w:rsid w:val="203E1903"/>
    <w:rsid w:val="203F2581"/>
    <w:rsid w:val="203F3EB1"/>
    <w:rsid w:val="20402AF8"/>
    <w:rsid w:val="20406C8C"/>
    <w:rsid w:val="20407429"/>
    <w:rsid w:val="20423D71"/>
    <w:rsid w:val="20431E21"/>
    <w:rsid w:val="204333BD"/>
    <w:rsid w:val="2043516B"/>
    <w:rsid w:val="20436F19"/>
    <w:rsid w:val="20443042"/>
    <w:rsid w:val="204431AA"/>
    <w:rsid w:val="204607B7"/>
    <w:rsid w:val="2046080B"/>
    <w:rsid w:val="20475A9E"/>
    <w:rsid w:val="204A474C"/>
    <w:rsid w:val="204C04C4"/>
    <w:rsid w:val="204C4020"/>
    <w:rsid w:val="204D4075"/>
    <w:rsid w:val="204D7E7C"/>
    <w:rsid w:val="204E63A6"/>
    <w:rsid w:val="204F5B1B"/>
    <w:rsid w:val="2050150E"/>
    <w:rsid w:val="20505812"/>
    <w:rsid w:val="20506C0B"/>
    <w:rsid w:val="20511636"/>
    <w:rsid w:val="2051441E"/>
    <w:rsid w:val="20517888"/>
    <w:rsid w:val="20542ED4"/>
    <w:rsid w:val="205500A2"/>
    <w:rsid w:val="20561532"/>
    <w:rsid w:val="2057163F"/>
    <w:rsid w:val="20580EC1"/>
    <w:rsid w:val="205B24B5"/>
    <w:rsid w:val="205B3F14"/>
    <w:rsid w:val="205B4263"/>
    <w:rsid w:val="205C04E1"/>
    <w:rsid w:val="205E1EF8"/>
    <w:rsid w:val="206051B5"/>
    <w:rsid w:val="20607964"/>
    <w:rsid w:val="20607D86"/>
    <w:rsid w:val="206155F1"/>
    <w:rsid w:val="206165B6"/>
    <w:rsid w:val="206355C5"/>
    <w:rsid w:val="20644FC6"/>
    <w:rsid w:val="206470B5"/>
    <w:rsid w:val="20651585"/>
    <w:rsid w:val="20684714"/>
    <w:rsid w:val="20687B8E"/>
    <w:rsid w:val="206A4915"/>
    <w:rsid w:val="206C46C2"/>
    <w:rsid w:val="206D0AEB"/>
    <w:rsid w:val="20706A1D"/>
    <w:rsid w:val="20711CD8"/>
    <w:rsid w:val="20717F2A"/>
    <w:rsid w:val="20734FDF"/>
    <w:rsid w:val="20741A41"/>
    <w:rsid w:val="20741A72"/>
    <w:rsid w:val="20743577"/>
    <w:rsid w:val="20745325"/>
    <w:rsid w:val="20767313"/>
    <w:rsid w:val="20784E15"/>
    <w:rsid w:val="20784E89"/>
    <w:rsid w:val="20790F48"/>
    <w:rsid w:val="20796DDF"/>
    <w:rsid w:val="207A626F"/>
    <w:rsid w:val="207A7403"/>
    <w:rsid w:val="207B180D"/>
    <w:rsid w:val="207B2B57"/>
    <w:rsid w:val="207B3A5C"/>
    <w:rsid w:val="207B4905"/>
    <w:rsid w:val="207D067D"/>
    <w:rsid w:val="207D68CF"/>
    <w:rsid w:val="208030F4"/>
    <w:rsid w:val="20822468"/>
    <w:rsid w:val="20826FAD"/>
    <w:rsid w:val="20831A0C"/>
    <w:rsid w:val="20833F23"/>
    <w:rsid w:val="20841889"/>
    <w:rsid w:val="20847C5E"/>
    <w:rsid w:val="208512E0"/>
    <w:rsid w:val="20862319"/>
    <w:rsid w:val="20866C48"/>
    <w:rsid w:val="208732AA"/>
    <w:rsid w:val="2088497E"/>
    <w:rsid w:val="20887D22"/>
    <w:rsid w:val="20895274"/>
    <w:rsid w:val="208B3675"/>
    <w:rsid w:val="208C08C0"/>
    <w:rsid w:val="208C549D"/>
    <w:rsid w:val="208D0BB0"/>
    <w:rsid w:val="208D110B"/>
    <w:rsid w:val="208D3A69"/>
    <w:rsid w:val="208D7F0D"/>
    <w:rsid w:val="208F65AD"/>
    <w:rsid w:val="20933413"/>
    <w:rsid w:val="20935228"/>
    <w:rsid w:val="209459C7"/>
    <w:rsid w:val="20947181"/>
    <w:rsid w:val="20951910"/>
    <w:rsid w:val="20953A37"/>
    <w:rsid w:val="20976AB4"/>
    <w:rsid w:val="20987265"/>
    <w:rsid w:val="20991F9A"/>
    <w:rsid w:val="20995902"/>
    <w:rsid w:val="209A4D57"/>
    <w:rsid w:val="209A6BAB"/>
    <w:rsid w:val="209A7FE6"/>
    <w:rsid w:val="209D0D1F"/>
    <w:rsid w:val="209D14FE"/>
    <w:rsid w:val="209E548B"/>
    <w:rsid w:val="20A0285A"/>
    <w:rsid w:val="20A12914"/>
    <w:rsid w:val="20A40D8A"/>
    <w:rsid w:val="20A459E5"/>
    <w:rsid w:val="20A53730"/>
    <w:rsid w:val="20A648D2"/>
    <w:rsid w:val="20A93AB8"/>
    <w:rsid w:val="20AA2EE9"/>
    <w:rsid w:val="20AB2986"/>
    <w:rsid w:val="20AC2D10"/>
    <w:rsid w:val="20AE4DC8"/>
    <w:rsid w:val="20AF1903"/>
    <w:rsid w:val="20AF40AB"/>
    <w:rsid w:val="20AF45AF"/>
    <w:rsid w:val="20B00A53"/>
    <w:rsid w:val="20B0530E"/>
    <w:rsid w:val="20B10A1F"/>
    <w:rsid w:val="20B138CF"/>
    <w:rsid w:val="20B13D28"/>
    <w:rsid w:val="20B147CB"/>
    <w:rsid w:val="20B14A4A"/>
    <w:rsid w:val="20B20A22"/>
    <w:rsid w:val="20B27E38"/>
    <w:rsid w:val="20B3409F"/>
    <w:rsid w:val="20B3410E"/>
    <w:rsid w:val="20B41F4E"/>
    <w:rsid w:val="20B44AF2"/>
    <w:rsid w:val="20B5229D"/>
    <w:rsid w:val="20B63767"/>
    <w:rsid w:val="20B63B8F"/>
    <w:rsid w:val="20B7743F"/>
    <w:rsid w:val="20B831E2"/>
    <w:rsid w:val="20BA367F"/>
    <w:rsid w:val="20BA3CFA"/>
    <w:rsid w:val="20BA455C"/>
    <w:rsid w:val="20BB11A5"/>
    <w:rsid w:val="20BB2F53"/>
    <w:rsid w:val="20BB678A"/>
    <w:rsid w:val="20BB73F7"/>
    <w:rsid w:val="20BD20CC"/>
    <w:rsid w:val="20BD3E96"/>
    <w:rsid w:val="20BD44BA"/>
    <w:rsid w:val="20BD4DE0"/>
    <w:rsid w:val="20BD59BA"/>
    <w:rsid w:val="20BD6CCC"/>
    <w:rsid w:val="20BD7BCE"/>
    <w:rsid w:val="20BE2A44"/>
    <w:rsid w:val="20BE7086"/>
    <w:rsid w:val="20BF29FE"/>
    <w:rsid w:val="20C16DE4"/>
    <w:rsid w:val="20C242E2"/>
    <w:rsid w:val="20C47EF5"/>
    <w:rsid w:val="20C52A07"/>
    <w:rsid w:val="20C532EE"/>
    <w:rsid w:val="20C617D9"/>
    <w:rsid w:val="20C622A7"/>
    <w:rsid w:val="20C703C4"/>
    <w:rsid w:val="20C81854"/>
    <w:rsid w:val="20C90D2B"/>
    <w:rsid w:val="20C933AE"/>
    <w:rsid w:val="20C938C2"/>
    <w:rsid w:val="20C94D9A"/>
    <w:rsid w:val="20CA6804"/>
    <w:rsid w:val="20CA763A"/>
    <w:rsid w:val="20CC2213"/>
    <w:rsid w:val="20CD6C53"/>
    <w:rsid w:val="20CE2C87"/>
    <w:rsid w:val="20CF05C1"/>
    <w:rsid w:val="20CF173A"/>
    <w:rsid w:val="20CF5091"/>
    <w:rsid w:val="20CF69FF"/>
    <w:rsid w:val="20CF7283"/>
    <w:rsid w:val="20D018C2"/>
    <w:rsid w:val="20D109C9"/>
    <w:rsid w:val="20D11D4C"/>
    <w:rsid w:val="20D12777"/>
    <w:rsid w:val="20D14525"/>
    <w:rsid w:val="20D26D0F"/>
    <w:rsid w:val="20D34E57"/>
    <w:rsid w:val="20D46730"/>
    <w:rsid w:val="20D52267"/>
    <w:rsid w:val="20D62018"/>
    <w:rsid w:val="20D70B8D"/>
    <w:rsid w:val="20D716DD"/>
    <w:rsid w:val="20D7409D"/>
    <w:rsid w:val="20D81349"/>
    <w:rsid w:val="20D81D57"/>
    <w:rsid w:val="20D83B05"/>
    <w:rsid w:val="20DA5ACF"/>
    <w:rsid w:val="20DA787E"/>
    <w:rsid w:val="20DB2C3C"/>
    <w:rsid w:val="20DD04AB"/>
    <w:rsid w:val="20DD6EAF"/>
    <w:rsid w:val="20DE0332"/>
    <w:rsid w:val="20DE0850"/>
    <w:rsid w:val="20DE6C42"/>
    <w:rsid w:val="20DE762C"/>
    <w:rsid w:val="20DE7820"/>
    <w:rsid w:val="20E032F9"/>
    <w:rsid w:val="20E04625"/>
    <w:rsid w:val="20E06699"/>
    <w:rsid w:val="20E1605D"/>
    <w:rsid w:val="20E17C42"/>
    <w:rsid w:val="20E22BD6"/>
    <w:rsid w:val="20E22E13"/>
    <w:rsid w:val="20E3054D"/>
    <w:rsid w:val="20E43B11"/>
    <w:rsid w:val="20E457D4"/>
    <w:rsid w:val="20E53F4A"/>
    <w:rsid w:val="20E6419B"/>
    <w:rsid w:val="20E64474"/>
    <w:rsid w:val="20E71F9A"/>
    <w:rsid w:val="20E72487"/>
    <w:rsid w:val="20E73EEA"/>
    <w:rsid w:val="20E95D13"/>
    <w:rsid w:val="20E96E59"/>
    <w:rsid w:val="20EC135F"/>
    <w:rsid w:val="20EC56F2"/>
    <w:rsid w:val="20EC75B1"/>
    <w:rsid w:val="20ED465A"/>
    <w:rsid w:val="20EE50D7"/>
    <w:rsid w:val="20EF1DEA"/>
    <w:rsid w:val="20EF4E56"/>
    <w:rsid w:val="20F070A1"/>
    <w:rsid w:val="20F11601"/>
    <w:rsid w:val="20F3093F"/>
    <w:rsid w:val="20F321E6"/>
    <w:rsid w:val="20F36B91"/>
    <w:rsid w:val="20F52191"/>
    <w:rsid w:val="20F52909"/>
    <w:rsid w:val="20F546B7"/>
    <w:rsid w:val="20F57B64"/>
    <w:rsid w:val="20F666C6"/>
    <w:rsid w:val="20F802F2"/>
    <w:rsid w:val="20F841A8"/>
    <w:rsid w:val="20F85F56"/>
    <w:rsid w:val="20F87D04"/>
    <w:rsid w:val="20FA3A7C"/>
    <w:rsid w:val="20FB2611"/>
    <w:rsid w:val="20FD1BD4"/>
    <w:rsid w:val="20FD356C"/>
    <w:rsid w:val="20FE17D1"/>
    <w:rsid w:val="20FE2FEA"/>
    <w:rsid w:val="20FE5452"/>
    <w:rsid w:val="20FF4031"/>
    <w:rsid w:val="20FF72E4"/>
    <w:rsid w:val="2100082E"/>
    <w:rsid w:val="21004E0A"/>
    <w:rsid w:val="210103F0"/>
    <w:rsid w:val="21010BAE"/>
    <w:rsid w:val="21016D19"/>
    <w:rsid w:val="21025026"/>
    <w:rsid w:val="210359E8"/>
    <w:rsid w:val="210466A8"/>
    <w:rsid w:val="21050673"/>
    <w:rsid w:val="21057707"/>
    <w:rsid w:val="210668C5"/>
    <w:rsid w:val="21091D4B"/>
    <w:rsid w:val="21095B2A"/>
    <w:rsid w:val="210963B5"/>
    <w:rsid w:val="210B53EE"/>
    <w:rsid w:val="210B5C89"/>
    <w:rsid w:val="210C37AF"/>
    <w:rsid w:val="210C7C53"/>
    <w:rsid w:val="210D6E99"/>
    <w:rsid w:val="21101501"/>
    <w:rsid w:val="211253D0"/>
    <w:rsid w:val="2112774A"/>
    <w:rsid w:val="2114550D"/>
    <w:rsid w:val="211456CD"/>
    <w:rsid w:val="21154B1F"/>
    <w:rsid w:val="21155A7B"/>
    <w:rsid w:val="2116462E"/>
    <w:rsid w:val="211661F3"/>
    <w:rsid w:val="211663DC"/>
    <w:rsid w:val="21183682"/>
    <w:rsid w:val="211861F1"/>
    <w:rsid w:val="2119618F"/>
    <w:rsid w:val="211A0DC1"/>
    <w:rsid w:val="211A751C"/>
    <w:rsid w:val="211B39F2"/>
    <w:rsid w:val="211B3D59"/>
    <w:rsid w:val="211B4007"/>
    <w:rsid w:val="211D5774"/>
    <w:rsid w:val="211E0636"/>
    <w:rsid w:val="211F34E2"/>
    <w:rsid w:val="21202969"/>
    <w:rsid w:val="21210BE2"/>
    <w:rsid w:val="21213110"/>
    <w:rsid w:val="212155C7"/>
    <w:rsid w:val="212156C5"/>
    <w:rsid w:val="212159CA"/>
    <w:rsid w:val="212270F6"/>
    <w:rsid w:val="21236CB7"/>
    <w:rsid w:val="21240AF9"/>
    <w:rsid w:val="21244F9D"/>
    <w:rsid w:val="21260DE0"/>
    <w:rsid w:val="21270ACA"/>
    <w:rsid w:val="2127663C"/>
    <w:rsid w:val="21296151"/>
    <w:rsid w:val="212973CC"/>
    <w:rsid w:val="212B5E56"/>
    <w:rsid w:val="212C1E67"/>
    <w:rsid w:val="212C3E51"/>
    <w:rsid w:val="212D20A3"/>
    <w:rsid w:val="212D2466"/>
    <w:rsid w:val="212E11B3"/>
    <w:rsid w:val="212E1977"/>
    <w:rsid w:val="212E7C35"/>
    <w:rsid w:val="212F07EA"/>
    <w:rsid w:val="21302AC4"/>
    <w:rsid w:val="21303941"/>
    <w:rsid w:val="213056EF"/>
    <w:rsid w:val="21313216"/>
    <w:rsid w:val="21332498"/>
    <w:rsid w:val="21334305"/>
    <w:rsid w:val="2136204F"/>
    <w:rsid w:val="21371017"/>
    <w:rsid w:val="21373FB6"/>
    <w:rsid w:val="21374CD0"/>
    <w:rsid w:val="21390A6A"/>
    <w:rsid w:val="213978E7"/>
    <w:rsid w:val="213A656E"/>
    <w:rsid w:val="213B5467"/>
    <w:rsid w:val="213B5E42"/>
    <w:rsid w:val="213B5E67"/>
    <w:rsid w:val="213C22E6"/>
    <w:rsid w:val="213C5C96"/>
    <w:rsid w:val="213C74D4"/>
    <w:rsid w:val="213D1BBA"/>
    <w:rsid w:val="213D4BEC"/>
    <w:rsid w:val="213D605E"/>
    <w:rsid w:val="213E023B"/>
    <w:rsid w:val="213E36EC"/>
    <w:rsid w:val="213E4D66"/>
    <w:rsid w:val="213F3B84"/>
    <w:rsid w:val="213F5933"/>
    <w:rsid w:val="21410644"/>
    <w:rsid w:val="214113D4"/>
    <w:rsid w:val="21416D33"/>
    <w:rsid w:val="21425423"/>
    <w:rsid w:val="214271D1"/>
    <w:rsid w:val="21441355"/>
    <w:rsid w:val="21453BD6"/>
    <w:rsid w:val="21471B0A"/>
    <w:rsid w:val="214747E7"/>
    <w:rsid w:val="214940F5"/>
    <w:rsid w:val="214E6B52"/>
    <w:rsid w:val="214F147B"/>
    <w:rsid w:val="214F22CB"/>
    <w:rsid w:val="21501298"/>
    <w:rsid w:val="215041EE"/>
    <w:rsid w:val="21505D92"/>
    <w:rsid w:val="21507B40"/>
    <w:rsid w:val="2151330E"/>
    <w:rsid w:val="21520544"/>
    <w:rsid w:val="21521B0A"/>
    <w:rsid w:val="21532C10"/>
    <w:rsid w:val="21534F56"/>
    <w:rsid w:val="21545D9C"/>
    <w:rsid w:val="2154719C"/>
    <w:rsid w:val="21553D05"/>
    <w:rsid w:val="21555156"/>
    <w:rsid w:val="215803A0"/>
    <w:rsid w:val="21585DC7"/>
    <w:rsid w:val="215947FA"/>
    <w:rsid w:val="21596419"/>
    <w:rsid w:val="215977A8"/>
    <w:rsid w:val="215A065E"/>
    <w:rsid w:val="215A09BE"/>
    <w:rsid w:val="215B639D"/>
    <w:rsid w:val="215B6415"/>
    <w:rsid w:val="215C0EAE"/>
    <w:rsid w:val="215D04AF"/>
    <w:rsid w:val="215D38CE"/>
    <w:rsid w:val="215D48AE"/>
    <w:rsid w:val="215E455E"/>
    <w:rsid w:val="215E4986"/>
    <w:rsid w:val="21633A63"/>
    <w:rsid w:val="2163669C"/>
    <w:rsid w:val="21640FCD"/>
    <w:rsid w:val="216416BE"/>
    <w:rsid w:val="216435EB"/>
    <w:rsid w:val="21652210"/>
    <w:rsid w:val="2165576D"/>
    <w:rsid w:val="21676C37"/>
    <w:rsid w:val="216A1F05"/>
    <w:rsid w:val="216A5645"/>
    <w:rsid w:val="216B13D8"/>
    <w:rsid w:val="216C24A0"/>
    <w:rsid w:val="216D155C"/>
    <w:rsid w:val="217020EB"/>
    <w:rsid w:val="21703D3E"/>
    <w:rsid w:val="21711CB7"/>
    <w:rsid w:val="217200F9"/>
    <w:rsid w:val="21723F5A"/>
    <w:rsid w:val="217355DC"/>
    <w:rsid w:val="21741A74"/>
    <w:rsid w:val="217557F8"/>
    <w:rsid w:val="21756CEC"/>
    <w:rsid w:val="21771570"/>
    <w:rsid w:val="2177331E"/>
    <w:rsid w:val="21773764"/>
    <w:rsid w:val="21775AB6"/>
    <w:rsid w:val="2178066B"/>
    <w:rsid w:val="217838AE"/>
    <w:rsid w:val="2178581B"/>
    <w:rsid w:val="217A694B"/>
    <w:rsid w:val="217B0D6A"/>
    <w:rsid w:val="217B17F7"/>
    <w:rsid w:val="217B217B"/>
    <w:rsid w:val="217C0935"/>
    <w:rsid w:val="217C09B0"/>
    <w:rsid w:val="217D03AD"/>
    <w:rsid w:val="217D3D7E"/>
    <w:rsid w:val="217D645B"/>
    <w:rsid w:val="217D7687"/>
    <w:rsid w:val="217E28FF"/>
    <w:rsid w:val="217F0425"/>
    <w:rsid w:val="217F21D3"/>
    <w:rsid w:val="217F37C1"/>
    <w:rsid w:val="217F4373"/>
    <w:rsid w:val="218002A9"/>
    <w:rsid w:val="21801C33"/>
    <w:rsid w:val="2180412C"/>
    <w:rsid w:val="21812060"/>
    <w:rsid w:val="2181419D"/>
    <w:rsid w:val="21823D56"/>
    <w:rsid w:val="21837901"/>
    <w:rsid w:val="21875F6A"/>
    <w:rsid w:val="218B0B78"/>
    <w:rsid w:val="218B3DFB"/>
    <w:rsid w:val="218C40D0"/>
    <w:rsid w:val="218E0668"/>
    <w:rsid w:val="218E68BA"/>
    <w:rsid w:val="21902A5D"/>
    <w:rsid w:val="2190418C"/>
    <w:rsid w:val="219152E6"/>
    <w:rsid w:val="2192507F"/>
    <w:rsid w:val="2193671F"/>
    <w:rsid w:val="21936A50"/>
    <w:rsid w:val="21937A2C"/>
    <w:rsid w:val="21944F18"/>
    <w:rsid w:val="2194748A"/>
    <w:rsid w:val="21947BAF"/>
    <w:rsid w:val="219537A4"/>
    <w:rsid w:val="21955B64"/>
    <w:rsid w:val="219A72D3"/>
    <w:rsid w:val="219B13DB"/>
    <w:rsid w:val="219C6FB9"/>
    <w:rsid w:val="219D40A2"/>
    <w:rsid w:val="219D5C5F"/>
    <w:rsid w:val="219E6AFD"/>
    <w:rsid w:val="21A165ED"/>
    <w:rsid w:val="21A25EC1"/>
    <w:rsid w:val="21A27B1F"/>
    <w:rsid w:val="21A41158"/>
    <w:rsid w:val="21A42C4D"/>
    <w:rsid w:val="21A44874"/>
    <w:rsid w:val="21A460DD"/>
    <w:rsid w:val="21A51A81"/>
    <w:rsid w:val="21A5312C"/>
    <w:rsid w:val="21A5346C"/>
    <w:rsid w:val="21A6192D"/>
    <w:rsid w:val="21A61FC4"/>
    <w:rsid w:val="21A659B2"/>
    <w:rsid w:val="21A74D36"/>
    <w:rsid w:val="21A82698"/>
    <w:rsid w:val="21A84623"/>
    <w:rsid w:val="21A8797C"/>
    <w:rsid w:val="21AA3516"/>
    <w:rsid w:val="21AA36F4"/>
    <w:rsid w:val="21AAFDC4"/>
    <w:rsid w:val="21AC7D9F"/>
    <w:rsid w:val="21AD6D40"/>
    <w:rsid w:val="21AE1E97"/>
    <w:rsid w:val="21AE3BC2"/>
    <w:rsid w:val="21AE490D"/>
    <w:rsid w:val="21AE565A"/>
    <w:rsid w:val="21AF6DE8"/>
    <w:rsid w:val="21B04A82"/>
    <w:rsid w:val="21B24356"/>
    <w:rsid w:val="21B30412"/>
    <w:rsid w:val="21B4333A"/>
    <w:rsid w:val="21B53E47"/>
    <w:rsid w:val="21B55BF5"/>
    <w:rsid w:val="21B6146F"/>
    <w:rsid w:val="21B62B93"/>
    <w:rsid w:val="21B67F70"/>
    <w:rsid w:val="21B7710D"/>
    <w:rsid w:val="21B81A08"/>
    <w:rsid w:val="21BA145D"/>
    <w:rsid w:val="21BA35C8"/>
    <w:rsid w:val="21BB50A7"/>
    <w:rsid w:val="21BB5349"/>
    <w:rsid w:val="21BC4FD7"/>
    <w:rsid w:val="21BC51D5"/>
    <w:rsid w:val="21BD7234"/>
    <w:rsid w:val="21BE0F4D"/>
    <w:rsid w:val="21BF0F3E"/>
    <w:rsid w:val="21BF3971"/>
    <w:rsid w:val="21C05629"/>
    <w:rsid w:val="21C078FF"/>
    <w:rsid w:val="21C10A3D"/>
    <w:rsid w:val="21C137E2"/>
    <w:rsid w:val="21C24F59"/>
    <w:rsid w:val="21C310D8"/>
    <w:rsid w:val="21C421CC"/>
    <w:rsid w:val="21C44A9A"/>
    <w:rsid w:val="21C570BF"/>
    <w:rsid w:val="21C61BB0"/>
    <w:rsid w:val="21C61C7A"/>
    <w:rsid w:val="21C6697A"/>
    <w:rsid w:val="21C721C1"/>
    <w:rsid w:val="21C83B7A"/>
    <w:rsid w:val="21C86DE1"/>
    <w:rsid w:val="21C916A0"/>
    <w:rsid w:val="21C978F2"/>
    <w:rsid w:val="21CA5B44"/>
    <w:rsid w:val="21CA7D36"/>
    <w:rsid w:val="21CC3CDF"/>
    <w:rsid w:val="21CD1190"/>
    <w:rsid w:val="21CD73E2"/>
    <w:rsid w:val="21CF78D5"/>
    <w:rsid w:val="21D00C81"/>
    <w:rsid w:val="21D06ED2"/>
    <w:rsid w:val="21D20555"/>
    <w:rsid w:val="21D342CD"/>
    <w:rsid w:val="21D42471"/>
    <w:rsid w:val="21D4251F"/>
    <w:rsid w:val="21D44DF7"/>
    <w:rsid w:val="21D4620C"/>
    <w:rsid w:val="21D54147"/>
    <w:rsid w:val="21D70261"/>
    <w:rsid w:val="21D70DF2"/>
    <w:rsid w:val="21D944A6"/>
    <w:rsid w:val="21D97A24"/>
    <w:rsid w:val="21DA119B"/>
    <w:rsid w:val="21DA1AFF"/>
    <w:rsid w:val="21DA6322"/>
    <w:rsid w:val="21DB3DF7"/>
    <w:rsid w:val="21DB4BB2"/>
    <w:rsid w:val="21DB7261"/>
    <w:rsid w:val="21DC7EB8"/>
    <w:rsid w:val="21DD7078"/>
    <w:rsid w:val="21DE333A"/>
    <w:rsid w:val="21DF0D0B"/>
    <w:rsid w:val="21DF0EC4"/>
    <w:rsid w:val="21E169EA"/>
    <w:rsid w:val="21E3565B"/>
    <w:rsid w:val="21E550F9"/>
    <w:rsid w:val="21E603A3"/>
    <w:rsid w:val="21E62B56"/>
    <w:rsid w:val="21E6477C"/>
    <w:rsid w:val="21E67457"/>
    <w:rsid w:val="21E712E2"/>
    <w:rsid w:val="21E753DB"/>
    <w:rsid w:val="21E83346"/>
    <w:rsid w:val="21E85FCA"/>
    <w:rsid w:val="21E87D78"/>
    <w:rsid w:val="21E96A27"/>
    <w:rsid w:val="21EB1DE4"/>
    <w:rsid w:val="21ED35E0"/>
    <w:rsid w:val="21ED538F"/>
    <w:rsid w:val="21EE1A76"/>
    <w:rsid w:val="21EF6D8D"/>
    <w:rsid w:val="21F030D1"/>
    <w:rsid w:val="21F04E7F"/>
    <w:rsid w:val="21F2538D"/>
    <w:rsid w:val="21F45FFC"/>
    <w:rsid w:val="21F54BBC"/>
    <w:rsid w:val="21F66FF7"/>
    <w:rsid w:val="21F726B1"/>
    <w:rsid w:val="21F7445F"/>
    <w:rsid w:val="21F748FD"/>
    <w:rsid w:val="21F77FBB"/>
    <w:rsid w:val="21FA6510"/>
    <w:rsid w:val="21FB3F4F"/>
    <w:rsid w:val="21FB7D79"/>
    <w:rsid w:val="21FC3824"/>
    <w:rsid w:val="21FC5387"/>
    <w:rsid w:val="21FC7CC7"/>
    <w:rsid w:val="22001245"/>
    <w:rsid w:val="22010E3A"/>
    <w:rsid w:val="22034BB2"/>
    <w:rsid w:val="220555B1"/>
    <w:rsid w:val="22066450"/>
    <w:rsid w:val="220664A2"/>
    <w:rsid w:val="220714B0"/>
    <w:rsid w:val="22085913"/>
    <w:rsid w:val="2208666C"/>
    <w:rsid w:val="220A498B"/>
    <w:rsid w:val="220B5ED8"/>
    <w:rsid w:val="220C0056"/>
    <w:rsid w:val="220C4FE3"/>
    <w:rsid w:val="220C7676"/>
    <w:rsid w:val="220D017C"/>
    <w:rsid w:val="220D48D5"/>
    <w:rsid w:val="220F1D81"/>
    <w:rsid w:val="220F3557"/>
    <w:rsid w:val="2210107D"/>
    <w:rsid w:val="221022DB"/>
    <w:rsid w:val="221072CF"/>
    <w:rsid w:val="22107A1C"/>
    <w:rsid w:val="2211379C"/>
    <w:rsid w:val="22117820"/>
    <w:rsid w:val="22121299"/>
    <w:rsid w:val="22135FF9"/>
    <w:rsid w:val="22140B6D"/>
    <w:rsid w:val="22145011"/>
    <w:rsid w:val="22150565"/>
    <w:rsid w:val="22192627"/>
    <w:rsid w:val="221A44AB"/>
    <w:rsid w:val="221A4B0D"/>
    <w:rsid w:val="221B014E"/>
    <w:rsid w:val="221C5C74"/>
    <w:rsid w:val="221C67B2"/>
    <w:rsid w:val="221D0FB1"/>
    <w:rsid w:val="221D7811"/>
    <w:rsid w:val="221E379A"/>
    <w:rsid w:val="221F0758"/>
    <w:rsid w:val="22210669"/>
    <w:rsid w:val="222127BC"/>
    <w:rsid w:val="22215581"/>
    <w:rsid w:val="2221635B"/>
    <w:rsid w:val="222166D7"/>
    <w:rsid w:val="22230DB0"/>
    <w:rsid w:val="222327C5"/>
    <w:rsid w:val="22244B28"/>
    <w:rsid w:val="22252D7A"/>
    <w:rsid w:val="22256548"/>
    <w:rsid w:val="22256A6E"/>
    <w:rsid w:val="22266AF2"/>
    <w:rsid w:val="22280ABD"/>
    <w:rsid w:val="2228217C"/>
    <w:rsid w:val="22287E77"/>
    <w:rsid w:val="222A1A4B"/>
    <w:rsid w:val="222A3F99"/>
    <w:rsid w:val="222A5366"/>
    <w:rsid w:val="222B4E4A"/>
    <w:rsid w:val="222C7513"/>
    <w:rsid w:val="222F1866"/>
    <w:rsid w:val="222F1E4B"/>
    <w:rsid w:val="22317971"/>
    <w:rsid w:val="22323409"/>
    <w:rsid w:val="223307AC"/>
    <w:rsid w:val="22335A5E"/>
    <w:rsid w:val="2234042B"/>
    <w:rsid w:val="22342FBD"/>
    <w:rsid w:val="22347461"/>
    <w:rsid w:val="2235728D"/>
    <w:rsid w:val="22365358"/>
    <w:rsid w:val="22366F96"/>
    <w:rsid w:val="2237145C"/>
    <w:rsid w:val="22372AAE"/>
    <w:rsid w:val="22376AE2"/>
    <w:rsid w:val="223805E0"/>
    <w:rsid w:val="223905D4"/>
    <w:rsid w:val="2239408C"/>
    <w:rsid w:val="223B259E"/>
    <w:rsid w:val="223B434C"/>
    <w:rsid w:val="223D45B6"/>
    <w:rsid w:val="223D7C4F"/>
    <w:rsid w:val="223E208E"/>
    <w:rsid w:val="22407BB4"/>
    <w:rsid w:val="22412662"/>
    <w:rsid w:val="2241392C"/>
    <w:rsid w:val="22421B7E"/>
    <w:rsid w:val="22426044"/>
    <w:rsid w:val="224317F2"/>
    <w:rsid w:val="22450DA6"/>
    <w:rsid w:val="224551CB"/>
    <w:rsid w:val="22460EF1"/>
    <w:rsid w:val="2248453F"/>
    <w:rsid w:val="22486A69"/>
    <w:rsid w:val="22492ADF"/>
    <w:rsid w:val="224A0A33"/>
    <w:rsid w:val="224A64E7"/>
    <w:rsid w:val="224B0307"/>
    <w:rsid w:val="224C6559"/>
    <w:rsid w:val="224C7F47"/>
    <w:rsid w:val="224D4AFC"/>
    <w:rsid w:val="224D7442"/>
    <w:rsid w:val="224E5C50"/>
    <w:rsid w:val="224F13A9"/>
    <w:rsid w:val="224F49E2"/>
    <w:rsid w:val="224F5D57"/>
    <w:rsid w:val="22505241"/>
    <w:rsid w:val="225058C3"/>
    <w:rsid w:val="22507FD5"/>
    <w:rsid w:val="22512B51"/>
    <w:rsid w:val="22513B6F"/>
    <w:rsid w:val="22521CA7"/>
    <w:rsid w:val="2254056F"/>
    <w:rsid w:val="22543660"/>
    <w:rsid w:val="22552F34"/>
    <w:rsid w:val="22561350"/>
    <w:rsid w:val="22596EC8"/>
    <w:rsid w:val="225B2C40"/>
    <w:rsid w:val="225B61ED"/>
    <w:rsid w:val="225C2514"/>
    <w:rsid w:val="225D2967"/>
    <w:rsid w:val="225E215B"/>
    <w:rsid w:val="225F3A5B"/>
    <w:rsid w:val="22602004"/>
    <w:rsid w:val="226050D1"/>
    <w:rsid w:val="22606E04"/>
    <w:rsid w:val="22607B6D"/>
    <w:rsid w:val="226118D9"/>
    <w:rsid w:val="226164B9"/>
    <w:rsid w:val="22627C9D"/>
    <w:rsid w:val="22631B27"/>
    <w:rsid w:val="22636066"/>
    <w:rsid w:val="2263720D"/>
    <w:rsid w:val="226450BD"/>
    <w:rsid w:val="22647EE6"/>
    <w:rsid w:val="226508ED"/>
    <w:rsid w:val="22654FF9"/>
    <w:rsid w:val="22665141"/>
    <w:rsid w:val="22673393"/>
    <w:rsid w:val="22685DFC"/>
    <w:rsid w:val="22691452"/>
    <w:rsid w:val="22692114"/>
    <w:rsid w:val="22692A26"/>
    <w:rsid w:val="2269401F"/>
    <w:rsid w:val="226B15C7"/>
    <w:rsid w:val="226C6954"/>
    <w:rsid w:val="226E54EF"/>
    <w:rsid w:val="226E5BF8"/>
    <w:rsid w:val="226F2CF5"/>
    <w:rsid w:val="226F6368"/>
    <w:rsid w:val="226F7BE3"/>
    <w:rsid w:val="227027D9"/>
    <w:rsid w:val="22711407"/>
    <w:rsid w:val="227121E6"/>
    <w:rsid w:val="227169F9"/>
    <w:rsid w:val="227225B3"/>
    <w:rsid w:val="2272580F"/>
    <w:rsid w:val="2272AD13"/>
    <w:rsid w:val="22751E90"/>
    <w:rsid w:val="22757880"/>
    <w:rsid w:val="22784192"/>
    <w:rsid w:val="22794E74"/>
    <w:rsid w:val="227B133E"/>
    <w:rsid w:val="227B299A"/>
    <w:rsid w:val="227C4964"/>
    <w:rsid w:val="227C6712"/>
    <w:rsid w:val="227C78D8"/>
    <w:rsid w:val="227D5988"/>
    <w:rsid w:val="227E471B"/>
    <w:rsid w:val="227F1472"/>
    <w:rsid w:val="22804528"/>
    <w:rsid w:val="22812089"/>
    <w:rsid w:val="22821F7B"/>
    <w:rsid w:val="2282592F"/>
    <w:rsid w:val="228522C3"/>
    <w:rsid w:val="22872CBD"/>
    <w:rsid w:val="228850B7"/>
    <w:rsid w:val="228865B9"/>
    <w:rsid w:val="228A1178"/>
    <w:rsid w:val="228A1CAD"/>
    <w:rsid w:val="228A5839"/>
    <w:rsid w:val="228D0920"/>
    <w:rsid w:val="228E1BA2"/>
    <w:rsid w:val="228E3BA1"/>
    <w:rsid w:val="228E63B8"/>
    <w:rsid w:val="228E6826"/>
    <w:rsid w:val="228F44B7"/>
    <w:rsid w:val="229041F6"/>
    <w:rsid w:val="22910410"/>
    <w:rsid w:val="229205C7"/>
    <w:rsid w:val="22921374"/>
    <w:rsid w:val="22931AC3"/>
    <w:rsid w:val="22931F16"/>
    <w:rsid w:val="22936B9A"/>
    <w:rsid w:val="22941CAE"/>
    <w:rsid w:val="22946F9A"/>
    <w:rsid w:val="22953F2B"/>
    <w:rsid w:val="2298179E"/>
    <w:rsid w:val="2298377C"/>
    <w:rsid w:val="22995516"/>
    <w:rsid w:val="22996031"/>
    <w:rsid w:val="229A022D"/>
    <w:rsid w:val="229A65C4"/>
    <w:rsid w:val="229B14EC"/>
    <w:rsid w:val="229B4FC2"/>
    <w:rsid w:val="229B71A6"/>
    <w:rsid w:val="229C0B63"/>
    <w:rsid w:val="229D4183"/>
    <w:rsid w:val="229D5007"/>
    <w:rsid w:val="229D6AC4"/>
    <w:rsid w:val="229D6DE0"/>
    <w:rsid w:val="229E03A6"/>
    <w:rsid w:val="229E48DB"/>
    <w:rsid w:val="229F0D9C"/>
    <w:rsid w:val="229F1B7F"/>
    <w:rsid w:val="229F1DF1"/>
    <w:rsid w:val="229F32F4"/>
    <w:rsid w:val="22A04AF7"/>
    <w:rsid w:val="22A16179"/>
    <w:rsid w:val="22A178FF"/>
    <w:rsid w:val="22A20A16"/>
    <w:rsid w:val="22A27603"/>
    <w:rsid w:val="22A41D1F"/>
    <w:rsid w:val="22A4431E"/>
    <w:rsid w:val="22A46395"/>
    <w:rsid w:val="22A466F4"/>
    <w:rsid w:val="22A65886"/>
    <w:rsid w:val="22A67075"/>
    <w:rsid w:val="22A71C0A"/>
    <w:rsid w:val="22A77C33"/>
    <w:rsid w:val="22A90555"/>
    <w:rsid w:val="22AA09F1"/>
    <w:rsid w:val="22AB5EC0"/>
    <w:rsid w:val="22AC026B"/>
    <w:rsid w:val="22AC0646"/>
    <w:rsid w:val="22AC2AB2"/>
    <w:rsid w:val="22AC349C"/>
    <w:rsid w:val="22AD3365"/>
    <w:rsid w:val="22AE1B42"/>
    <w:rsid w:val="22AF168F"/>
    <w:rsid w:val="22AF7554"/>
    <w:rsid w:val="22B12860"/>
    <w:rsid w:val="22B1522F"/>
    <w:rsid w:val="22B30384"/>
    <w:rsid w:val="22B312E1"/>
    <w:rsid w:val="22B35198"/>
    <w:rsid w:val="22B440FE"/>
    <w:rsid w:val="22B45EAC"/>
    <w:rsid w:val="22B54CB1"/>
    <w:rsid w:val="22B70195"/>
    <w:rsid w:val="22B934C3"/>
    <w:rsid w:val="22B96B75"/>
    <w:rsid w:val="22BA5BB9"/>
    <w:rsid w:val="22BB0A86"/>
    <w:rsid w:val="22BB0ABA"/>
    <w:rsid w:val="22BB548D"/>
    <w:rsid w:val="22BB6630"/>
    <w:rsid w:val="22BD1205"/>
    <w:rsid w:val="22BD4A9C"/>
    <w:rsid w:val="22BE6D2B"/>
    <w:rsid w:val="22BF2682"/>
    <w:rsid w:val="22BF58CD"/>
    <w:rsid w:val="22C02AA3"/>
    <w:rsid w:val="22C056BA"/>
    <w:rsid w:val="22C1758B"/>
    <w:rsid w:val="22C205F4"/>
    <w:rsid w:val="22C2681B"/>
    <w:rsid w:val="22C32593"/>
    <w:rsid w:val="22C32FCE"/>
    <w:rsid w:val="22C67330"/>
    <w:rsid w:val="22C74D6B"/>
    <w:rsid w:val="22C801ED"/>
    <w:rsid w:val="22C84706"/>
    <w:rsid w:val="22C9553D"/>
    <w:rsid w:val="22CA4E2A"/>
    <w:rsid w:val="22CD065A"/>
    <w:rsid w:val="22CF3124"/>
    <w:rsid w:val="22CF5F8A"/>
    <w:rsid w:val="22CF7407"/>
    <w:rsid w:val="22D14CB0"/>
    <w:rsid w:val="22D30A28"/>
    <w:rsid w:val="22D47E54"/>
    <w:rsid w:val="22D552D6"/>
    <w:rsid w:val="22D57B34"/>
    <w:rsid w:val="22D637D9"/>
    <w:rsid w:val="22D67018"/>
    <w:rsid w:val="22D71C85"/>
    <w:rsid w:val="22DA019E"/>
    <w:rsid w:val="22DA63B8"/>
    <w:rsid w:val="22DB78DD"/>
    <w:rsid w:val="22DC290A"/>
    <w:rsid w:val="22DD42BF"/>
    <w:rsid w:val="22DF561F"/>
    <w:rsid w:val="22DF5FD4"/>
    <w:rsid w:val="22E03145"/>
    <w:rsid w:val="22E24788"/>
    <w:rsid w:val="22E33880"/>
    <w:rsid w:val="22EA3023"/>
    <w:rsid w:val="22EA7B20"/>
    <w:rsid w:val="22EC6C19"/>
    <w:rsid w:val="22ED2778"/>
    <w:rsid w:val="22EE5862"/>
    <w:rsid w:val="22EE5D26"/>
    <w:rsid w:val="22F10582"/>
    <w:rsid w:val="22F32E79"/>
    <w:rsid w:val="22F36954"/>
    <w:rsid w:val="22F369D5"/>
    <w:rsid w:val="22F51B4D"/>
    <w:rsid w:val="22F646DD"/>
    <w:rsid w:val="22F8223D"/>
    <w:rsid w:val="22F83FEB"/>
    <w:rsid w:val="22F94ECC"/>
    <w:rsid w:val="22F95FB5"/>
    <w:rsid w:val="22F97D63"/>
    <w:rsid w:val="22FA5F5A"/>
    <w:rsid w:val="22FA78CD"/>
    <w:rsid w:val="22FB03FF"/>
    <w:rsid w:val="22FB32B8"/>
    <w:rsid w:val="22FB7F7F"/>
    <w:rsid w:val="22FF181D"/>
    <w:rsid w:val="230010F2"/>
    <w:rsid w:val="230218B3"/>
    <w:rsid w:val="23031667"/>
    <w:rsid w:val="23036C22"/>
    <w:rsid w:val="23045086"/>
    <w:rsid w:val="2305495A"/>
    <w:rsid w:val="23072480"/>
    <w:rsid w:val="23084CDB"/>
    <w:rsid w:val="2309269C"/>
    <w:rsid w:val="23096F62"/>
    <w:rsid w:val="230A01C2"/>
    <w:rsid w:val="230A08F9"/>
    <w:rsid w:val="230A3150"/>
    <w:rsid w:val="230C47AF"/>
    <w:rsid w:val="230D1151"/>
    <w:rsid w:val="230F7587"/>
    <w:rsid w:val="23110C50"/>
    <w:rsid w:val="23111C5B"/>
    <w:rsid w:val="231132FF"/>
    <w:rsid w:val="23123F3C"/>
    <w:rsid w:val="23130E25"/>
    <w:rsid w:val="23133014"/>
    <w:rsid w:val="23137077"/>
    <w:rsid w:val="23147F1E"/>
    <w:rsid w:val="23161C81"/>
    <w:rsid w:val="23190D63"/>
    <w:rsid w:val="231A0405"/>
    <w:rsid w:val="231C2D03"/>
    <w:rsid w:val="231C720E"/>
    <w:rsid w:val="231D68AC"/>
    <w:rsid w:val="231E16E3"/>
    <w:rsid w:val="231E77CA"/>
    <w:rsid w:val="231F5A1C"/>
    <w:rsid w:val="2320113A"/>
    <w:rsid w:val="23201794"/>
    <w:rsid w:val="23223166"/>
    <w:rsid w:val="23231A4E"/>
    <w:rsid w:val="232344A5"/>
    <w:rsid w:val="23242F46"/>
    <w:rsid w:val="23244DE0"/>
    <w:rsid w:val="23246D88"/>
    <w:rsid w:val="23251AD1"/>
    <w:rsid w:val="23256A93"/>
    <w:rsid w:val="232703F4"/>
    <w:rsid w:val="2327100D"/>
    <w:rsid w:val="23271D9D"/>
    <w:rsid w:val="23274A63"/>
    <w:rsid w:val="23294425"/>
    <w:rsid w:val="232A30DE"/>
    <w:rsid w:val="232B0864"/>
    <w:rsid w:val="232C1EE7"/>
    <w:rsid w:val="232C27C0"/>
    <w:rsid w:val="232C3CC8"/>
    <w:rsid w:val="232E059C"/>
    <w:rsid w:val="232E11C0"/>
    <w:rsid w:val="232E3EB1"/>
    <w:rsid w:val="232F0824"/>
    <w:rsid w:val="232F19D7"/>
    <w:rsid w:val="232F2309"/>
    <w:rsid w:val="23303339"/>
    <w:rsid w:val="23305483"/>
    <w:rsid w:val="23316523"/>
    <w:rsid w:val="233413F4"/>
    <w:rsid w:val="23363463"/>
    <w:rsid w:val="233634CD"/>
    <w:rsid w:val="23377874"/>
    <w:rsid w:val="23386ADD"/>
    <w:rsid w:val="2339488C"/>
    <w:rsid w:val="233C481F"/>
    <w:rsid w:val="233C59BC"/>
    <w:rsid w:val="233C65AE"/>
    <w:rsid w:val="233D0598"/>
    <w:rsid w:val="233D09A4"/>
    <w:rsid w:val="233E0D18"/>
    <w:rsid w:val="233E21A2"/>
    <w:rsid w:val="23401EB3"/>
    <w:rsid w:val="23403912"/>
    <w:rsid w:val="23403BE4"/>
    <w:rsid w:val="23411E36"/>
    <w:rsid w:val="23417168"/>
    <w:rsid w:val="23445605"/>
    <w:rsid w:val="2346654E"/>
    <w:rsid w:val="2346744C"/>
    <w:rsid w:val="2347026A"/>
    <w:rsid w:val="2347061B"/>
    <w:rsid w:val="23474F72"/>
    <w:rsid w:val="2347646D"/>
    <w:rsid w:val="2348299D"/>
    <w:rsid w:val="234832FB"/>
    <w:rsid w:val="23487526"/>
    <w:rsid w:val="23490D74"/>
    <w:rsid w:val="23493DD2"/>
    <w:rsid w:val="234B4424"/>
    <w:rsid w:val="234D1DEF"/>
    <w:rsid w:val="234E00AF"/>
    <w:rsid w:val="234E0246"/>
    <w:rsid w:val="234E1E4E"/>
    <w:rsid w:val="235002CB"/>
    <w:rsid w:val="2350228B"/>
    <w:rsid w:val="23505DC2"/>
    <w:rsid w:val="23527305"/>
    <w:rsid w:val="23536C1C"/>
    <w:rsid w:val="235404B1"/>
    <w:rsid w:val="23553824"/>
    <w:rsid w:val="2356155A"/>
    <w:rsid w:val="23564902"/>
    <w:rsid w:val="235651B5"/>
    <w:rsid w:val="23567351"/>
    <w:rsid w:val="2359392C"/>
    <w:rsid w:val="235A6A54"/>
    <w:rsid w:val="235B4BD0"/>
    <w:rsid w:val="235D1278"/>
    <w:rsid w:val="235D6544"/>
    <w:rsid w:val="235E0C31"/>
    <w:rsid w:val="235F050E"/>
    <w:rsid w:val="23602370"/>
    <w:rsid w:val="23614870"/>
    <w:rsid w:val="23623B5A"/>
    <w:rsid w:val="2362407B"/>
    <w:rsid w:val="23644776"/>
    <w:rsid w:val="236455AA"/>
    <w:rsid w:val="23647675"/>
    <w:rsid w:val="23674B18"/>
    <w:rsid w:val="2367773E"/>
    <w:rsid w:val="2368776D"/>
    <w:rsid w:val="236A3B2E"/>
    <w:rsid w:val="236C30FC"/>
    <w:rsid w:val="236C49D9"/>
    <w:rsid w:val="236D2C2B"/>
    <w:rsid w:val="236E3F54"/>
    <w:rsid w:val="236E6D31"/>
    <w:rsid w:val="236E7028"/>
    <w:rsid w:val="236F3C55"/>
    <w:rsid w:val="237022A9"/>
    <w:rsid w:val="237044C9"/>
    <w:rsid w:val="23711416"/>
    <w:rsid w:val="237173E3"/>
    <w:rsid w:val="23735D67"/>
    <w:rsid w:val="23737B15"/>
    <w:rsid w:val="237475FD"/>
    <w:rsid w:val="23755E05"/>
    <w:rsid w:val="237566B0"/>
    <w:rsid w:val="23765D51"/>
    <w:rsid w:val="2377387F"/>
    <w:rsid w:val="23775858"/>
    <w:rsid w:val="23777F4D"/>
    <w:rsid w:val="237A0EA4"/>
    <w:rsid w:val="237A0FE2"/>
    <w:rsid w:val="237A7F73"/>
    <w:rsid w:val="237B1C35"/>
    <w:rsid w:val="237B41E9"/>
    <w:rsid w:val="237B58EA"/>
    <w:rsid w:val="237B69CA"/>
    <w:rsid w:val="237B74B4"/>
    <w:rsid w:val="237B7C90"/>
    <w:rsid w:val="237C2E6E"/>
    <w:rsid w:val="237C4C1C"/>
    <w:rsid w:val="237D0994"/>
    <w:rsid w:val="237D5556"/>
    <w:rsid w:val="237D5C49"/>
    <w:rsid w:val="237D674C"/>
    <w:rsid w:val="237F5E63"/>
    <w:rsid w:val="238241FC"/>
    <w:rsid w:val="2382566F"/>
    <w:rsid w:val="23827D58"/>
    <w:rsid w:val="238513EC"/>
    <w:rsid w:val="2385484B"/>
    <w:rsid w:val="23857610"/>
    <w:rsid w:val="238753FE"/>
    <w:rsid w:val="23883B56"/>
    <w:rsid w:val="23892362"/>
    <w:rsid w:val="23897339"/>
    <w:rsid w:val="238A0E63"/>
    <w:rsid w:val="238B2AF1"/>
    <w:rsid w:val="238B30B1"/>
    <w:rsid w:val="238D5B79"/>
    <w:rsid w:val="239276D9"/>
    <w:rsid w:val="23931F66"/>
    <w:rsid w:val="23936EA4"/>
    <w:rsid w:val="2395576A"/>
    <w:rsid w:val="239572D5"/>
    <w:rsid w:val="23957A8C"/>
    <w:rsid w:val="23965A6B"/>
    <w:rsid w:val="23973C73"/>
    <w:rsid w:val="23977CA8"/>
    <w:rsid w:val="239B44E0"/>
    <w:rsid w:val="239C706C"/>
    <w:rsid w:val="23A0556C"/>
    <w:rsid w:val="23A257AD"/>
    <w:rsid w:val="23A3213F"/>
    <w:rsid w:val="23A33334"/>
    <w:rsid w:val="23A35BFC"/>
    <w:rsid w:val="23A423C5"/>
    <w:rsid w:val="23A503FA"/>
    <w:rsid w:val="23A543B3"/>
    <w:rsid w:val="23A57D12"/>
    <w:rsid w:val="23A65EDD"/>
    <w:rsid w:val="23A777BF"/>
    <w:rsid w:val="23A81EB5"/>
    <w:rsid w:val="23A83C63"/>
    <w:rsid w:val="23A842A6"/>
    <w:rsid w:val="23A85EC0"/>
    <w:rsid w:val="23A90810"/>
    <w:rsid w:val="23A91C16"/>
    <w:rsid w:val="23AA30E2"/>
    <w:rsid w:val="23AB72AF"/>
    <w:rsid w:val="23AC3027"/>
    <w:rsid w:val="23AC307D"/>
    <w:rsid w:val="23AC6BBA"/>
    <w:rsid w:val="23AD175D"/>
    <w:rsid w:val="23B05D0A"/>
    <w:rsid w:val="23B06A82"/>
    <w:rsid w:val="23B1063E"/>
    <w:rsid w:val="23B12F9A"/>
    <w:rsid w:val="23B174EC"/>
    <w:rsid w:val="23B224C9"/>
    <w:rsid w:val="23B61FC4"/>
    <w:rsid w:val="23B64C68"/>
    <w:rsid w:val="23B753E2"/>
    <w:rsid w:val="23B75B36"/>
    <w:rsid w:val="23B81464"/>
    <w:rsid w:val="23BA1BE8"/>
    <w:rsid w:val="23BA3C45"/>
    <w:rsid w:val="23BA4162"/>
    <w:rsid w:val="23BE182B"/>
    <w:rsid w:val="23BE3486"/>
    <w:rsid w:val="23BF6D40"/>
    <w:rsid w:val="23C02708"/>
    <w:rsid w:val="23C07796"/>
    <w:rsid w:val="23C12F77"/>
    <w:rsid w:val="23C159C8"/>
    <w:rsid w:val="23C245F9"/>
    <w:rsid w:val="23C30A9D"/>
    <w:rsid w:val="23C37C53"/>
    <w:rsid w:val="23C51C24"/>
    <w:rsid w:val="23C830CF"/>
    <w:rsid w:val="23C92F22"/>
    <w:rsid w:val="23C966D4"/>
    <w:rsid w:val="23CA59C3"/>
    <w:rsid w:val="23CB1161"/>
    <w:rsid w:val="23CB3F5D"/>
    <w:rsid w:val="23CB4F66"/>
    <w:rsid w:val="23CC0FDC"/>
    <w:rsid w:val="23CC2C52"/>
    <w:rsid w:val="23CE1FFA"/>
    <w:rsid w:val="23CE20A5"/>
    <w:rsid w:val="23D05418"/>
    <w:rsid w:val="23D12429"/>
    <w:rsid w:val="23D1683E"/>
    <w:rsid w:val="23D17DC4"/>
    <w:rsid w:val="23D20962"/>
    <w:rsid w:val="23D20CE0"/>
    <w:rsid w:val="23D34A58"/>
    <w:rsid w:val="23D5432C"/>
    <w:rsid w:val="23D60140"/>
    <w:rsid w:val="23D827A3"/>
    <w:rsid w:val="23D902C0"/>
    <w:rsid w:val="23DA5DE6"/>
    <w:rsid w:val="23DC1AA8"/>
    <w:rsid w:val="23DC2486"/>
    <w:rsid w:val="23DE460A"/>
    <w:rsid w:val="23E40A13"/>
    <w:rsid w:val="23E46C65"/>
    <w:rsid w:val="23E5656A"/>
    <w:rsid w:val="23E629DD"/>
    <w:rsid w:val="23E85291"/>
    <w:rsid w:val="23E97DD8"/>
    <w:rsid w:val="23EB1B68"/>
    <w:rsid w:val="23EB1DA2"/>
    <w:rsid w:val="23EC1596"/>
    <w:rsid w:val="23EC4488"/>
    <w:rsid w:val="23ED5B1A"/>
    <w:rsid w:val="23EE18E7"/>
    <w:rsid w:val="23EF2565"/>
    <w:rsid w:val="23F00DAC"/>
    <w:rsid w:val="23F02319"/>
    <w:rsid w:val="23F20166"/>
    <w:rsid w:val="23F213A1"/>
    <w:rsid w:val="23F243C2"/>
    <w:rsid w:val="23F306BD"/>
    <w:rsid w:val="23F46EA8"/>
    <w:rsid w:val="23F46F4A"/>
    <w:rsid w:val="23F54C77"/>
    <w:rsid w:val="23F5677C"/>
    <w:rsid w:val="23F635E7"/>
    <w:rsid w:val="23F650D1"/>
    <w:rsid w:val="23F724F4"/>
    <w:rsid w:val="23F944BF"/>
    <w:rsid w:val="23FA0D82"/>
    <w:rsid w:val="23FA1FE5"/>
    <w:rsid w:val="23FA4C15"/>
    <w:rsid w:val="23FB6C69"/>
    <w:rsid w:val="23FB7503"/>
    <w:rsid w:val="23FC1AC8"/>
    <w:rsid w:val="23FD6CE3"/>
    <w:rsid w:val="23FE3883"/>
    <w:rsid w:val="23FE6A53"/>
    <w:rsid w:val="23FF63D4"/>
    <w:rsid w:val="240039A2"/>
    <w:rsid w:val="24003A9F"/>
    <w:rsid w:val="2401386A"/>
    <w:rsid w:val="24021C75"/>
    <w:rsid w:val="2406098A"/>
    <w:rsid w:val="2406350B"/>
    <w:rsid w:val="240864B0"/>
    <w:rsid w:val="24095C2F"/>
    <w:rsid w:val="240A22B2"/>
    <w:rsid w:val="240B2C27"/>
    <w:rsid w:val="240B2FF1"/>
    <w:rsid w:val="240B5FA0"/>
    <w:rsid w:val="240D20E3"/>
    <w:rsid w:val="240F257A"/>
    <w:rsid w:val="240F3232"/>
    <w:rsid w:val="240F562C"/>
    <w:rsid w:val="24103C74"/>
    <w:rsid w:val="241066BC"/>
    <w:rsid w:val="241068A7"/>
    <w:rsid w:val="24117358"/>
    <w:rsid w:val="24124528"/>
    <w:rsid w:val="2412623A"/>
    <w:rsid w:val="24142A9A"/>
    <w:rsid w:val="241430A6"/>
    <w:rsid w:val="2415065A"/>
    <w:rsid w:val="24156E1F"/>
    <w:rsid w:val="2416277C"/>
    <w:rsid w:val="24162DE0"/>
    <w:rsid w:val="24172B97"/>
    <w:rsid w:val="241748D9"/>
    <w:rsid w:val="24174945"/>
    <w:rsid w:val="241818DC"/>
    <w:rsid w:val="24183C32"/>
    <w:rsid w:val="241A4435"/>
    <w:rsid w:val="241A61E3"/>
    <w:rsid w:val="241C04D3"/>
    <w:rsid w:val="241C341B"/>
    <w:rsid w:val="241E5A1E"/>
    <w:rsid w:val="24212C83"/>
    <w:rsid w:val="24213A15"/>
    <w:rsid w:val="2421480E"/>
    <w:rsid w:val="242157C3"/>
    <w:rsid w:val="24230CB6"/>
    <w:rsid w:val="2424539F"/>
    <w:rsid w:val="24247062"/>
    <w:rsid w:val="24247750"/>
    <w:rsid w:val="2425052D"/>
    <w:rsid w:val="2426102C"/>
    <w:rsid w:val="242641B0"/>
    <w:rsid w:val="242645FA"/>
    <w:rsid w:val="24264B88"/>
    <w:rsid w:val="2427EC45"/>
    <w:rsid w:val="242A38E1"/>
    <w:rsid w:val="242A524C"/>
    <w:rsid w:val="242A5B23"/>
    <w:rsid w:val="242D23BA"/>
    <w:rsid w:val="242D4168"/>
    <w:rsid w:val="242D5979"/>
    <w:rsid w:val="242D7E77"/>
    <w:rsid w:val="242E33DF"/>
    <w:rsid w:val="242E55E4"/>
    <w:rsid w:val="242F3DD2"/>
    <w:rsid w:val="2430014B"/>
    <w:rsid w:val="24300765"/>
    <w:rsid w:val="24317B09"/>
    <w:rsid w:val="24327B8A"/>
    <w:rsid w:val="24333989"/>
    <w:rsid w:val="243378AF"/>
    <w:rsid w:val="24341CCD"/>
    <w:rsid w:val="24345D25"/>
    <w:rsid w:val="243472A5"/>
    <w:rsid w:val="2435301D"/>
    <w:rsid w:val="24372173"/>
    <w:rsid w:val="24382E39"/>
    <w:rsid w:val="243948BB"/>
    <w:rsid w:val="243A3AB5"/>
    <w:rsid w:val="243A53C7"/>
    <w:rsid w:val="243A7112"/>
    <w:rsid w:val="243B3DC2"/>
    <w:rsid w:val="243BBF95"/>
    <w:rsid w:val="243C25FD"/>
    <w:rsid w:val="243C7B16"/>
    <w:rsid w:val="243E0123"/>
    <w:rsid w:val="243E45C7"/>
    <w:rsid w:val="243F044B"/>
    <w:rsid w:val="243F57FE"/>
    <w:rsid w:val="243F6376"/>
    <w:rsid w:val="244047C0"/>
    <w:rsid w:val="24406DA7"/>
    <w:rsid w:val="24412DD6"/>
    <w:rsid w:val="244169A8"/>
    <w:rsid w:val="24417468"/>
    <w:rsid w:val="24424696"/>
    <w:rsid w:val="2444406C"/>
    <w:rsid w:val="24444F16"/>
    <w:rsid w:val="24450708"/>
    <w:rsid w:val="24451E30"/>
    <w:rsid w:val="244617A6"/>
    <w:rsid w:val="24461E19"/>
    <w:rsid w:val="24474C29"/>
    <w:rsid w:val="244809C7"/>
    <w:rsid w:val="244A4D4D"/>
    <w:rsid w:val="244A7C47"/>
    <w:rsid w:val="244B45EE"/>
    <w:rsid w:val="244B6FEA"/>
    <w:rsid w:val="244C117F"/>
    <w:rsid w:val="244C54FB"/>
    <w:rsid w:val="244E0154"/>
    <w:rsid w:val="24523578"/>
    <w:rsid w:val="245248B0"/>
    <w:rsid w:val="24536A55"/>
    <w:rsid w:val="24541D5D"/>
    <w:rsid w:val="2454301D"/>
    <w:rsid w:val="2455058B"/>
    <w:rsid w:val="24551066"/>
    <w:rsid w:val="24556F8D"/>
    <w:rsid w:val="24572671"/>
    <w:rsid w:val="24574FE1"/>
    <w:rsid w:val="245860AC"/>
    <w:rsid w:val="245931AF"/>
    <w:rsid w:val="24594F5D"/>
    <w:rsid w:val="24595033"/>
    <w:rsid w:val="2459576F"/>
    <w:rsid w:val="245B0CD5"/>
    <w:rsid w:val="245B2135"/>
    <w:rsid w:val="245E07C6"/>
    <w:rsid w:val="245F284A"/>
    <w:rsid w:val="245F6759"/>
    <w:rsid w:val="2461593C"/>
    <w:rsid w:val="24616E7F"/>
    <w:rsid w:val="246242C0"/>
    <w:rsid w:val="24653902"/>
    <w:rsid w:val="24655F16"/>
    <w:rsid w:val="2466767A"/>
    <w:rsid w:val="24674AC7"/>
    <w:rsid w:val="24682F7B"/>
    <w:rsid w:val="24696654"/>
    <w:rsid w:val="246A3697"/>
    <w:rsid w:val="246B347F"/>
    <w:rsid w:val="246C0604"/>
    <w:rsid w:val="246C2EE2"/>
    <w:rsid w:val="246D5317"/>
    <w:rsid w:val="246F1CC7"/>
    <w:rsid w:val="246F7E12"/>
    <w:rsid w:val="24700962"/>
    <w:rsid w:val="2472425D"/>
    <w:rsid w:val="2472535B"/>
    <w:rsid w:val="24733BD9"/>
    <w:rsid w:val="24763D61"/>
    <w:rsid w:val="24765DDF"/>
    <w:rsid w:val="24771804"/>
    <w:rsid w:val="24773635"/>
    <w:rsid w:val="24776FA9"/>
    <w:rsid w:val="247806CA"/>
    <w:rsid w:val="24781656"/>
    <w:rsid w:val="24781AFA"/>
    <w:rsid w:val="247869A2"/>
    <w:rsid w:val="247872A8"/>
    <w:rsid w:val="2479115B"/>
    <w:rsid w:val="247955FF"/>
    <w:rsid w:val="24796A94"/>
    <w:rsid w:val="247A053B"/>
    <w:rsid w:val="247C3868"/>
    <w:rsid w:val="247C4FA9"/>
    <w:rsid w:val="247C6E9E"/>
    <w:rsid w:val="247D6439"/>
    <w:rsid w:val="247E3672"/>
    <w:rsid w:val="247F2410"/>
    <w:rsid w:val="24801418"/>
    <w:rsid w:val="24811A29"/>
    <w:rsid w:val="2481372D"/>
    <w:rsid w:val="24815A01"/>
    <w:rsid w:val="24824AFE"/>
    <w:rsid w:val="24831A72"/>
    <w:rsid w:val="2483647E"/>
    <w:rsid w:val="248503DD"/>
    <w:rsid w:val="24856A2E"/>
    <w:rsid w:val="24857B00"/>
    <w:rsid w:val="24863878"/>
    <w:rsid w:val="24866EBE"/>
    <w:rsid w:val="24871130"/>
    <w:rsid w:val="2487404E"/>
    <w:rsid w:val="24877D1C"/>
    <w:rsid w:val="248857BC"/>
    <w:rsid w:val="248A197C"/>
    <w:rsid w:val="248B5471"/>
    <w:rsid w:val="248D10AB"/>
    <w:rsid w:val="248F084E"/>
    <w:rsid w:val="2490179A"/>
    <w:rsid w:val="249146F7"/>
    <w:rsid w:val="24932DA4"/>
    <w:rsid w:val="24936EE7"/>
    <w:rsid w:val="24962993"/>
    <w:rsid w:val="24967687"/>
    <w:rsid w:val="249769E5"/>
    <w:rsid w:val="24981671"/>
    <w:rsid w:val="249922B9"/>
    <w:rsid w:val="249935AC"/>
    <w:rsid w:val="2499791F"/>
    <w:rsid w:val="249A66D4"/>
    <w:rsid w:val="249A778E"/>
    <w:rsid w:val="249B0AE9"/>
    <w:rsid w:val="249B37C8"/>
    <w:rsid w:val="249C559F"/>
    <w:rsid w:val="249C6A6B"/>
    <w:rsid w:val="249E0BC2"/>
    <w:rsid w:val="249E6166"/>
    <w:rsid w:val="24A1574D"/>
    <w:rsid w:val="24A1E275"/>
    <w:rsid w:val="24A24B56"/>
    <w:rsid w:val="24A361D8"/>
    <w:rsid w:val="24A37ABF"/>
    <w:rsid w:val="24A518DD"/>
    <w:rsid w:val="24A56E90"/>
    <w:rsid w:val="24A61AD5"/>
    <w:rsid w:val="24A61DAC"/>
    <w:rsid w:val="24A72C90"/>
    <w:rsid w:val="24A825BC"/>
    <w:rsid w:val="24A9142F"/>
    <w:rsid w:val="24AB2015"/>
    <w:rsid w:val="24AB32DF"/>
    <w:rsid w:val="24AC1531"/>
    <w:rsid w:val="24AC3476"/>
    <w:rsid w:val="24AD52A9"/>
    <w:rsid w:val="24AD66EE"/>
    <w:rsid w:val="24AE1F6D"/>
    <w:rsid w:val="24AE67AA"/>
    <w:rsid w:val="24AF3183"/>
    <w:rsid w:val="24AF69FF"/>
    <w:rsid w:val="24B0025A"/>
    <w:rsid w:val="24B04153"/>
    <w:rsid w:val="24B16A6C"/>
    <w:rsid w:val="24B427EC"/>
    <w:rsid w:val="24B54EB8"/>
    <w:rsid w:val="24B65F0C"/>
    <w:rsid w:val="24B71C84"/>
    <w:rsid w:val="24B737AD"/>
    <w:rsid w:val="24B831E9"/>
    <w:rsid w:val="24B91EA0"/>
    <w:rsid w:val="24BA0088"/>
    <w:rsid w:val="24BA6FCC"/>
    <w:rsid w:val="24BB1BF2"/>
    <w:rsid w:val="24BB79C6"/>
    <w:rsid w:val="24BC5CFD"/>
    <w:rsid w:val="24BD2C3F"/>
    <w:rsid w:val="24BD7443"/>
    <w:rsid w:val="24BE7244"/>
    <w:rsid w:val="24BE74B6"/>
    <w:rsid w:val="24BF69E3"/>
    <w:rsid w:val="24C03FB1"/>
    <w:rsid w:val="24C148B0"/>
    <w:rsid w:val="24C20837"/>
    <w:rsid w:val="24C23129"/>
    <w:rsid w:val="24C27D28"/>
    <w:rsid w:val="24C30629"/>
    <w:rsid w:val="24C41EC2"/>
    <w:rsid w:val="24C46041"/>
    <w:rsid w:val="24C47033"/>
    <w:rsid w:val="24C70994"/>
    <w:rsid w:val="24C722FC"/>
    <w:rsid w:val="24C820E3"/>
    <w:rsid w:val="24C875BD"/>
    <w:rsid w:val="24C90319"/>
    <w:rsid w:val="24C95033"/>
    <w:rsid w:val="24CC4BA3"/>
    <w:rsid w:val="24CC572F"/>
    <w:rsid w:val="24CC65B2"/>
    <w:rsid w:val="24CE259C"/>
    <w:rsid w:val="24CF521F"/>
    <w:rsid w:val="24D01E21"/>
    <w:rsid w:val="24D11B2F"/>
    <w:rsid w:val="24D221E7"/>
    <w:rsid w:val="24D36EBA"/>
    <w:rsid w:val="24D46CDA"/>
    <w:rsid w:val="24D5055F"/>
    <w:rsid w:val="24D740D4"/>
    <w:rsid w:val="24D7689D"/>
    <w:rsid w:val="24D840A4"/>
    <w:rsid w:val="24D942F0"/>
    <w:rsid w:val="24D9464D"/>
    <w:rsid w:val="24D966C0"/>
    <w:rsid w:val="24D97E4C"/>
    <w:rsid w:val="24DB3BC4"/>
    <w:rsid w:val="24DB5330"/>
    <w:rsid w:val="24DB5972"/>
    <w:rsid w:val="24DC3916"/>
    <w:rsid w:val="24DD16E3"/>
    <w:rsid w:val="24DD7BEB"/>
    <w:rsid w:val="24DF15FA"/>
    <w:rsid w:val="24DF5CD4"/>
    <w:rsid w:val="24DF7844"/>
    <w:rsid w:val="24E1053C"/>
    <w:rsid w:val="24E13210"/>
    <w:rsid w:val="24E1675F"/>
    <w:rsid w:val="24E24F53"/>
    <w:rsid w:val="24E30CCB"/>
    <w:rsid w:val="24E32A79"/>
    <w:rsid w:val="24E33935"/>
    <w:rsid w:val="24E427DE"/>
    <w:rsid w:val="24E453B0"/>
    <w:rsid w:val="24E45CFF"/>
    <w:rsid w:val="24E52C95"/>
    <w:rsid w:val="24E53E86"/>
    <w:rsid w:val="24E55CC4"/>
    <w:rsid w:val="24E62827"/>
    <w:rsid w:val="24EA3E07"/>
    <w:rsid w:val="24EC45F8"/>
    <w:rsid w:val="24EC66F2"/>
    <w:rsid w:val="24EC7DDA"/>
    <w:rsid w:val="24ED56A6"/>
    <w:rsid w:val="24EE1B49"/>
    <w:rsid w:val="24EE4B57"/>
    <w:rsid w:val="24EE7D9B"/>
    <w:rsid w:val="24EF141E"/>
    <w:rsid w:val="24F0009A"/>
    <w:rsid w:val="24F0147A"/>
    <w:rsid w:val="24F1163A"/>
    <w:rsid w:val="24F20F0E"/>
    <w:rsid w:val="24F33BD4"/>
    <w:rsid w:val="24F426B3"/>
    <w:rsid w:val="24F44859"/>
    <w:rsid w:val="24F637C8"/>
    <w:rsid w:val="24F7254F"/>
    <w:rsid w:val="24F81554"/>
    <w:rsid w:val="24F879D2"/>
    <w:rsid w:val="24F9229C"/>
    <w:rsid w:val="24FB212D"/>
    <w:rsid w:val="24FC0119"/>
    <w:rsid w:val="24FD0D5F"/>
    <w:rsid w:val="24FE788F"/>
    <w:rsid w:val="24FF09FC"/>
    <w:rsid w:val="25004CDC"/>
    <w:rsid w:val="25006812"/>
    <w:rsid w:val="250228BD"/>
    <w:rsid w:val="2503311B"/>
    <w:rsid w:val="25034EC9"/>
    <w:rsid w:val="2504136D"/>
    <w:rsid w:val="25046974"/>
    <w:rsid w:val="25051A1C"/>
    <w:rsid w:val="25056228"/>
    <w:rsid w:val="25056E93"/>
    <w:rsid w:val="25070080"/>
    <w:rsid w:val="25072947"/>
    <w:rsid w:val="25072C0B"/>
    <w:rsid w:val="25076767"/>
    <w:rsid w:val="25077B1D"/>
    <w:rsid w:val="250804C9"/>
    <w:rsid w:val="25090731"/>
    <w:rsid w:val="25095BC1"/>
    <w:rsid w:val="250A44A9"/>
    <w:rsid w:val="250A65BE"/>
    <w:rsid w:val="250B3CAA"/>
    <w:rsid w:val="250C0222"/>
    <w:rsid w:val="250C4542"/>
    <w:rsid w:val="250F373A"/>
    <w:rsid w:val="250F7D12"/>
    <w:rsid w:val="25107903"/>
    <w:rsid w:val="251134C1"/>
    <w:rsid w:val="251175E6"/>
    <w:rsid w:val="251203A4"/>
    <w:rsid w:val="25124316"/>
    <w:rsid w:val="2513335E"/>
    <w:rsid w:val="25145328"/>
    <w:rsid w:val="25146D90"/>
    <w:rsid w:val="25147A1C"/>
    <w:rsid w:val="25156760"/>
    <w:rsid w:val="25160871"/>
    <w:rsid w:val="251610A0"/>
    <w:rsid w:val="25164BFC"/>
    <w:rsid w:val="2517424E"/>
    <w:rsid w:val="25181ACE"/>
    <w:rsid w:val="251836AA"/>
    <w:rsid w:val="25187E44"/>
    <w:rsid w:val="25196F8E"/>
    <w:rsid w:val="251A5BF5"/>
    <w:rsid w:val="251B2213"/>
    <w:rsid w:val="251C6F05"/>
    <w:rsid w:val="251D375B"/>
    <w:rsid w:val="251F7F55"/>
    <w:rsid w:val="25203D88"/>
    <w:rsid w:val="25205A7B"/>
    <w:rsid w:val="25206630"/>
    <w:rsid w:val="2523095A"/>
    <w:rsid w:val="25230E74"/>
    <w:rsid w:val="25242813"/>
    <w:rsid w:val="252437BD"/>
    <w:rsid w:val="2525124D"/>
    <w:rsid w:val="2526355C"/>
    <w:rsid w:val="25267240"/>
    <w:rsid w:val="25276DC9"/>
    <w:rsid w:val="25297537"/>
    <w:rsid w:val="252A3913"/>
    <w:rsid w:val="252B3378"/>
    <w:rsid w:val="252B4E95"/>
    <w:rsid w:val="252B6957"/>
    <w:rsid w:val="252C08C4"/>
    <w:rsid w:val="252D1FFA"/>
    <w:rsid w:val="252D7F94"/>
    <w:rsid w:val="252E1F46"/>
    <w:rsid w:val="25300430"/>
    <w:rsid w:val="253009CC"/>
    <w:rsid w:val="25304775"/>
    <w:rsid w:val="253068C1"/>
    <w:rsid w:val="25341526"/>
    <w:rsid w:val="253428C7"/>
    <w:rsid w:val="2535373D"/>
    <w:rsid w:val="2535455C"/>
    <w:rsid w:val="25356781"/>
    <w:rsid w:val="253568E4"/>
    <w:rsid w:val="25361FC5"/>
    <w:rsid w:val="25387269"/>
    <w:rsid w:val="253A4D8F"/>
    <w:rsid w:val="253B2191"/>
    <w:rsid w:val="253B299A"/>
    <w:rsid w:val="253B3382"/>
    <w:rsid w:val="253B4663"/>
    <w:rsid w:val="253D1CD0"/>
    <w:rsid w:val="253D6BA4"/>
    <w:rsid w:val="253F23A5"/>
    <w:rsid w:val="25407ECB"/>
    <w:rsid w:val="254205F7"/>
    <w:rsid w:val="25423217"/>
    <w:rsid w:val="254266D8"/>
    <w:rsid w:val="2543321C"/>
    <w:rsid w:val="254461EF"/>
    <w:rsid w:val="254479BB"/>
    <w:rsid w:val="2545463B"/>
    <w:rsid w:val="25470A81"/>
    <w:rsid w:val="2547567F"/>
    <w:rsid w:val="25482F68"/>
    <w:rsid w:val="254A6B9C"/>
    <w:rsid w:val="254B4CFA"/>
    <w:rsid w:val="254D6DFA"/>
    <w:rsid w:val="254E4396"/>
    <w:rsid w:val="254F010E"/>
    <w:rsid w:val="254F10C5"/>
    <w:rsid w:val="254F1307"/>
    <w:rsid w:val="25501EDA"/>
    <w:rsid w:val="255045B2"/>
    <w:rsid w:val="2551032A"/>
    <w:rsid w:val="25510F21"/>
    <w:rsid w:val="25512084"/>
    <w:rsid w:val="25513E86"/>
    <w:rsid w:val="2552718E"/>
    <w:rsid w:val="25527941"/>
    <w:rsid w:val="255306D2"/>
    <w:rsid w:val="25531165"/>
    <w:rsid w:val="255378EE"/>
    <w:rsid w:val="25552579"/>
    <w:rsid w:val="25555DE9"/>
    <w:rsid w:val="255614AE"/>
    <w:rsid w:val="2557368E"/>
    <w:rsid w:val="2558233C"/>
    <w:rsid w:val="25586BC6"/>
    <w:rsid w:val="25592D3B"/>
    <w:rsid w:val="255A0F8D"/>
    <w:rsid w:val="255E3D57"/>
    <w:rsid w:val="255E4015"/>
    <w:rsid w:val="255E613F"/>
    <w:rsid w:val="256040C9"/>
    <w:rsid w:val="2561056D"/>
    <w:rsid w:val="256178A3"/>
    <w:rsid w:val="2564005E"/>
    <w:rsid w:val="256516E0"/>
    <w:rsid w:val="25666DFB"/>
    <w:rsid w:val="2566731C"/>
    <w:rsid w:val="25675458"/>
    <w:rsid w:val="25677D1E"/>
    <w:rsid w:val="25681623"/>
    <w:rsid w:val="25687981"/>
    <w:rsid w:val="25695E69"/>
    <w:rsid w:val="256A4C96"/>
    <w:rsid w:val="256C2A6E"/>
    <w:rsid w:val="256E4A38"/>
    <w:rsid w:val="256E778C"/>
    <w:rsid w:val="256F00E0"/>
    <w:rsid w:val="256F7926"/>
    <w:rsid w:val="257006E1"/>
    <w:rsid w:val="2570705A"/>
    <w:rsid w:val="25710085"/>
    <w:rsid w:val="257111A2"/>
    <w:rsid w:val="25714529"/>
    <w:rsid w:val="257162D7"/>
    <w:rsid w:val="2572377B"/>
    <w:rsid w:val="2573204F"/>
    <w:rsid w:val="25744A40"/>
    <w:rsid w:val="25744C7A"/>
    <w:rsid w:val="25752322"/>
    <w:rsid w:val="257858B7"/>
    <w:rsid w:val="257A33DD"/>
    <w:rsid w:val="257E2159"/>
    <w:rsid w:val="257E6B3A"/>
    <w:rsid w:val="257F6C45"/>
    <w:rsid w:val="258039C2"/>
    <w:rsid w:val="25805D5A"/>
    <w:rsid w:val="258129BE"/>
    <w:rsid w:val="25817BDD"/>
    <w:rsid w:val="258231E5"/>
    <w:rsid w:val="25831626"/>
    <w:rsid w:val="25836A59"/>
    <w:rsid w:val="258424AE"/>
    <w:rsid w:val="258741DA"/>
    <w:rsid w:val="25875AFA"/>
    <w:rsid w:val="25891872"/>
    <w:rsid w:val="25893620"/>
    <w:rsid w:val="25893CC4"/>
    <w:rsid w:val="25895CD9"/>
    <w:rsid w:val="258A4E17"/>
    <w:rsid w:val="258B4221"/>
    <w:rsid w:val="258C1362"/>
    <w:rsid w:val="258D2CC5"/>
    <w:rsid w:val="258E50DA"/>
    <w:rsid w:val="258F321A"/>
    <w:rsid w:val="258F35BA"/>
    <w:rsid w:val="25907E47"/>
    <w:rsid w:val="25916979"/>
    <w:rsid w:val="25920E87"/>
    <w:rsid w:val="2592117D"/>
    <w:rsid w:val="2593624D"/>
    <w:rsid w:val="2594605B"/>
    <w:rsid w:val="25951FC5"/>
    <w:rsid w:val="259756BC"/>
    <w:rsid w:val="25976997"/>
    <w:rsid w:val="25981AB5"/>
    <w:rsid w:val="25983863"/>
    <w:rsid w:val="25985255"/>
    <w:rsid w:val="259875F8"/>
    <w:rsid w:val="259A7C1E"/>
    <w:rsid w:val="259C6049"/>
    <w:rsid w:val="259D3570"/>
    <w:rsid w:val="25A0366D"/>
    <w:rsid w:val="25A12DD9"/>
    <w:rsid w:val="25A16BBC"/>
    <w:rsid w:val="25A26917"/>
    <w:rsid w:val="25A336FE"/>
    <w:rsid w:val="25A35055"/>
    <w:rsid w:val="25A42208"/>
    <w:rsid w:val="25A62424"/>
    <w:rsid w:val="25A81EF8"/>
    <w:rsid w:val="25A91F14"/>
    <w:rsid w:val="25A96B13"/>
    <w:rsid w:val="25AC595B"/>
    <w:rsid w:val="25AD37B3"/>
    <w:rsid w:val="25AF36DC"/>
    <w:rsid w:val="25B12B77"/>
    <w:rsid w:val="25B270F1"/>
    <w:rsid w:val="25B4185A"/>
    <w:rsid w:val="25B42F5F"/>
    <w:rsid w:val="25B46207"/>
    <w:rsid w:val="25B54415"/>
    <w:rsid w:val="25B578AB"/>
    <w:rsid w:val="25B77512"/>
    <w:rsid w:val="25B81355"/>
    <w:rsid w:val="25B82157"/>
    <w:rsid w:val="25B96887"/>
    <w:rsid w:val="25BC6F42"/>
    <w:rsid w:val="25BE5D2A"/>
    <w:rsid w:val="25BF34C5"/>
    <w:rsid w:val="25C01BEB"/>
    <w:rsid w:val="25C148CD"/>
    <w:rsid w:val="25C2152D"/>
    <w:rsid w:val="25C236DD"/>
    <w:rsid w:val="25C32B7C"/>
    <w:rsid w:val="25C50F0F"/>
    <w:rsid w:val="25C638F0"/>
    <w:rsid w:val="25C65978"/>
    <w:rsid w:val="25C7239A"/>
    <w:rsid w:val="25C81F89"/>
    <w:rsid w:val="25C82276"/>
    <w:rsid w:val="25C827DE"/>
    <w:rsid w:val="25C96113"/>
    <w:rsid w:val="25C977A3"/>
    <w:rsid w:val="25CA15FE"/>
    <w:rsid w:val="25CB254C"/>
    <w:rsid w:val="25CB3C39"/>
    <w:rsid w:val="25CC3EEF"/>
    <w:rsid w:val="25CD1A0B"/>
    <w:rsid w:val="25CD61D3"/>
    <w:rsid w:val="25CD79B1"/>
    <w:rsid w:val="25CF1D44"/>
    <w:rsid w:val="25CF3390"/>
    <w:rsid w:val="25CF6FEB"/>
    <w:rsid w:val="25D02FFD"/>
    <w:rsid w:val="25D10748"/>
    <w:rsid w:val="25D13C45"/>
    <w:rsid w:val="25D20ABE"/>
    <w:rsid w:val="25D30D3F"/>
    <w:rsid w:val="25D340B9"/>
    <w:rsid w:val="25D47080"/>
    <w:rsid w:val="25D50616"/>
    <w:rsid w:val="25D54AB7"/>
    <w:rsid w:val="25D80104"/>
    <w:rsid w:val="25D91E2E"/>
    <w:rsid w:val="25DA0612"/>
    <w:rsid w:val="25DA7112"/>
    <w:rsid w:val="25DB2D27"/>
    <w:rsid w:val="25DC7595"/>
    <w:rsid w:val="25DE4FF3"/>
    <w:rsid w:val="25DF5936"/>
    <w:rsid w:val="25E062ED"/>
    <w:rsid w:val="25E22D30"/>
    <w:rsid w:val="25E35426"/>
    <w:rsid w:val="25E52C07"/>
    <w:rsid w:val="25E77389"/>
    <w:rsid w:val="25E879F5"/>
    <w:rsid w:val="25E90563"/>
    <w:rsid w:val="25E928FF"/>
    <w:rsid w:val="25EA13E5"/>
    <w:rsid w:val="25EB662F"/>
    <w:rsid w:val="25EB7E37"/>
    <w:rsid w:val="25EE1A0C"/>
    <w:rsid w:val="25EE6DE4"/>
    <w:rsid w:val="25EF3DCB"/>
    <w:rsid w:val="25F0544D"/>
    <w:rsid w:val="25F10D5B"/>
    <w:rsid w:val="25F11B1A"/>
    <w:rsid w:val="25F24461"/>
    <w:rsid w:val="25F2514E"/>
    <w:rsid w:val="25F311E0"/>
    <w:rsid w:val="25F32192"/>
    <w:rsid w:val="25F500CC"/>
    <w:rsid w:val="25F5515A"/>
    <w:rsid w:val="25F72E25"/>
    <w:rsid w:val="25F834A0"/>
    <w:rsid w:val="25FA5406"/>
    <w:rsid w:val="25FA66AD"/>
    <w:rsid w:val="25FE211B"/>
    <w:rsid w:val="25FE5A23"/>
    <w:rsid w:val="25FF1B34"/>
    <w:rsid w:val="25FF33EA"/>
    <w:rsid w:val="25FF5102"/>
    <w:rsid w:val="26014B09"/>
    <w:rsid w:val="260161AB"/>
    <w:rsid w:val="2602177C"/>
    <w:rsid w:val="26031625"/>
    <w:rsid w:val="260333A2"/>
    <w:rsid w:val="260333D3"/>
    <w:rsid w:val="26040EF9"/>
    <w:rsid w:val="26044588"/>
    <w:rsid w:val="26060E2B"/>
    <w:rsid w:val="26061115"/>
    <w:rsid w:val="26062CD9"/>
    <w:rsid w:val="26066D8B"/>
    <w:rsid w:val="260809E9"/>
    <w:rsid w:val="26081E2E"/>
    <w:rsid w:val="26083240"/>
    <w:rsid w:val="260923AF"/>
    <w:rsid w:val="260B00BA"/>
    <w:rsid w:val="260B2287"/>
    <w:rsid w:val="260B5FA4"/>
    <w:rsid w:val="260D4096"/>
    <w:rsid w:val="260E0D1D"/>
    <w:rsid w:val="260F1992"/>
    <w:rsid w:val="260F26D4"/>
    <w:rsid w:val="26100DD4"/>
    <w:rsid w:val="26103D41"/>
    <w:rsid w:val="26115BF4"/>
    <w:rsid w:val="26122084"/>
    <w:rsid w:val="26127ABA"/>
    <w:rsid w:val="26132494"/>
    <w:rsid w:val="26166B51"/>
    <w:rsid w:val="261752EF"/>
    <w:rsid w:val="26176928"/>
    <w:rsid w:val="26192FD9"/>
    <w:rsid w:val="261956F1"/>
    <w:rsid w:val="26195D55"/>
    <w:rsid w:val="261B11D4"/>
    <w:rsid w:val="261C26E6"/>
    <w:rsid w:val="261C2DBD"/>
    <w:rsid w:val="261C3C8C"/>
    <w:rsid w:val="261C7282"/>
    <w:rsid w:val="261E35FE"/>
    <w:rsid w:val="261E645E"/>
    <w:rsid w:val="261F0D4F"/>
    <w:rsid w:val="261F21D6"/>
    <w:rsid w:val="26206CF4"/>
    <w:rsid w:val="26213C64"/>
    <w:rsid w:val="26223BF1"/>
    <w:rsid w:val="26233A75"/>
    <w:rsid w:val="2624159B"/>
    <w:rsid w:val="262477ED"/>
    <w:rsid w:val="26260D1B"/>
    <w:rsid w:val="26265D6E"/>
    <w:rsid w:val="26267D72"/>
    <w:rsid w:val="262808BA"/>
    <w:rsid w:val="2629095F"/>
    <w:rsid w:val="26292546"/>
    <w:rsid w:val="262A12D4"/>
    <w:rsid w:val="262B0714"/>
    <w:rsid w:val="262C2DCB"/>
    <w:rsid w:val="262D3CF7"/>
    <w:rsid w:val="262D62D9"/>
    <w:rsid w:val="262DFAC3"/>
    <w:rsid w:val="262E32DE"/>
    <w:rsid w:val="262F241A"/>
    <w:rsid w:val="262F577F"/>
    <w:rsid w:val="26312B47"/>
    <w:rsid w:val="26313084"/>
    <w:rsid w:val="26322018"/>
    <w:rsid w:val="26331690"/>
    <w:rsid w:val="26345C82"/>
    <w:rsid w:val="2634671C"/>
    <w:rsid w:val="263537A8"/>
    <w:rsid w:val="263626AD"/>
    <w:rsid w:val="263767B2"/>
    <w:rsid w:val="2638002A"/>
    <w:rsid w:val="26396DF4"/>
    <w:rsid w:val="2639768F"/>
    <w:rsid w:val="263C1032"/>
    <w:rsid w:val="264032DF"/>
    <w:rsid w:val="26410CA6"/>
    <w:rsid w:val="264129EB"/>
    <w:rsid w:val="264231CC"/>
    <w:rsid w:val="26431A21"/>
    <w:rsid w:val="264335EE"/>
    <w:rsid w:val="26446067"/>
    <w:rsid w:val="26457B48"/>
    <w:rsid w:val="264659B5"/>
    <w:rsid w:val="264707CC"/>
    <w:rsid w:val="26475796"/>
    <w:rsid w:val="2647731D"/>
    <w:rsid w:val="26485289"/>
    <w:rsid w:val="26496B63"/>
    <w:rsid w:val="264A1FAF"/>
    <w:rsid w:val="264A764E"/>
    <w:rsid w:val="264B1BCC"/>
    <w:rsid w:val="264B6B28"/>
    <w:rsid w:val="264F67FB"/>
    <w:rsid w:val="26502390"/>
    <w:rsid w:val="26514BD1"/>
    <w:rsid w:val="26523D46"/>
    <w:rsid w:val="26526108"/>
    <w:rsid w:val="2652620F"/>
    <w:rsid w:val="26542CCE"/>
    <w:rsid w:val="26554903"/>
    <w:rsid w:val="265620C6"/>
    <w:rsid w:val="2657371E"/>
    <w:rsid w:val="265751DD"/>
    <w:rsid w:val="265852BC"/>
    <w:rsid w:val="26587B42"/>
    <w:rsid w:val="26593163"/>
    <w:rsid w:val="26597496"/>
    <w:rsid w:val="265A6E0F"/>
    <w:rsid w:val="265B3DF5"/>
    <w:rsid w:val="265D7A74"/>
    <w:rsid w:val="265E0AEC"/>
    <w:rsid w:val="265E0EF4"/>
    <w:rsid w:val="265E2CFF"/>
    <w:rsid w:val="265E4AAD"/>
    <w:rsid w:val="265E685B"/>
    <w:rsid w:val="26602042"/>
    <w:rsid w:val="26606A77"/>
    <w:rsid w:val="266123F5"/>
    <w:rsid w:val="2661459D"/>
    <w:rsid w:val="26630315"/>
    <w:rsid w:val="266475A9"/>
    <w:rsid w:val="26655E3B"/>
    <w:rsid w:val="266760AD"/>
    <w:rsid w:val="26683A3A"/>
    <w:rsid w:val="266903A8"/>
    <w:rsid w:val="266D3BDD"/>
    <w:rsid w:val="266D4BE4"/>
    <w:rsid w:val="266E720C"/>
    <w:rsid w:val="266F0A68"/>
    <w:rsid w:val="26703D7C"/>
    <w:rsid w:val="26725128"/>
    <w:rsid w:val="26725DEB"/>
    <w:rsid w:val="26730FE8"/>
    <w:rsid w:val="267556C2"/>
    <w:rsid w:val="267647EF"/>
    <w:rsid w:val="26770A76"/>
    <w:rsid w:val="267720CB"/>
    <w:rsid w:val="2677574A"/>
    <w:rsid w:val="26793695"/>
    <w:rsid w:val="26795C3D"/>
    <w:rsid w:val="267A53F0"/>
    <w:rsid w:val="267A6917"/>
    <w:rsid w:val="267E03AF"/>
    <w:rsid w:val="267E5182"/>
    <w:rsid w:val="26815B10"/>
    <w:rsid w:val="268171F0"/>
    <w:rsid w:val="26825C5D"/>
    <w:rsid w:val="26830560"/>
    <w:rsid w:val="268362C1"/>
    <w:rsid w:val="26837639"/>
    <w:rsid w:val="268404EF"/>
    <w:rsid w:val="26843ADA"/>
    <w:rsid w:val="26860D99"/>
    <w:rsid w:val="268654B9"/>
    <w:rsid w:val="2687607B"/>
    <w:rsid w:val="26880E9B"/>
    <w:rsid w:val="26887D7C"/>
    <w:rsid w:val="26895A29"/>
    <w:rsid w:val="268B54EA"/>
    <w:rsid w:val="268C004B"/>
    <w:rsid w:val="268C4751"/>
    <w:rsid w:val="268C680D"/>
    <w:rsid w:val="268E3027"/>
    <w:rsid w:val="268F4C66"/>
    <w:rsid w:val="269203CC"/>
    <w:rsid w:val="269229A8"/>
    <w:rsid w:val="26924756"/>
    <w:rsid w:val="26936F69"/>
    <w:rsid w:val="26946721"/>
    <w:rsid w:val="26972907"/>
    <w:rsid w:val="26976211"/>
    <w:rsid w:val="26977004"/>
    <w:rsid w:val="26982FEF"/>
    <w:rsid w:val="2699653F"/>
    <w:rsid w:val="269C55D5"/>
    <w:rsid w:val="269D0120"/>
    <w:rsid w:val="269D7456"/>
    <w:rsid w:val="269E134D"/>
    <w:rsid w:val="269E1BD6"/>
    <w:rsid w:val="269E59A1"/>
    <w:rsid w:val="269F3E36"/>
    <w:rsid w:val="269F5473"/>
    <w:rsid w:val="269F76BC"/>
    <w:rsid w:val="26A02A97"/>
    <w:rsid w:val="26A226BC"/>
    <w:rsid w:val="26A26967"/>
    <w:rsid w:val="26A32C72"/>
    <w:rsid w:val="26A526DC"/>
    <w:rsid w:val="26A755FC"/>
    <w:rsid w:val="26A821CC"/>
    <w:rsid w:val="26A94B56"/>
    <w:rsid w:val="26AF355A"/>
    <w:rsid w:val="26AF48F6"/>
    <w:rsid w:val="26B023E7"/>
    <w:rsid w:val="26B02799"/>
    <w:rsid w:val="26B35DCE"/>
    <w:rsid w:val="26B414B4"/>
    <w:rsid w:val="26B45E28"/>
    <w:rsid w:val="26B50445"/>
    <w:rsid w:val="26B53D88"/>
    <w:rsid w:val="26B648E9"/>
    <w:rsid w:val="26B64F10"/>
    <w:rsid w:val="26B66196"/>
    <w:rsid w:val="26B715E1"/>
    <w:rsid w:val="26B7722E"/>
    <w:rsid w:val="26B80C9A"/>
    <w:rsid w:val="26B955E4"/>
    <w:rsid w:val="26B96187"/>
    <w:rsid w:val="26B963A0"/>
    <w:rsid w:val="26B97F35"/>
    <w:rsid w:val="26BB304D"/>
    <w:rsid w:val="26BB6135"/>
    <w:rsid w:val="26BD67D7"/>
    <w:rsid w:val="26BF2F94"/>
    <w:rsid w:val="26BF6963"/>
    <w:rsid w:val="26C012C4"/>
    <w:rsid w:val="26C034BC"/>
    <w:rsid w:val="26C16DEA"/>
    <w:rsid w:val="26C32B62"/>
    <w:rsid w:val="26C43AB5"/>
    <w:rsid w:val="26C44960"/>
    <w:rsid w:val="26C52881"/>
    <w:rsid w:val="26C54B2C"/>
    <w:rsid w:val="26C64400"/>
    <w:rsid w:val="26C708A4"/>
    <w:rsid w:val="26C73CEF"/>
    <w:rsid w:val="26C81823"/>
    <w:rsid w:val="26C8367F"/>
    <w:rsid w:val="26C92F84"/>
    <w:rsid w:val="26C94709"/>
    <w:rsid w:val="26CA47D5"/>
    <w:rsid w:val="26CB013E"/>
    <w:rsid w:val="26CB1A16"/>
    <w:rsid w:val="26CC19EC"/>
    <w:rsid w:val="26CC711C"/>
    <w:rsid w:val="26CC7C68"/>
    <w:rsid w:val="26CD289A"/>
    <w:rsid w:val="26CF1507"/>
    <w:rsid w:val="26CF7D1C"/>
    <w:rsid w:val="26D044DE"/>
    <w:rsid w:val="26D11723"/>
    <w:rsid w:val="26D12B38"/>
    <w:rsid w:val="26D17368"/>
    <w:rsid w:val="26D23F28"/>
    <w:rsid w:val="26D409DB"/>
    <w:rsid w:val="26D5157B"/>
    <w:rsid w:val="26D62895"/>
    <w:rsid w:val="26D92385"/>
    <w:rsid w:val="26DA1D79"/>
    <w:rsid w:val="26DA5EA1"/>
    <w:rsid w:val="26DC5567"/>
    <w:rsid w:val="26DE799C"/>
    <w:rsid w:val="26DF0BE1"/>
    <w:rsid w:val="26E004CC"/>
    <w:rsid w:val="26E00FF9"/>
    <w:rsid w:val="26E2220A"/>
    <w:rsid w:val="26E235F9"/>
    <w:rsid w:val="26E23C42"/>
    <w:rsid w:val="26E2479A"/>
    <w:rsid w:val="26E328B3"/>
    <w:rsid w:val="26E36D60"/>
    <w:rsid w:val="26E406D7"/>
    <w:rsid w:val="26E50D2A"/>
    <w:rsid w:val="26E5365D"/>
    <w:rsid w:val="26E56F7C"/>
    <w:rsid w:val="26E620ED"/>
    <w:rsid w:val="26E642D6"/>
    <w:rsid w:val="26E66850"/>
    <w:rsid w:val="26E669F5"/>
    <w:rsid w:val="26E72ED0"/>
    <w:rsid w:val="26E755DF"/>
    <w:rsid w:val="26E775A4"/>
    <w:rsid w:val="26E8705F"/>
    <w:rsid w:val="26E96507"/>
    <w:rsid w:val="26E979C4"/>
    <w:rsid w:val="26EA27E4"/>
    <w:rsid w:val="26EA5746"/>
    <w:rsid w:val="26EB3E67"/>
    <w:rsid w:val="26EB4F82"/>
    <w:rsid w:val="26EC606E"/>
    <w:rsid w:val="26ED73EF"/>
    <w:rsid w:val="26EE19AF"/>
    <w:rsid w:val="26F06588"/>
    <w:rsid w:val="26F4427A"/>
    <w:rsid w:val="26F600C1"/>
    <w:rsid w:val="26F63149"/>
    <w:rsid w:val="26F64CE5"/>
    <w:rsid w:val="26F724B0"/>
    <w:rsid w:val="26F85C43"/>
    <w:rsid w:val="26F878C7"/>
    <w:rsid w:val="26F911C2"/>
    <w:rsid w:val="26F9132E"/>
    <w:rsid w:val="26F92A28"/>
    <w:rsid w:val="26FA0431"/>
    <w:rsid w:val="26FC7E22"/>
    <w:rsid w:val="26FD42C6"/>
    <w:rsid w:val="26FD46BE"/>
    <w:rsid w:val="26FD49EB"/>
    <w:rsid w:val="26FE1DEC"/>
    <w:rsid w:val="26FF3832"/>
    <w:rsid w:val="27012FD6"/>
    <w:rsid w:val="27014735"/>
    <w:rsid w:val="2701771D"/>
    <w:rsid w:val="270218DC"/>
    <w:rsid w:val="27027B2E"/>
    <w:rsid w:val="270311B0"/>
    <w:rsid w:val="27035654"/>
    <w:rsid w:val="27037402"/>
    <w:rsid w:val="27050F92"/>
    <w:rsid w:val="27054F28"/>
    <w:rsid w:val="27057A70"/>
    <w:rsid w:val="27090EBD"/>
    <w:rsid w:val="270C1158"/>
    <w:rsid w:val="270C275B"/>
    <w:rsid w:val="270E2A3A"/>
    <w:rsid w:val="27117D71"/>
    <w:rsid w:val="2712712B"/>
    <w:rsid w:val="27130AC8"/>
    <w:rsid w:val="27133AE9"/>
    <w:rsid w:val="27155F8A"/>
    <w:rsid w:val="271563BF"/>
    <w:rsid w:val="271634C8"/>
    <w:rsid w:val="27165388"/>
    <w:rsid w:val="27183AEC"/>
    <w:rsid w:val="2718770D"/>
    <w:rsid w:val="27187DA5"/>
    <w:rsid w:val="27191B86"/>
    <w:rsid w:val="27194E78"/>
    <w:rsid w:val="271A3F9F"/>
    <w:rsid w:val="271B20BE"/>
    <w:rsid w:val="271B6B2B"/>
    <w:rsid w:val="271C66D2"/>
    <w:rsid w:val="271C68EF"/>
    <w:rsid w:val="271E795E"/>
    <w:rsid w:val="271F1229"/>
    <w:rsid w:val="271F76A0"/>
    <w:rsid w:val="27201D62"/>
    <w:rsid w:val="27206206"/>
    <w:rsid w:val="27211099"/>
    <w:rsid w:val="27211776"/>
    <w:rsid w:val="272126EF"/>
    <w:rsid w:val="2723021E"/>
    <w:rsid w:val="27232134"/>
    <w:rsid w:val="272430FD"/>
    <w:rsid w:val="27254C87"/>
    <w:rsid w:val="272703D3"/>
    <w:rsid w:val="2727133A"/>
    <w:rsid w:val="2727286B"/>
    <w:rsid w:val="2728134E"/>
    <w:rsid w:val="27286E69"/>
    <w:rsid w:val="27290906"/>
    <w:rsid w:val="272918A9"/>
    <w:rsid w:val="2729330D"/>
    <w:rsid w:val="27294478"/>
    <w:rsid w:val="27295138"/>
    <w:rsid w:val="272B600F"/>
    <w:rsid w:val="272B60B0"/>
    <w:rsid w:val="272C6959"/>
    <w:rsid w:val="272D447F"/>
    <w:rsid w:val="272D4728"/>
    <w:rsid w:val="272F2437"/>
    <w:rsid w:val="2730304F"/>
    <w:rsid w:val="273200B5"/>
    <w:rsid w:val="273252D5"/>
    <w:rsid w:val="27327B06"/>
    <w:rsid w:val="27336134"/>
    <w:rsid w:val="27337CE7"/>
    <w:rsid w:val="27340456"/>
    <w:rsid w:val="27343BEA"/>
    <w:rsid w:val="2734580E"/>
    <w:rsid w:val="27351CB2"/>
    <w:rsid w:val="273544D7"/>
    <w:rsid w:val="273660C8"/>
    <w:rsid w:val="27383CA7"/>
    <w:rsid w:val="27385849"/>
    <w:rsid w:val="2738855D"/>
    <w:rsid w:val="27390AA3"/>
    <w:rsid w:val="27391076"/>
    <w:rsid w:val="273932D9"/>
    <w:rsid w:val="273A2263"/>
    <w:rsid w:val="273A63D1"/>
    <w:rsid w:val="273B094A"/>
    <w:rsid w:val="273BD986"/>
    <w:rsid w:val="273C2BAA"/>
    <w:rsid w:val="273E1260"/>
    <w:rsid w:val="273E6A01"/>
    <w:rsid w:val="273F526D"/>
    <w:rsid w:val="27403656"/>
    <w:rsid w:val="2742617D"/>
    <w:rsid w:val="27433927"/>
    <w:rsid w:val="27441EF5"/>
    <w:rsid w:val="27443682"/>
    <w:rsid w:val="27450959"/>
    <w:rsid w:val="27452FAB"/>
    <w:rsid w:val="2745653F"/>
    <w:rsid w:val="27463B18"/>
    <w:rsid w:val="27470946"/>
    <w:rsid w:val="274A7EED"/>
    <w:rsid w:val="274D0A7B"/>
    <w:rsid w:val="274D32A0"/>
    <w:rsid w:val="274F4E43"/>
    <w:rsid w:val="275163C0"/>
    <w:rsid w:val="2752347D"/>
    <w:rsid w:val="27524B0E"/>
    <w:rsid w:val="27533EE6"/>
    <w:rsid w:val="27536034"/>
    <w:rsid w:val="27545EB0"/>
    <w:rsid w:val="27556A21"/>
    <w:rsid w:val="2756393E"/>
    <w:rsid w:val="27564F1D"/>
    <w:rsid w:val="27584E4F"/>
    <w:rsid w:val="275859A0"/>
    <w:rsid w:val="2758774E"/>
    <w:rsid w:val="275911F5"/>
    <w:rsid w:val="2759240E"/>
    <w:rsid w:val="275B1B0E"/>
    <w:rsid w:val="275B723E"/>
    <w:rsid w:val="275C4DA2"/>
    <w:rsid w:val="275F4091"/>
    <w:rsid w:val="27604855"/>
    <w:rsid w:val="27615AEF"/>
    <w:rsid w:val="27637EA1"/>
    <w:rsid w:val="27642DBF"/>
    <w:rsid w:val="27644345"/>
    <w:rsid w:val="27651E6B"/>
    <w:rsid w:val="27657E1B"/>
    <w:rsid w:val="27673E35"/>
    <w:rsid w:val="27675BE3"/>
    <w:rsid w:val="27682E93"/>
    <w:rsid w:val="27692C60"/>
    <w:rsid w:val="27692E98"/>
    <w:rsid w:val="27695531"/>
    <w:rsid w:val="276A31C7"/>
    <w:rsid w:val="276A6E99"/>
    <w:rsid w:val="276B535C"/>
    <w:rsid w:val="276C4FA7"/>
    <w:rsid w:val="276D68BF"/>
    <w:rsid w:val="276E2ACE"/>
    <w:rsid w:val="276F242D"/>
    <w:rsid w:val="276F4634"/>
    <w:rsid w:val="27701B77"/>
    <w:rsid w:val="27711B25"/>
    <w:rsid w:val="27724755"/>
    <w:rsid w:val="2772524E"/>
    <w:rsid w:val="27736336"/>
    <w:rsid w:val="277509C4"/>
    <w:rsid w:val="277673AA"/>
    <w:rsid w:val="277731B2"/>
    <w:rsid w:val="27780568"/>
    <w:rsid w:val="27780710"/>
    <w:rsid w:val="2778394C"/>
    <w:rsid w:val="27784C9D"/>
    <w:rsid w:val="27787DF0"/>
    <w:rsid w:val="277906B7"/>
    <w:rsid w:val="277943ED"/>
    <w:rsid w:val="27796BB4"/>
    <w:rsid w:val="277A3B68"/>
    <w:rsid w:val="277B168E"/>
    <w:rsid w:val="277C2C5C"/>
    <w:rsid w:val="277C6B05"/>
    <w:rsid w:val="277D3249"/>
    <w:rsid w:val="277E3868"/>
    <w:rsid w:val="277F117F"/>
    <w:rsid w:val="277F12EA"/>
    <w:rsid w:val="277F84E2"/>
    <w:rsid w:val="27822A1D"/>
    <w:rsid w:val="27830026"/>
    <w:rsid w:val="27833FD3"/>
    <w:rsid w:val="27835CE3"/>
    <w:rsid w:val="27840D6C"/>
    <w:rsid w:val="27856F73"/>
    <w:rsid w:val="27872CDC"/>
    <w:rsid w:val="27873B8F"/>
    <w:rsid w:val="27890BC5"/>
    <w:rsid w:val="278B7B24"/>
    <w:rsid w:val="278C564A"/>
    <w:rsid w:val="278D2A66"/>
    <w:rsid w:val="2790119D"/>
    <w:rsid w:val="2792336E"/>
    <w:rsid w:val="27926483"/>
    <w:rsid w:val="27937F6C"/>
    <w:rsid w:val="279462AC"/>
    <w:rsid w:val="27946577"/>
    <w:rsid w:val="27952750"/>
    <w:rsid w:val="27965535"/>
    <w:rsid w:val="27970337"/>
    <w:rsid w:val="2797226A"/>
    <w:rsid w:val="279752E8"/>
    <w:rsid w:val="27975DDF"/>
    <w:rsid w:val="27983952"/>
    <w:rsid w:val="279916FF"/>
    <w:rsid w:val="27992F79"/>
    <w:rsid w:val="279A30CF"/>
    <w:rsid w:val="279B4775"/>
    <w:rsid w:val="279B763B"/>
    <w:rsid w:val="279D33B3"/>
    <w:rsid w:val="279D7857"/>
    <w:rsid w:val="27A30218"/>
    <w:rsid w:val="27A32680"/>
    <w:rsid w:val="27A4043C"/>
    <w:rsid w:val="27A42993"/>
    <w:rsid w:val="27A50A15"/>
    <w:rsid w:val="27A66C75"/>
    <w:rsid w:val="27A71098"/>
    <w:rsid w:val="27A737FF"/>
    <w:rsid w:val="27A82F22"/>
    <w:rsid w:val="27A9074A"/>
    <w:rsid w:val="27A961FC"/>
    <w:rsid w:val="27A97FAA"/>
    <w:rsid w:val="27AA3C68"/>
    <w:rsid w:val="27AA5BF3"/>
    <w:rsid w:val="27AC14A7"/>
    <w:rsid w:val="27AC4547"/>
    <w:rsid w:val="27AC7A9A"/>
    <w:rsid w:val="27AE03CD"/>
    <w:rsid w:val="27AE1D78"/>
    <w:rsid w:val="27AE3D98"/>
    <w:rsid w:val="27AE62A0"/>
    <w:rsid w:val="27AE668F"/>
    <w:rsid w:val="27AE736E"/>
    <w:rsid w:val="27AF30E6"/>
    <w:rsid w:val="27B01338"/>
    <w:rsid w:val="27B01883"/>
    <w:rsid w:val="27B022B8"/>
    <w:rsid w:val="27B10818"/>
    <w:rsid w:val="27B23302"/>
    <w:rsid w:val="27B51DF2"/>
    <w:rsid w:val="27B5694E"/>
    <w:rsid w:val="27B61356"/>
    <w:rsid w:val="27B67A9A"/>
    <w:rsid w:val="27B75B71"/>
    <w:rsid w:val="27B8152A"/>
    <w:rsid w:val="27B8643F"/>
    <w:rsid w:val="27BA21B7"/>
    <w:rsid w:val="27BB5B40"/>
    <w:rsid w:val="27BB6190"/>
    <w:rsid w:val="27BB7B28"/>
    <w:rsid w:val="27BD0119"/>
    <w:rsid w:val="27BD0572"/>
    <w:rsid w:val="27BD204A"/>
    <w:rsid w:val="27BD736D"/>
    <w:rsid w:val="27BF0BCF"/>
    <w:rsid w:val="27BF4BF6"/>
    <w:rsid w:val="27BF5859"/>
    <w:rsid w:val="27BF5A1F"/>
    <w:rsid w:val="27BF7865"/>
    <w:rsid w:val="27C052F3"/>
    <w:rsid w:val="27C06F06"/>
    <w:rsid w:val="27C0FD63"/>
    <w:rsid w:val="27C12DB8"/>
    <w:rsid w:val="27C21C0D"/>
    <w:rsid w:val="27C32EEB"/>
    <w:rsid w:val="27C3628E"/>
    <w:rsid w:val="27C43035"/>
    <w:rsid w:val="27C60B5C"/>
    <w:rsid w:val="27C76682"/>
    <w:rsid w:val="27CA262A"/>
    <w:rsid w:val="27CA3B04"/>
    <w:rsid w:val="27CB09A2"/>
    <w:rsid w:val="27CB43C4"/>
    <w:rsid w:val="27CC1EEA"/>
    <w:rsid w:val="27CC379F"/>
    <w:rsid w:val="27CD6791"/>
    <w:rsid w:val="27CE5C62"/>
    <w:rsid w:val="27CE7A10"/>
    <w:rsid w:val="27CF605F"/>
    <w:rsid w:val="27D03788"/>
    <w:rsid w:val="27D35F95"/>
    <w:rsid w:val="27D4416A"/>
    <w:rsid w:val="27D469EE"/>
    <w:rsid w:val="27D51105"/>
    <w:rsid w:val="27D52B4D"/>
    <w:rsid w:val="27D55200"/>
    <w:rsid w:val="27D668C5"/>
    <w:rsid w:val="27D8306B"/>
    <w:rsid w:val="27D854A3"/>
    <w:rsid w:val="27D86AE1"/>
    <w:rsid w:val="27D95E5A"/>
    <w:rsid w:val="27DA63B5"/>
    <w:rsid w:val="27DB726C"/>
    <w:rsid w:val="27DD3814"/>
    <w:rsid w:val="27DD5EA5"/>
    <w:rsid w:val="27DE47B5"/>
    <w:rsid w:val="27DF1C1D"/>
    <w:rsid w:val="27DF1ED8"/>
    <w:rsid w:val="27DF2088"/>
    <w:rsid w:val="27DF39CB"/>
    <w:rsid w:val="27E21065"/>
    <w:rsid w:val="27E21B65"/>
    <w:rsid w:val="27E2516D"/>
    <w:rsid w:val="27E36BDC"/>
    <w:rsid w:val="27E40CEB"/>
    <w:rsid w:val="27E62FAC"/>
    <w:rsid w:val="27E72880"/>
    <w:rsid w:val="27E73094"/>
    <w:rsid w:val="27E76C61"/>
    <w:rsid w:val="27E770BC"/>
    <w:rsid w:val="27E92A9C"/>
    <w:rsid w:val="27E965F8"/>
    <w:rsid w:val="27E976C9"/>
    <w:rsid w:val="27EA48A0"/>
    <w:rsid w:val="27EA5CB9"/>
    <w:rsid w:val="27EB05C2"/>
    <w:rsid w:val="27EB7E99"/>
    <w:rsid w:val="27EC28B7"/>
    <w:rsid w:val="27ED3BB0"/>
    <w:rsid w:val="27ED4B4B"/>
    <w:rsid w:val="27EE5EFC"/>
    <w:rsid w:val="27EF0C77"/>
    <w:rsid w:val="27EF59F9"/>
    <w:rsid w:val="27F01EDD"/>
    <w:rsid w:val="27F03279"/>
    <w:rsid w:val="27F06270"/>
    <w:rsid w:val="27F136FF"/>
    <w:rsid w:val="27F37477"/>
    <w:rsid w:val="27F46192"/>
    <w:rsid w:val="27F56E4F"/>
    <w:rsid w:val="27F60D15"/>
    <w:rsid w:val="27F777A7"/>
    <w:rsid w:val="27F9021A"/>
    <w:rsid w:val="27F92BDD"/>
    <w:rsid w:val="27F9678B"/>
    <w:rsid w:val="27F97A81"/>
    <w:rsid w:val="27FA0805"/>
    <w:rsid w:val="27FA43A9"/>
    <w:rsid w:val="27FA54D7"/>
    <w:rsid w:val="27FA6A57"/>
    <w:rsid w:val="27FB54F4"/>
    <w:rsid w:val="27FC27CF"/>
    <w:rsid w:val="27FE17BD"/>
    <w:rsid w:val="27FE224E"/>
    <w:rsid w:val="27FE40D5"/>
    <w:rsid w:val="27FE61A8"/>
    <w:rsid w:val="27FE6547"/>
    <w:rsid w:val="27FF7BCA"/>
    <w:rsid w:val="2802590C"/>
    <w:rsid w:val="28026B1F"/>
    <w:rsid w:val="28033B5E"/>
    <w:rsid w:val="28042A35"/>
    <w:rsid w:val="280435CA"/>
    <w:rsid w:val="28045872"/>
    <w:rsid w:val="28060F58"/>
    <w:rsid w:val="28063D51"/>
    <w:rsid w:val="28066922"/>
    <w:rsid w:val="28074CD0"/>
    <w:rsid w:val="280769A0"/>
    <w:rsid w:val="28077E25"/>
    <w:rsid w:val="28090A48"/>
    <w:rsid w:val="280B47C0"/>
    <w:rsid w:val="280B5212"/>
    <w:rsid w:val="280C0981"/>
    <w:rsid w:val="280C09E0"/>
    <w:rsid w:val="280C7577"/>
    <w:rsid w:val="280D524B"/>
    <w:rsid w:val="280D52E0"/>
    <w:rsid w:val="280E4ADD"/>
    <w:rsid w:val="280E4E83"/>
    <w:rsid w:val="281008CC"/>
    <w:rsid w:val="28101DD7"/>
    <w:rsid w:val="28107461"/>
    <w:rsid w:val="281118F2"/>
    <w:rsid w:val="28126FC4"/>
    <w:rsid w:val="28137B19"/>
    <w:rsid w:val="28145298"/>
    <w:rsid w:val="28147C58"/>
    <w:rsid w:val="281713B7"/>
    <w:rsid w:val="28173165"/>
    <w:rsid w:val="28186EDD"/>
    <w:rsid w:val="281A7247"/>
    <w:rsid w:val="281B2033"/>
    <w:rsid w:val="281C7223"/>
    <w:rsid w:val="281E5A7F"/>
    <w:rsid w:val="281E662F"/>
    <w:rsid w:val="28211C5E"/>
    <w:rsid w:val="28226E4E"/>
    <w:rsid w:val="28230A0D"/>
    <w:rsid w:val="28253943"/>
    <w:rsid w:val="28274356"/>
    <w:rsid w:val="282B4E63"/>
    <w:rsid w:val="282D14FB"/>
    <w:rsid w:val="282E04AF"/>
    <w:rsid w:val="282E6701"/>
    <w:rsid w:val="282E674C"/>
    <w:rsid w:val="28327F9F"/>
    <w:rsid w:val="28360FB8"/>
    <w:rsid w:val="2838132E"/>
    <w:rsid w:val="28384D1A"/>
    <w:rsid w:val="2839071A"/>
    <w:rsid w:val="28391399"/>
    <w:rsid w:val="283A3A52"/>
    <w:rsid w:val="283B7E30"/>
    <w:rsid w:val="283D06F2"/>
    <w:rsid w:val="283E4B96"/>
    <w:rsid w:val="283F13C5"/>
    <w:rsid w:val="283F2D9E"/>
    <w:rsid w:val="284013B0"/>
    <w:rsid w:val="28405372"/>
    <w:rsid w:val="28416434"/>
    <w:rsid w:val="2842348E"/>
    <w:rsid w:val="2843126E"/>
    <w:rsid w:val="28433F5A"/>
    <w:rsid w:val="2844269F"/>
    <w:rsid w:val="28445F24"/>
    <w:rsid w:val="2845557A"/>
    <w:rsid w:val="284557A6"/>
    <w:rsid w:val="28461516"/>
    <w:rsid w:val="284657F9"/>
    <w:rsid w:val="28470FCA"/>
    <w:rsid w:val="2849353B"/>
    <w:rsid w:val="28495E93"/>
    <w:rsid w:val="284B1061"/>
    <w:rsid w:val="284B3D16"/>
    <w:rsid w:val="284B6C50"/>
    <w:rsid w:val="284C025B"/>
    <w:rsid w:val="284D302B"/>
    <w:rsid w:val="284E0F68"/>
    <w:rsid w:val="284F113B"/>
    <w:rsid w:val="284F4C7E"/>
    <w:rsid w:val="284F6DA3"/>
    <w:rsid w:val="285115C2"/>
    <w:rsid w:val="28517574"/>
    <w:rsid w:val="28523453"/>
    <w:rsid w:val="285278F4"/>
    <w:rsid w:val="28543326"/>
    <w:rsid w:val="28551EE0"/>
    <w:rsid w:val="28564EAC"/>
    <w:rsid w:val="28566D09"/>
    <w:rsid w:val="28574E66"/>
    <w:rsid w:val="2858552C"/>
    <w:rsid w:val="285A5748"/>
    <w:rsid w:val="285C501C"/>
    <w:rsid w:val="285C6483"/>
    <w:rsid w:val="285C6DCA"/>
    <w:rsid w:val="285D2B42"/>
    <w:rsid w:val="285D746B"/>
    <w:rsid w:val="285E6FE6"/>
    <w:rsid w:val="28601E3C"/>
    <w:rsid w:val="28610884"/>
    <w:rsid w:val="2861490A"/>
    <w:rsid w:val="28616AD6"/>
    <w:rsid w:val="28623F84"/>
    <w:rsid w:val="28650375"/>
    <w:rsid w:val="286607CE"/>
    <w:rsid w:val="2866708D"/>
    <w:rsid w:val="28667C49"/>
    <w:rsid w:val="28670A3F"/>
    <w:rsid w:val="28674089"/>
    <w:rsid w:val="286771E2"/>
    <w:rsid w:val="28682E20"/>
    <w:rsid w:val="28697739"/>
    <w:rsid w:val="286B1703"/>
    <w:rsid w:val="286B34B1"/>
    <w:rsid w:val="286B525F"/>
    <w:rsid w:val="286D2BE9"/>
    <w:rsid w:val="286E6AFD"/>
    <w:rsid w:val="286F11F3"/>
    <w:rsid w:val="286F3A6D"/>
    <w:rsid w:val="28701CAB"/>
    <w:rsid w:val="28702875"/>
    <w:rsid w:val="28704186"/>
    <w:rsid w:val="2871E004"/>
    <w:rsid w:val="28722A91"/>
    <w:rsid w:val="28723814"/>
    <w:rsid w:val="28723BC4"/>
    <w:rsid w:val="28726204"/>
    <w:rsid w:val="28735195"/>
    <w:rsid w:val="28745593"/>
    <w:rsid w:val="287469E0"/>
    <w:rsid w:val="287472E9"/>
    <w:rsid w:val="2875413B"/>
    <w:rsid w:val="287703D3"/>
    <w:rsid w:val="28794B98"/>
    <w:rsid w:val="28795BCE"/>
    <w:rsid w:val="2879797C"/>
    <w:rsid w:val="287A36F4"/>
    <w:rsid w:val="287B0E38"/>
    <w:rsid w:val="287C01A4"/>
    <w:rsid w:val="287D59F3"/>
    <w:rsid w:val="287E3CFF"/>
    <w:rsid w:val="287E4F92"/>
    <w:rsid w:val="287F0D0A"/>
    <w:rsid w:val="2881338C"/>
    <w:rsid w:val="288216F6"/>
    <w:rsid w:val="28821881"/>
    <w:rsid w:val="288307FB"/>
    <w:rsid w:val="2883209F"/>
    <w:rsid w:val="288325A9"/>
    <w:rsid w:val="28840136"/>
    <w:rsid w:val="28846321"/>
    <w:rsid w:val="288528F2"/>
    <w:rsid w:val="28862099"/>
    <w:rsid w:val="288642C5"/>
    <w:rsid w:val="28876345"/>
    <w:rsid w:val="28894FF8"/>
    <w:rsid w:val="288A3147"/>
    <w:rsid w:val="288B01D4"/>
    <w:rsid w:val="288B7792"/>
    <w:rsid w:val="288D3E12"/>
    <w:rsid w:val="288D78CB"/>
    <w:rsid w:val="288E0EF7"/>
    <w:rsid w:val="28913C78"/>
    <w:rsid w:val="289144AB"/>
    <w:rsid w:val="28920A3E"/>
    <w:rsid w:val="28926304"/>
    <w:rsid w:val="289447B6"/>
    <w:rsid w:val="28947387"/>
    <w:rsid w:val="289546E9"/>
    <w:rsid w:val="28976054"/>
    <w:rsid w:val="28983CCC"/>
    <w:rsid w:val="28991DCC"/>
    <w:rsid w:val="289A2451"/>
    <w:rsid w:val="289A701C"/>
    <w:rsid w:val="289E5E4F"/>
    <w:rsid w:val="289E63F1"/>
    <w:rsid w:val="289E73FD"/>
    <w:rsid w:val="28A013AD"/>
    <w:rsid w:val="28A031E1"/>
    <w:rsid w:val="28A03A73"/>
    <w:rsid w:val="28A11972"/>
    <w:rsid w:val="28A15125"/>
    <w:rsid w:val="28A16ED3"/>
    <w:rsid w:val="28A17946"/>
    <w:rsid w:val="28A2372C"/>
    <w:rsid w:val="28A36D17"/>
    <w:rsid w:val="28A6098D"/>
    <w:rsid w:val="28A61F38"/>
    <w:rsid w:val="28A644E9"/>
    <w:rsid w:val="28A66256"/>
    <w:rsid w:val="28A864B3"/>
    <w:rsid w:val="28A919EA"/>
    <w:rsid w:val="28A95D87"/>
    <w:rsid w:val="28AA3FD9"/>
    <w:rsid w:val="28AA7072"/>
    <w:rsid w:val="28AB35AF"/>
    <w:rsid w:val="28AB7D51"/>
    <w:rsid w:val="28AC5F94"/>
    <w:rsid w:val="28AD2080"/>
    <w:rsid w:val="28AE5242"/>
    <w:rsid w:val="28B07116"/>
    <w:rsid w:val="28B22E8E"/>
    <w:rsid w:val="28B25693"/>
    <w:rsid w:val="28B27E59"/>
    <w:rsid w:val="28B35691"/>
    <w:rsid w:val="28B44E58"/>
    <w:rsid w:val="28B47FB3"/>
    <w:rsid w:val="28B50C44"/>
    <w:rsid w:val="28B5472C"/>
    <w:rsid w:val="28B55DEF"/>
    <w:rsid w:val="28B63B22"/>
    <w:rsid w:val="28B766F6"/>
    <w:rsid w:val="28B8486E"/>
    <w:rsid w:val="28B906C0"/>
    <w:rsid w:val="28B9246E"/>
    <w:rsid w:val="28B93824"/>
    <w:rsid w:val="28BA1D43"/>
    <w:rsid w:val="28BC3D0D"/>
    <w:rsid w:val="28BE1833"/>
    <w:rsid w:val="28BE4121"/>
    <w:rsid w:val="28BE5CD7"/>
    <w:rsid w:val="28BF293F"/>
    <w:rsid w:val="28C112D5"/>
    <w:rsid w:val="28C17575"/>
    <w:rsid w:val="28C25188"/>
    <w:rsid w:val="28C3509B"/>
    <w:rsid w:val="28C35169"/>
    <w:rsid w:val="28C51332"/>
    <w:rsid w:val="28C52BC1"/>
    <w:rsid w:val="28C55E40"/>
    <w:rsid w:val="28C57952"/>
    <w:rsid w:val="28C64B8B"/>
    <w:rsid w:val="28C72DDD"/>
    <w:rsid w:val="28C7450A"/>
    <w:rsid w:val="28C978B9"/>
    <w:rsid w:val="28CA01D8"/>
    <w:rsid w:val="28CD7CC8"/>
    <w:rsid w:val="28CE6DB7"/>
    <w:rsid w:val="28CF3A40"/>
    <w:rsid w:val="28D053D9"/>
    <w:rsid w:val="28D15A0A"/>
    <w:rsid w:val="28D42E04"/>
    <w:rsid w:val="28D438AE"/>
    <w:rsid w:val="28D43C48"/>
    <w:rsid w:val="28D5584B"/>
    <w:rsid w:val="28D728F5"/>
    <w:rsid w:val="28D856EF"/>
    <w:rsid w:val="28D868F0"/>
    <w:rsid w:val="28DB23E5"/>
    <w:rsid w:val="28DC6797"/>
    <w:rsid w:val="28DE1ED5"/>
    <w:rsid w:val="28DE3C83"/>
    <w:rsid w:val="28DF17A9"/>
    <w:rsid w:val="28E017E1"/>
    <w:rsid w:val="28E079FB"/>
    <w:rsid w:val="28E17914"/>
    <w:rsid w:val="28E30EBF"/>
    <w:rsid w:val="28E31299"/>
    <w:rsid w:val="28E53263"/>
    <w:rsid w:val="28E57D34"/>
    <w:rsid w:val="28E62B38"/>
    <w:rsid w:val="28E815DC"/>
    <w:rsid w:val="28E82D54"/>
    <w:rsid w:val="28E90333"/>
    <w:rsid w:val="28E91976"/>
    <w:rsid w:val="28E91F8D"/>
    <w:rsid w:val="28E923FB"/>
    <w:rsid w:val="28EA2628"/>
    <w:rsid w:val="28EA6ACC"/>
    <w:rsid w:val="28EB5D20"/>
    <w:rsid w:val="28EC2844"/>
    <w:rsid w:val="28EC45F2"/>
    <w:rsid w:val="28EC6621"/>
    <w:rsid w:val="28ED2118"/>
    <w:rsid w:val="28EE3D72"/>
    <w:rsid w:val="28EE55B1"/>
    <w:rsid w:val="28EF0459"/>
    <w:rsid w:val="28EF08FB"/>
    <w:rsid w:val="28EF6F17"/>
    <w:rsid w:val="28F0074B"/>
    <w:rsid w:val="28F12D6F"/>
    <w:rsid w:val="28F26E01"/>
    <w:rsid w:val="28F33BD2"/>
    <w:rsid w:val="28F4073D"/>
    <w:rsid w:val="28F50017"/>
    <w:rsid w:val="28F65539"/>
    <w:rsid w:val="28F72F97"/>
    <w:rsid w:val="28F74B45"/>
    <w:rsid w:val="28FE73D4"/>
    <w:rsid w:val="28FF58E2"/>
    <w:rsid w:val="29001E4B"/>
    <w:rsid w:val="290068C4"/>
    <w:rsid w:val="290130A7"/>
    <w:rsid w:val="29015BC3"/>
    <w:rsid w:val="29041AB0"/>
    <w:rsid w:val="290451F6"/>
    <w:rsid w:val="29053F82"/>
    <w:rsid w:val="29057462"/>
    <w:rsid w:val="29062464"/>
    <w:rsid w:val="29064F88"/>
    <w:rsid w:val="29066B4B"/>
    <w:rsid w:val="29094890"/>
    <w:rsid w:val="290A78D1"/>
    <w:rsid w:val="290C6A42"/>
    <w:rsid w:val="290D50D5"/>
    <w:rsid w:val="290D7C4C"/>
    <w:rsid w:val="290F6532"/>
    <w:rsid w:val="291029EC"/>
    <w:rsid w:val="29115E06"/>
    <w:rsid w:val="29117C3E"/>
    <w:rsid w:val="29140895"/>
    <w:rsid w:val="291458F7"/>
    <w:rsid w:val="291476A5"/>
    <w:rsid w:val="2916166F"/>
    <w:rsid w:val="2916341D"/>
    <w:rsid w:val="29187F45"/>
    <w:rsid w:val="291B27C1"/>
    <w:rsid w:val="291C19A5"/>
    <w:rsid w:val="291D29FD"/>
    <w:rsid w:val="291E0523"/>
    <w:rsid w:val="291E22D1"/>
    <w:rsid w:val="291E4372"/>
    <w:rsid w:val="291F284A"/>
    <w:rsid w:val="29211804"/>
    <w:rsid w:val="2921360F"/>
    <w:rsid w:val="29231A4F"/>
    <w:rsid w:val="292518B2"/>
    <w:rsid w:val="292559B5"/>
    <w:rsid w:val="29257B04"/>
    <w:rsid w:val="292624F2"/>
    <w:rsid w:val="29264917"/>
    <w:rsid w:val="29272553"/>
    <w:rsid w:val="2927410F"/>
    <w:rsid w:val="29296526"/>
    <w:rsid w:val="292978B9"/>
    <w:rsid w:val="292C2CB7"/>
    <w:rsid w:val="292E1A96"/>
    <w:rsid w:val="293034E8"/>
    <w:rsid w:val="293414B4"/>
    <w:rsid w:val="29342016"/>
    <w:rsid w:val="29344631"/>
    <w:rsid w:val="29346A55"/>
    <w:rsid w:val="293570D7"/>
    <w:rsid w:val="29363ABF"/>
    <w:rsid w:val="29366794"/>
    <w:rsid w:val="29391B72"/>
    <w:rsid w:val="29393CA5"/>
    <w:rsid w:val="2939535D"/>
    <w:rsid w:val="293C5F9B"/>
    <w:rsid w:val="293D328C"/>
    <w:rsid w:val="293E0BC6"/>
    <w:rsid w:val="293E2974"/>
    <w:rsid w:val="294066EC"/>
    <w:rsid w:val="29413B54"/>
    <w:rsid w:val="29420A80"/>
    <w:rsid w:val="2942262C"/>
    <w:rsid w:val="29423165"/>
    <w:rsid w:val="294236A4"/>
    <w:rsid w:val="29444100"/>
    <w:rsid w:val="2944442E"/>
    <w:rsid w:val="29445944"/>
    <w:rsid w:val="29446FAD"/>
    <w:rsid w:val="29451F54"/>
    <w:rsid w:val="29464D9B"/>
    <w:rsid w:val="2946596A"/>
    <w:rsid w:val="2946719B"/>
    <w:rsid w:val="29471828"/>
    <w:rsid w:val="29472B6E"/>
    <w:rsid w:val="29484098"/>
    <w:rsid w:val="294856D2"/>
    <w:rsid w:val="29490516"/>
    <w:rsid w:val="294A46CF"/>
    <w:rsid w:val="294A5D6C"/>
    <w:rsid w:val="294C7CF0"/>
    <w:rsid w:val="294D0408"/>
    <w:rsid w:val="294D0C1F"/>
    <w:rsid w:val="294D2BB7"/>
    <w:rsid w:val="294E0E09"/>
    <w:rsid w:val="294E4395"/>
    <w:rsid w:val="294F6253"/>
    <w:rsid w:val="295004DE"/>
    <w:rsid w:val="295039FA"/>
    <w:rsid w:val="2951106E"/>
    <w:rsid w:val="29515C9D"/>
    <w:rsid w:val="295170C7"/>
    <w:rsid w:val="29532484"/>
    <w:rsid w:val="29534B10"/>
    <w:rsid w:val="295403E9"/>
    <w:rsid w:val="29575C73"/>
    <w:rsid w:val="29591CD4"/>
    <w:rsid w:val="2959629F"/>
    <w:rsid w:val="295977AD"/>
    <w:rsid w:val="295A218B"/>
    <w:rsid w:val="295B52D4"/>
    <w:rsid w:val="295C7671"/>
    <w:rsid w:val="295C7CCA"/>
    <w:rsid w:val="295D1928"/>
    <w:rsid w:val="295E3016"/>
    <w:rsid w:val="29600B3C"/>
    <w:rsid w:val="29622BB6"/>
    <w:rsid w:val="29631CD3"/>
    <w:rsid w:val="2964062C"/>
    <w:rsid w:val="29641D1F"/>
    <w:rsid w:val="296464EB"/>
    <w:rsid w:val="29647C04"/>
    <w:rsid w:val="29652E48"/>
    <w:rsid w:val="29657F00"/>
    <w:rsid w:val="2967011C"/>
    <w:rsid w:val="29673C78"/>
    <w:rsid w:val="29675768"/>
    <w:rsid w:val="29695DF5"/>
    <w:rsid w:val="296A19BB"/>
    <w:rsid w:val="296B5D98"/>
    <w:rsid w:val="296B6BBA"/>
    <w:rsid w:val="296C2E8C"/>
    <w:rsid w:val="296C5733"/>
    <w:rsid w:val="296E18E3"/>
    <w:rsid w:val="296E3259"/>
    <w:rsid w:val="296E6B76"/>
    <w:rsid w:val="296F7DBA"/>
    <w:rsid w:val="297239B6"/>
    <w:rsid w:val="29725C4E"/>
    <w:rsid w:val="297351A7"/>
    <w:rsid w:val="2973699D"/>
    <w:rsid w:val="2974194C"/>
    <w:rsid w:val="29744352"/>
    <w:rsid w:val="29763EBB"/>
    <w:rsid w:val="29780A16"/>
    <w:rsid w:val="29791BFE"/>
    <w:rsid w:val="297939AC"/>
    <w:rsid w:val="29794A81"/>
    <w:rsid w:val="297A7915"/>
    <w:rsid w:val="297A7E50"/>
    <w:rsid w:val="297B4D23"/>
    <w:rsid w:val="297D16EE"/>
    <w:rsid w:val="297F2D00"/>
    <w:rsid w:val="297F4A29"/>
    <w:rsid w:val="29806905"/>
    <w:rsid w:val="29814C84"/>
    <w:rsid w:val="29824F56"/>
    <w:rsid w:val="29841744"/>
    <w:rsid w:val="298505A2"/>
    <w:rsid w:val="29851FC3"/>
    <w:rsid w:val="298552B9"/>
    <w:rsid w:val="29855625"/>
    <w:rsid w:val="298638C2"/>
    <w:rsid w:val="2987256D"/>
    <w:rsid w:val="2987431B"/>
    <w:rsid w:val="298906A7"/>
    <w:rsid w:val="2989264F"/>
    <w:rsid w:val="29893309"/>
    <w:rsid w:val="298A2F8C"/>
    <w:rsid w:val="298C3CBA"/>
    <w:rsid w:val="298E6F3D"/>
    <w:rsid w:val="298F7B92"/>
    <w:rsid w:val="29902781"/>
    <w:rsid w:val="29910389"/>
    <w:rsid w:val="29910EDF"/>
    <w:rsid w:val="29912FF9"/>
    <w:rsid w:val="299344DE"/>
    <w:rsid w:val="299352A7"/>
    <w:rsid w:val="2993602F"/>
    <w:rsid w:val="29946E31"/>
    <w:rsid w:val="29947356"/>
    <w:rsid w:val="299627B0"/>
    <w:rsid w:val="29963C63"/>
    <w:rsid w:val="29981861"/>
    <w:rsid w:val="299945A1"/>
    <w:rsid w:val="29997033"/>
    <w:rsid w:val="299A326A"/>
    <w:rsid w:val="299A404E"/>
    <w:rsid w:val="299D1F25"/>
    <w:rsid w:val="299F26CA"/>
    <w:rsid w:val="299F6E56"/>
    <w:rsid w:val="29A004A9"/>
    <w:rsid w:val="29A053DC"/>
    <w:rsid w:val="29A230D9"/>
    <w:rsid w:val="29A34695"/>
    <w:rsid w:val="29A37DD6"/>
    <w:rsid w:val="29A4104D"/>
    <w:rsid w:val="29A435B2"/>
    <w:rsid w:val="29A441E7"/>
    <w:rsid w:val="29A44ECD"/>
    <w:rsid w:val="29A46C7B"/>
    <w:rsid w:val="29A84C35"/>
    <w:rsid w:val="29A92B02"/>
    <w:rsid w:val="29A94291"/>
    <w:rsid w:val="29AB6D2D"/>
    <w:rsid w:val="29AC2972"/>
    <w:rsid w:val="29AC55DD"/>
    <w:rsid w:val="29AD4DA2"/>
    <w:rsid w:val="29AE18A7"/>
    <w:rsid w:val="29AE37C6"/>
    <w:rsid w:val="29AE5D4B"/>
    <w:rsid w:val="29AE7768"/>
    <w:rsid w:val="29AF2935"/>
    <w:rsid w:val="29B02D31"/>
    <w:rsid w:val="29B16A9A"/>
    <w:rsid w:val="29B36EBE"/>
    <w:rsid w:val="29B37E55"/>
    <w:rsid w:val="29B449E4"/>
    <w:rsid w:val="29B53B9D"/>
    <w:rsid w:val="29B61171"/>
    <w:rsid w:val="29B61EA9"/>
    <w:rsid w:val="29B70C2A"/>
    <w:rsid w:val="29B868E4"/>
    <w:rsid w:val="29BA46F0"/>
    <w:rsid w:val="29BB071D"/>
    <w:rsid w:val="29BB36DD"/>
    <w:rsid w:val="29BD1AEA"/>
    <w:rsid w:val="29BD6DA7"/>
    <w:rsid w:val="29BE266D"/>
    <w:rsid w:val="29C01FD5"/>
    <w:rsid w:val="29C118EF"/>
    <w:rsid w:val="29C15A7E"/>
    <w:rsid w:val="29C25353"/>
    <w:rsid w:val="29C26284"/>
    <w:rsid w:val="29C43731"/>
    <w:rsid w:val="29C447CB"/>
    <w:rsid w:val="29C4731D"/>
    <w:rsid w:val="29C52C64"/>
    <w:rsid w:val="29C63095"/>
    <w:rsid w:val="29C759BB"/>
    <w:rsid w:val="29C9107F"/>
    <w:rsid w:val="29C92B9A"/>
    <w:rsid w:val="29C966E1"/>
    <w:rsid w:val="29CC4423"/>
    <w:rsid w:val="29CD2EDE"/>
    <w:rsid w:val="29CE1F49"/>
    <w:rsid w:val="29CE3CF8"/>
    <w:rsid w:val="29CE565D"/>
    <w:rsid w:val="29CE5AA6"/>
    <w:rsid w:val="29CE5DB7"/>
    <w:rsid w:val="29D137E8"/>
    <w:rsid w:val="29D14727"/>
    <w:rsid w:val="29D23573"/>
    <w:rsid w:val="29D24B24"/>
    <w:rsid w:val="29D37560"/>
    <w:rsid w:val="29D46E34"/>
    <w:rsid w:val="29D532D8"/>
    <w:rsid w:val="29D7209B"/>
    <w:rsid w:val="29D8075C"/>
    <w:rsid w:val="29D81A29"/>
    <w:rsid w:val="29D86EAF"/>
    <w:rsid w:val="29D92AE7"/>
    <w:rsid w:val="29DA3B23"/>
    <w:rsid w:val="29DA6B40"/>
    <w:rsid w:val="29DB4666"/>
    <w:rsid w:val="29DC22EC"/>
    <w:rsid w:val="29DC7AB2"/>
    <w:rsid w:val="29DD513E"/>
    <w:rsid w:val="29DF4157"/>
    <w:rsid w:val="29E03A2B"/>
    <w:rsid w:val="29E16594"/>
    <w:rsid w:val="29E23990"/>
    <w:rsid w:val="29E245C0"/>
    <w:rsid w:val="29E52E0E"/>
    <w:rsid w:val="29E63AE8"/>
    <w:rsid w:val="29E6518E"/>
    <w:rsid w:val="29E67B7E"/>
    <w:rsid w:val="29E8691B"/>
    <w:rsid w:val="29E9353B"/>
    <w:rsid w:val="29E97CB8"/>
    <w:rsid w:val="29EA38C9"/>
    <w:rsid w:val="29EA6657"/>
    <w:rsid w:val="29EB9164"/>
    <w:rsid w:val="29EC27BB"/>
    <w:rsid w:val="29F01EC0"/>
    <w:rsid w:val="29F076F1"/>
    <w:rsid w:val="29F1612F"/>
    <w:rsid w:val="29F179E6"/>
    <w:rsid w:val="29F17D74"/>
    <w:rsid w:val="29F22935"/>
    <w:rsid w:val="29F2313B"/>
    <w:rsid w:val="29F320F8"/>
    <w:rsid w:val="29F32451"/>
    <w:rsid w:val="29F3245E"/>
    <w:rsid w:val="29F3999B"/>
    <w:rsid w:val="29F42E01"/>
    <w:rsid w:val="29F6324E"/>
    <w:rsid w:val="29F64EAB"/>
    <w:rsid w:val="29F64FFC"/>
    <w:rsid w:val="29F80D74"/>
    <w:rsid w:val="29F959EB"/>
    <w:rsid w:val="29FD237A"/>
    <w:rsid w:val="29FE1941"/>
    <w:rsid w:val="29FE51E5"/>
    <w:rsid w:val="29FF696B"/>
    <w:rsid w:val="29FF74C6"/>
    <w:rsid w:val="2A005E7B"/>
    <w:rsid w:val="2A010980"/>
    <w:rsid w:val="2A010A14"/>
    <w:rsid w:val="2A030B37"/>
    <w:rsid w:val="2A03433A"/>
    <w:rsid w:val="2A0511A9"/>
    <w:rsid w:val="2A056F23"/>
    <w:rsid w:val="2A061576"/>
    <w:rsid w:val="2A082E4B"/>
    <w:rsid w:val="2A090D06"/>
    <w:rsid w:val="2A091E8E"/>
    <w:rsid w:val="2A094D30"/>
    <w:rsid w:val="2A0951B0"/>
    <w:rsid w:val="2A0A3071"/>
    <w:rsid w:val="2A0A5B93"/>
    <w:rsid w:val="2A0A5FF9"/>
    <w:rsid w:val="2A0B0AA8"/>
    <w:rsid w:val="2A0C2A7C"/>
    <w:rsid w:val="2A0C65CE"/>
    <w:rsid w:val="2A0D2F7D"/>
    <w:rsid w:val="2A0E0598"/>
    <w:rsid w:val="2A0E1808"/>
    <w:rsid w:val="2A0E2346"/>
    <w:rsid w:val="2A0F66BC"/>
    <w:rsid w:val="2A0F6DF8"/>
    <w:rsid w:val="2A107FD1"/>
    <w:rsid w:val="2A110088"/>
    <w:rsid w:val="2A111252"/>
    <w:rsid w:val="2A116661"/>
    <w:rsid w:val="2A1262DA"/>
    <w:rsid w:val="2A13703D"/>
    <w:rsid w:val="2A138020"/>
    <w:rsid w:val="2A1536D4"/>
    <w:rsid w:val="2A175AE7"/>
    <w:rsid w:val="2A1B1B06"/>
    <w:rsid w:val="2A1D4C7F"/>
    <w:rsid w:val="2A1E3AC6"/>
    <w:rsid w:val="2A1F09F7"/>
    <w:rsid w:val="2A1F7D6E"/>
    <w:rsid w:val="2A2054AF"/>
    <w:rsid w:val="2A2066CD"/>
    <w:rsid w:val="2A22346D"/>
    <w:rsid w:val="2A22470F"/>
    <w:rsid w:val="2A23599D"/>
    <w:rsid w:val="2A237F09"/>
    <w:rsid w:val="2A244648"/>
    <w:rsid w:val="2A245750"/>
    <w:rsid w:val="2A2479F5"/>
    <w:rsid w:val="2A247DBB"/>
    <w:rsid w:val="2A2527F4"/>
    <w:rsid w:val="2A26413D"/>
    <w:rsid w:val="2A265A21"/>
    <w:rsid w:val="2A266DE5"/>
    <w:rsid w:val="2A26760A"/>
    <w:rsid w:val="2A276387"/>
    <w:rsid w:val="2A281F53"/>
    <w:rsid w:val="2A2833BC"/>
    <w:rsid w:val="2A29263D"/>
    <w:rsid w:val="2A2A2678"/>
    <w:rsid w:val="2A2B4603"/>
    <w:rsid w:val="2A2C15C5"/>
    <w:rsid w:val="2A2E17C3"/>
    <w:rsid w:val="2A2E2822"/>
    <w:rsid w:val="2A311B37"/>
    <w:rsid w:val="2A315382"/>
    <w:rsid w:val="2A321477"/>
    <w:rsid w:val="2A342FD1"/>
    <w:rsid w:val="2A351FC9"/>
    <w:rsid w:val="2A353D77"/>
    <w:rsid w:val="2A3648D4"/>
    <w:rsid w:val="2A3760B4"/>
    <w:rsid w:val="2A3873C3"/>
    <w:rsid w:val="2A391AB9"/>
    <w:rsid w:val="2A3A3996"/>
    <w:rsid w:val="2A3A702D"/>
    <w:rsid w:val="2A3A75DF"/>
    <w:rsid w:val="2A3B4463"/>
    <w:rsid w:val="2A3B4E26"/>
    <w:rsid w:val="2A3C4D57"/>
    <w:rsid w:val="2A3C6EB3"/>
    <w:rsid w:val="2A3D2C2B"/>
    <w:rsid w:val="2A3D4DB6"/>
    <w:rsid w:val="2A3D7022"/>
    <w:rsid w:val="2A3E4394"/>
    <w:rsid w:val="2A3E58E5"/>
    <w:rsid w:val="2A405D61"/>
    <w:rsid w:val="2A422112"/>
    <w:rsid w:val="2A422128"/>
    <w:rsid w:val="2A445CA8"/>
    <w:rsid w:val="2A450098"/>
    <w:rsid w:val="2A455B64"/>
    <w:rsid w:val="2A456786"/>
    <w:rsid w:val="2A4568AB"/>
    <w:rsid w:val="2A465F84"/>
    <w:rsid w:val="2A4705B6"/>
    <w:rsid w:val="2A473AAA"/>
    <w:rsid w:val="2A4C31DA"/>
    <w:rsid w:val="2A4D2FB0"/>
    <w:rsid w:val="2A4D35CB"/>
    <w:rsid w:val="2A4E19BC"/>
    <w:rsid w:val="2A4F1915"/>
    <w:rsid w:val="2A4F40C9"/>
    <w:rsid w:val="2A4F64DA"/>
    <w:rsid w:val="2A501A1F"/>
    <w:rsid w:val="2A501B09"/>
    <w:rsid w:val="2A501C62"/>
    <w:rsid w:val="2A50295E"/>
    <w:rsid w:val="2A51202D"/>
    <w:rsid w:val="2A513560"/>
    <w:rsid w:val="2A527C52"/>
    <w:rsid w:val="2A52AE4A"/>
    <w:rsid w:val="2A533196"/>
    <w:rsid w:val="2A544C9A"/>
    <w:rsid w:val="2A547CEF"/>
    <w:rsid w:val="2A5561C7"/>
    <w:rsid w:val="2A557833"/>
    <w:rsid w:val="2A585808"/>
    <w:rsid w:val="2A585C2C"/>
    <w:rsid w:val="2A587A65"/>
    <w:rsid w:val="2A5A4A1F"/>
    <w:rsid w:val="2A5A759D"/>
    <w:rsid w:val="2A5B5A54"/>
    <w:rsid w:val="2A5B68FA"/>
    <w:rsid w:val="2A5C1303"/>
    <w:rsid w:val="2A5C2CCF"/>
    <w:rsid w:val="2A5D1097"/>
    <w:rsid w:val="2A5D4CD9"/>
    <w:rsid w:val="2A5F317B"/>
    <w:rsid w:val="2A5F438E"/>
    <w:rsid w:val="2A612DBE"/>
    <w:rsid w:val="2A614B6C"/>
    <w:rsid w:val="2A6168BF"/>
    <w:rsid w:val="2A617FE9"/>
    <w:rsid w:val="2A627424"/>
    <w:rsid w:val="2A636B36"/>
    <w:rsid w:val="2A6460CA"/>
    <w:rsid w:val="2A64640A"/>
    <w:rsid w:val="2A663F30"/>
    <w:rsid w:val="2A667FDD"/>
    <w:rsid w:val="2A685B48"/>
    <w:rsid w:val="2A6B1334"/>
    <w:rsid w:val="2A6B7798"/>
    <w:rsid w:val="2A6C6CA5"/>
    <w:rsid w:val="2A6D2A31"/>
    <w:rsid w:val="2A6D3510"/>
    <w:rsid w:val="2A6E662B"/>
    <w:rsid w:val="2A6F367B"/>
    <w:rsid w:val="2A7107D5"/>
    <w:rsid w:val="2A71480B"/>
    <w:rsid w:val="2A717C53"/>
    <w:rsid w:val="2A721D1E"/>
    <w:rsid w:val="2A730C13"/>
    <w:rsid w:val="2A73489F"/>
    <w:rsid w:val="2A737EF5"/>
    <w:rsid w:val="2A74291F"/>
    <w:rsid w:val="2A752194"/>
    <w:rsid w:val="2A7523C5"/>
    <w:rsid w:val="2A78769E"/>
    <w:rsid w:val="2A790404"/>
    <w:rsid w:val="2A7A5C2D"/>
    <w:rsid w:val="2A7B22B9"/>
    <w:rsid w:val="2A7C3754"/>
    <w:rsid w:val="2A7C5567"/>
    <w:rsid w:val="2A7C5DA5"/>
    <w:rsid w:val="2A7D785C"/>
    <w:rsid w:val="2A7F4FF2"/>
    <w:rsid w:val="2A803686"/>
    <w:rsid w:val="2A816FBC"/>
    <w:rsid w:val="2A834AE2"/>
    <w:rsid w:val="2A8426FC"/>
    <w:rsid w:val="2A8608AD"/>
    <w:rsid w:val="2A865A20"/>
    <w:rsid w:val="2A877712"/>
    <w:rsid w:val="2A895E70"/>
    <w:rsid w:val="2A8D1AFD"/>
    <w:rsid w:val="2A8D38DF"/>
    <w:rsid w:val="2A8D5D42"/>
    <w:rsid w:val="2A8D770F"/>
    <w:rsid w:val="2A8E77FD"/>
    <w:rsid w:val="2A8F2110"/>
    <w:rsid w:val="2A91304F"/>
    <w:rsid w:val="2A922F77"/>
    <w:rsid w:val="2A923490"/>
    <w:rsid w:val="2A924D25"/>
    <w:rsid w:val="2A925FCB"/>
    <w:rsid w:val="2A93033A"/>
    <w:rsid w:val="2A932BB6"/>
    <w:rsid w:val="2A936DFF"/>
    <w:rsid w:val="2A946E76"/>
    <w:rsid w:val="2A947FCF"/>
    <w:rsid w:val="2A952A67"/>
    <w:rsid w:val="2A95379F"/>
    <w:rsid w:val="2A9557F6"/>
    <w:rsid w:val="2A957098"/>
    <w:rsid w:val="2A9578D4"/>
    <w:rsid w:val="2A97489B"/>
    <w:rsid w:val="2A981D84"/>
    <w:rsid w:val="2A9923CA"/>
    <w:rsid w:val="2A99306B"/>
    <w:rsid w:val="2A9A1E2C"/>
    <w:rsid w:val="2A9B67CD"/>
    <w:rsid w:val="2A9C0193"/>
    <w:rsid w:val="2A9C3DF6"/>
    <w:rsid w:val="2A9C7D41"/>
    <w:rsid w:val="2A9C7EE4"/>
    <w:rsid w:val="2A9D326C"/>
    <w:rsid w:val="2A9D36CA"/>
    <w:rsid w:val="2A9D6336"/>
    <w:rsid w:val="2A9F233E"/>
    <w:rsid w:val="2A9F7442"/>
    <w:rsid w:val="2AA11192"/>
    <w:rsid w:val="2AA131BA"/>
    <w:rsid w:val="2AA14E8C"/>
    <w:rsid w:val="2AA1695D"/>
    <w:rsid w:val="2AA34454"/>
    <w:rsid w:val="2AA412A8"/>
    <w:rsid w:val="2AA47BB8"/>
    <w:rsid w:val="2AA54BAF"/>
    <w:rsid w:val="2AA607D0"/>
    <w:rsid w:val="2AA736EA"/>
    <w:rsid w:val="2AA74558"/>
    <w:rsid w:val="2AA86E40"/>
    <w:rsid w:val="2AA902C1"/>
    <w:rsid w:val="2AAA4765"/>
    <w:rsid w:val="2AAB7E5A"/>
    <w:rsid w:val="2AAC69F5"/>
    <w:rsid w:val="2AAD436D"/>
    <w:rsid w:val="2AAE58D7"/>
    <w:rsid w:val="2AB007F9"/>
    <w:rsid w:val="2AB078A1"/>
    <w:rsid w:val="2AB13006"/>
    <w:rsid w:val="2AB26770"/>
    <w:rsid w:val="2AB54A9D"/>
    <w:rsid w:val="2AB560AC"/>
    <w:rsid w:val="2AB62968"/>
    <w:rsid w:val="2AB7412A"/>
    <w:rsid w:val="2AB96756"/>
    <w:rsid w:val="2ABA206F"/>
    <w:rsid w:val="2ABA288F"/>
    <w:rsid w:val="2ABC0BDC"/>
    <w:rsid w:val="2ABC1DA2"/>
    <w:rsid w:val="2ABD0899"/>
    <w:rsid w:val="2ABD206C"/>
    <w:rsid w:val="2ABD322A"/>
    <w:rsid w:val="2ABE28D0"/>
    <w:rsid w:val="2ABF13A7"/>
    <w:rsid w:val="2ABF1892"/>
    <w:rsid w:val="2ABF5F82"/>
    <w:rsid w:val="2AC037FE"/>
    <w:rsid w:val="2AC10C41"/>
    <w:rsid w:val="2AC1255D"/>
    <w:rsid w:val="2AC127E3"/>
    <w:rsid w:val="2AC173C1"/>
    <w:rsid w:val="2AC2402E"/>
    <w:rsid w:val="2AC27E76"/>
    <w:rsid w:val="2AC33395"/>
    <w:rsid w:val="2AC36105"/>
    <w:rsid w:val="2AC45798"/>
    <w:rsid w:val="2AC468FD"/>
    <w:rsid w:val="2AC5046B"/>
    <w:rsid w:val="2AC5334C"/>
    <w:rsid w:val="2AC82E3D"/>
    <w:rsid w:val="2AC8581C"/>
    <w:rsid w:val="2AC903A8"/>
    <w:rsid w:val="2ACD0453"/>
    <w:rsid w:val="2ACE1AD5"/>
    <w:rsid w:val="2ACE71ED"/>
    <w:rsid w:val="2ACF207C"/>
    <w:rsid w:val="2ACF5F79"/>
    <w:rsid w:val="2AD05483"/>
    <w:rsid w:val="2AD27644"/>
    <w:rsid w:val="2AD30BA9"/>
    <w:rsid w:val="2AD3444F"/>
    <w:rsid w:val="2AD417E1"/>
    <w:rsid w:val="2AD659FE"/>
    <w:rsid w:val="2AD74E2E"/>
    <w:rsid w:val="2AD84758"/>
    <w:rsid w:val="2AD85B1A"/>
    <w:rsid w:val="2AD9315A"/>
    <w:rsid w:val="2ADB0F45"/>
    <w:rsid w:val="2ADB246D"/>
    <w:rsid w:val="2ADB491E"/>
    <w:rsid w:val="2ADC4639"/>
    <w:rsid w:val="2ADD3C01"/>
    <w:rsid w:val="2ADD7731"/>
    <w:rsid w:val="2ADF548F"/>
    <w:rsid w:val="2AE35581"/>
    <w:rsid w:val="2AE60AF1"/>
    <w:rsid w:val="2AE80DE9"/>
    <w:rsid w:val="2AEA1089"/>
    <w:rsid w:val="2AEA4B61"/>
    <w:rsid w:val="2AEA60AF"/>
    <w:rsid w:val="2AEB08D9"/>
    <w:rsid w:val="2AEB2EC3"/>
    <w:rsid w:val="2AED28A3"/>
    <w:rsid w:val="2AED4651"/>
    <w:rsid w:val="2AEE0E9A"/>
    <w:rsid w:val="2AEE0F56"/>
    <w:rsid w:val="2AF208D4"/>
    <w:rsid w:val="2AF3400C"/>
    <w:rsid w:val="2AF43C32"/>
    <w:rsid w:val="2AF4778E"/>
    <w:rsid w:val="2AF51634"/>
    <w:rsid w:val="2AF552B4"/>
    <w:rsid w:val="2AF629CF"/>
    <w:rsid w:val="2AF63630"/>
    <w:rsid w:val="2AF860D3"/>
    <w:rsid w:val="2AF94DA4"/>
    <w:rsid w:val="2AFA0B1C"/>
    <w:rsid w:val="2AFB110D"/>
    <w:rsid w:val="2AFB53CF"/>
    <w:rsid w:val="2AFB6D6E"/>
    <w:rsid w:val="2AFC4894"/>
    <w:rsid w:val="2AFD3D1A"/>
    <w:rsid w:val="2AFD71F9"/>
    <w:rsid w:val="2AFE060C"/>
    <w:rsid w:val="2AFE23BA"/>
    <w:rsid w:val="2AFE243F"/>
    <w:rsid w:val="2AFE30A6"/>
    <w:rsid w:val="2AFF0777"/>
    <w:rsid w:val="2B006133"/>
    <w:rsid w:val="2B02441C"/>
    <w:rsid w:val="2B0264DB"/>
    <w:rsid w:val="2B035C23"/>
    <w:rsid w:val="2B042DB8"/>
    <w:rsid w:val="2B057BED"/>
    <w:rsid w:val="2B057E69"/>
    <w:rsid w:val="2B070870"/>
    <w:rsid w:val="2B08148B"/>
    <w:rsid w:val="2B082081"/>
    <w:rsid w:val="2B084FE7"/>
    <w:rsid w:val="2B093012"/>
    <w:rsid w:val="2B0950DB"/>
    <w:rsid w:val="2B0A0D5F"/>
    <w:rsid w:val="2B0A2ADA"/>
    <w:rsid w:val="2B0A6FB1"/>
    <w:rsid w:val="2B0A7C23"/>
    <w:rsid w:val="2B0B10EF"/>
    <w:rsid w:val="2B0D4F78"/>
    <w:rsid w:val="2B0E1B17"/>
    <w:rsid w:val="2B0F1914"/>
    <w:rsid w:val="2B110340"/>
    <w:rsid w:val="2B116592"/>
    <w:rsid w:val="2B124AA5"/>
    <w:rsid w:val="2B126E05"/>
    <w:rsid w:val="2B144D43"/>
    <w:rsid w:val="2B165956"/>
    <w:rsid w:val="2B170748"/>
    <w:rsid w:val="2B17347C"/>
    <w:rsid w:val="2B175571"/>
    <w:rsid w:val="2B1827B7"/>
    <w:rsid w:val="2B18455E"/>
    <w:rsid w:val="2B19053A"/>
    <w:rsid w:val="2B191E88"/>
    <w:rsid w:val="2B1A4D1A"/>
    <w:rsid w:val="2B1B11BE"/>
    <w:rsid w:val="2B1C6CE5"/>
    <w:rsid w:val="2B1D59F3"/>
    <w:rsid w:val="2B1E5F97"/>
    <w:rsid w:val="2B1E60EC"/>
    <w:rsid w:val="2B212F8E"/>
    <w:rsid w:val="2B2242AB"/>
    <w:rsid w:val="2B2251B9"/>
    <w:rsid w:val="2B2533AA"/>
    <w:rsid w:val="2B25527B"/>
    <w:rsid w:val="2B261911"/>
    <w:rsid w:val="2B275DB5"/>
    <w:rsid w:val="2B27665D"/>
    <w:rsid w:val="2B280D17"/>
    <w:rsid w:val="2B2A1401"/>
    <w:rsid w:val="2B2A31B0"/>
    <w:rsid w:val="2B2B046B"/>
    <w:rsid w:val="2B2B0C85"/>
    <w:rsid w:val="2B2B0D51"/>
    <w:rsid w:val="2B2C0E3C"/>
    <w:rsid w:val="2B2C3AFB"/>
    <w:rsid w:val="2B2C62E6"/>
    <w:rsid w:val="2B2C6634"/>
    <w:rsid w:val="2B2E0379"/>
    <w:rsid w:val="2B2E06E9"/>
    <w:rsid w:val="2B2E1EE4"/>
    <w:rsid w:val="2B2E58CD"/>
    <w:rsid w:val="2B30453E"/>
    <w:rsid w:val="2B3202B6"/>
    <w:rsid w:val="2B3343C9"/>
    <w:rsid w:val="2B34402E"/>
    <w:rsid w:val="2B344727"/>
    <w:rsid w:val="2B354EFE"/>
    <w:rsid w:val="2B365FF8"/>
    <w:rsid w:val="2B3A7DDB"/>
    <w:rsid w:val="2B3C5372"/>
    <w:rsid w:val="2B3E30FF"/>
    <w:rsid w:val="2B3E66AD"/>
    <w:rsid w:val="2B3F08FD"/>
    <w:rsid w:val="2B400C25"/>
    <w:rsid w:val="2B4029D3"/>
    <w:rsid w:val="2B415E9F"/>
    <w:rsid w:val="2B4310FD"/>
    <w:rsid w:val="2B434271"/>
    <w:rsid w:val="2B44055A"/>
    <w:rsid w:val="2B4606DC"/>
    <w:rsid w:val="2B462798"/>
    <w:rsid w:val="2B471FB3"/>
    <w:rsid w:val="2B47265E"/>
    <w:rsid w:val="2B4728B9"/>
    <w:rsid w:val="2B481888"/>
    <w:rsid w:val="2B481FAE"/>
    <w:rsid w:val="2B485D2C"/>
    <w:rsid w:val="2B487ADA"/>
    <w:rsid w:val="2B491EBF"/>
    <w:rsid w:val="2B4A1AA4"/>
    <w:rsid w:val="2B4B6F5C"/>
    <w:rsid w:val="2B4D201E"/>
    <w:rsid w:val="2B4D3342"/>
    <w:rsid w:val="2B4D4697"/>
    <w:rsid w:val="2B4D50F0"/>
    <w:rsid w:val="2B4E2D46"/>
    <w:rsid w:val="2B4E703F"/>
    <w:rsid w:val="2B4F0E68"/>
    <w:rsid w:val="2B4F2B4A"/>
    <w:rsid w:val="2B520958"/>
    <w:rsid w:val="2B5244B4"/>
    <w:rsid w:val="2B524F9F"/>
    <w:rsid w:val="2B525127"/>
    <w:rsid w:val="2B53494D"/>
    <w:rsid w:val="2B582458"/>
    <w:rsid w:val="2B5841C1"/>
    <w:rsid w:val="2B5A6376"/>
    <w:rsid w:val="2B5C36E9"/>
    <w:rsid w:val="2B5D3585"/>
    <w:rsid w:val="2B5E7D44"/>
    <w:rsid w:val="2B6009AA"/>
    <w:rsid w:val="2B615B6F"/>
    <w:rsid w:val="2B632B65"/>
    <w:rsid w:val="2B63420F"/>
    <w:rsid w:val="2B634DA5"/>
    <w:rsid w:val="2B6377A9"/>
    <w:rsid w:val="2B64615E"/>
    <w:rsid w:val="2B656F4C"/>
    <w:rsid w:val="2B661659"/>
    <w:rsid w:val="2B6619BC"/>
    <w:rsid w:val="2B6635DF"/>
    <w:rsid w:val="2B664AED"/>
    <w:rsid w:val="2B682879"/>
    <w:rsid w:val="2B686E87"/>
    <w:rsid w:val="2B692E31"/>
    <w:rsid w:val="2B6A2870"/>
    <w:rsid w:val="2B6A5CA2"/>
    <w:rsid w:val="2B6B4F93"/>
    <w:rsid w:val="2B6B6547"/>
    <w:rsid w:val="2B6C1A1A"/>
    <w:rsid w:val="2B6C2998"/>
    <w:rsid w:val="2B6C2DE4"/>
    <w:rsid w:val="2B6C78F6"/>
    <w:rsid w:val="2B6F32B8"/>
    <w:rsid w:val="2B6F47D1"/>
    <w:rsid w:val="2B726EAC"/>
    <w:rsid w:val="2B732DA8"/>
    <w:rsid w:val="2B746B21"/>
    <w:rsid w:val="2B762899"/>
    <w:rsid w:val="2B764647"/>
    <w:rsid w:val="2B764C9A"/>
    <w:rsid w:val="2B7760ED"/>
    <w:rsid w:val="2B795EC6"/>
    <w:rsid w:val="2B7A1C7B"/>
    <w:rsid w:val="2B7B5151"/>
    <w:rsid w:val="2B7F78D2"/>
    <w:rsid w:val="2B8046F2"/>
    <w:rsid w:val="2B8051A1"/>
    <w:rsid w:val="2B8053FC"/>
    <w:rsid w:val="2B807273"/>
    <w:rsid w:val="2B807DDC"/>
    <w:rsid w:val="2B8120AA"/>
    <w:rsid w:val="2B8347BA"/>
    <w:rsid w:val="2B844D08"/>
    <w:rsid w:val="2B844FB6"/>
    <w:rsid w:val="2B852ADC"/>
    <w:rsid w:val="2B875E5D"/>
    <w:rsid w:val="2B882AEB"/>
    <w:rsid w:val="2B8925CC"/>
    <w:rsid w:val="2B8A1EA0"/>
    <w:rsid w:val="2B8A3905"/>
    <w:rsid w:val="2B8A5EEA"/>
    <w:rsid w:val="2B8A6251"/>
    <w:rsid w:val="2B8B36E9"/>
    <w:rsid w:val="2B8E7BE2"/>
    <w:rsid w:val="2B8F25B3"/>
    <w:rsid w:val="2B911481"/>
    <w:rsid w:val="2B917730"/>
    <w:rsid w:val="2B924139"/>
    <w:rsid w:val="2B9351F9"/>
    <w:rsid w:val="2B960569"/>
    <w:rsid w:val="2B965470"/>
    <w:rsid w:val="2B9744A3"/>
    <w:rsid w:val="2B983E5B"/>
    <w:rsid w:val="2B9B40AD"/>
    <w:rsid w:val="2B9D7E25"/>
    <w:rsid w:val="2B9E2410"/>
    <w:rsid w:val="2B9F1459"/>
    <w:rsid w:val="2B9F4277"/>
    <w:rsid w:val="2BA03472"/>
    <w:rsid w:val="2BA06EA9"/>
    <w:rsid w:val="2BA07916"/>
    <w:rsid w:val="2BA3382A"/>
    <w:rsid w:val="2BA411B4"/>
    <w:rsid w:val="2BA43DB1"/>
    <w:rsid w:val="2BA43DC2"/>
    <w:rsid w:val="2BA51BDD"/>
    <w:rsid w:val="2BA54E43"/>
    <w:rsid w:val="2BA63487"/>
    <w:rsid w:val="2BA83F88"/>
    <w:rsid w:val="2BA94A1C"/>
    <w:rsid w:val="2BAA1025"/>
    <w:rsid w:val="2BAA144F"/>
    <w:rsid w:val="2BAA26FD"/>
    <w:rsid w:val="2BAA34B9"/>
    <w:rsid w:val="2BAA609E"/>
    <w:rsid w:val="2BAD3C00"/>
    <w:rsid w:val="2BAD5B8F"/>
    <w:rsid w:val="2BAD5D18"/>
    <w:rsid w:val="2BAE2AB5"/>
    <w:rsid w:val="2BAF2190"/>
    <w:rsid w:val="2BAF7B59"/>
    <w:rsid w:val="2BB324AA"/>
    <w:rsid w:val="2BB34393"/>
    <w:rsid w:val="2BB37649"/>
    <w:rsid w:val="2BB40CAB"/>
    <w:rsid w:val="2BB62C95"/>
    <w:rsid w:val="2BB72754"/>
    <w:rsid w:val="2BB807BB"/>
    <w:rsid w:val="2BB906A5"/>
    <w:rsid w:val="2BBA09D7"/>
    <w:rsid w:val="2BBA44BC"/>
    <w:rsid w:val="2BBB02AC"/>
    <w:rsid w:val="2BBB2343"/>
    <w:rsid w:val="2BBC3998"/>
    <w:rsid w:val="2BBC5A43"/>
    <w:rsid w:val="2BBD04C8"/>
    <w:rsid w:val="2BBE1B4A"/>
    <w:rsid w:val="2BBE4963"/>
    <w:rsid w:val="2BBF38B9"/>
    <w:rsid w:val="2BC047A8"/>
    <w:rsid w:val="2BC21470"/>
    <w:rsid w:val="2BC37160"/>
    <w:rsid w:val="2BC873C8"/>
    <w:rsid w:val="2BC87765"/>
    <w:rsid w:val="2BC96E6C"/>
    <w:rsid w:val="2BCA0904"/>
    <w:rsid w:val="2BCB36F3"/>
    <w:rsid w:val="2BCC08D8"/>
    <w:rsid w:val="2BCE4483"/>
    <w:rsid w:val="2BCE5F8E"/>
    <w:rsid w:val="2BCF16CC"/>
    <w:rsid w:val="2BCF1D80"/>
    <w:rsid w:val="2BCF3D57"/>
    <w:rsid w:val="2BCF432E"/>
    <w:rsid w:val="2BD02066"/>
    <w:rsid w:val="2BD32342"/>
    <w:rsid w:val="2BD33847"/>
    <w:rsid w:val="2BD36A96"/>
    <w:rsid w:val="2BD4136D"/>
    <w:rsid w:val="2BD524A4"/>
    <w:rsid w:val="2BD5733D"/>
    <w:rsid w:val="2BD650E5"/>
    <w:rsid w:val="2BD66E93"/>
    <w:rsid w:val="2BD92E3B"/>
    <w:rsid w:val="2BD96984"/>
    <w:rsid w:val="2BDB00E8"/>
    <w:rsid w:val="2BDB0DD3"/>
    <w:rsid w:val="2BDB6BA0"/>
    <w:rsid w:val="2BDD0222"/>
    <w:rsid w:val="2BE02720"/>
    <w:rsid w:val="2BE041B6"/>
    <w:rsid w:val="2BE23A05"/>
    <w:rsid w:val="2BE30902"/>
    <w:rsid w:val="2BE315B0"/>
    <w:rsid w:val="2BE33A5B"/>
    <w:rsid w:val="2BE427F4"/>
    <w:rsid w:val="2BE4392F"/>
    <w:rsid w:val="2BE44133"/>
    <w:rsid w:val="2BE45A54"/>
    <w:rsid w:val="2BE503D4"/>
    <w:rsid w:val="2BE667DF"/>
    <w:rsid w:val="2BE867D0"/>
    <w:rsid w:val="2BEA0B91"/>
    <w:rsid w:val="2BEA1A72"/>
    <w:rsid w:val="2BEB0B7C"/>
    <w:rsid w:val="2BEB6DE3"/>
    <w:rsid w:val="2BED1A26"/>
    <w:rsid w:val="2BED1FB5"/>
    <w:rsid w:val="2BEE242F"/>
    <w:rsid w:val="2BEE55D3"/>
    <w:rsid w:val="2BEE5B1D"/>
    <w:rsid w:val="2BEE676C"/>
    <w:rsid w:val="2BEF2679"/>
    <w:rsid w:val="2BEF61A7"/>
    <w:rsid w:val="2BF0264B"/>
    <w:rsid w:val="2BF0518D"/>
    <w:rsid w:val="2BF1097E"/>
    <w:rsid w:val="2BF13CCD"/>
    <w:rsid w:val="2BF37A45"/>
    <w:rsid w:val="2BF57C61"/>
    <w:rsid w:val="2BF64877"/>
    <w:rsid w:val="2BF6608D"/>
    <w:rsid w:val="2BF67536"/>
    <w:rsid w:val="2BFA15FF"/>
    <w:rsid w:val="2BFA7026"/>
    <w:rsid w:val="2BFB4A9B"/>
    <w:rsid w:val="2BFB7259"/>
    <w:rsid w:val="2BFC199F"/>
    <w:rsid w:val="2BFD08C4"/>
    <w:rsid w:val="2BFD7DD1"/>
    <w:rsid w:val="2BFE692D"/>
    <w:rsid w:val="2BFF288E"/>
    <w:rsid w:val="2C0003B4"/>
    <w:rsid w:val="2C0229F6"/>
    <w:rsid w:val="2C027C88"/>
    <w:rsid w:val="2C02CD91"/>
    <w:rsid w:val="2C033BAC"/>
    <w:rsid w:val="2C057779"/>
    <w:rsid w:val="2C063985"/>
    <w:rsid w:val="2C06411B"/>
    <w:rsid w:val="2C071743"/>
    <w:rsid w:val="2C07228C"/>
    <w:rsid w:val="2C0734F1"/>
    <w:rsid w:val="2C074546"/>
    <w:rsid w:val="2C093CF0"/>
    <w:rsid w:val="2C0954BB"/>
    <w:rsid w:val="2C0970F5"/>
    <w:rsid w:val="2C097269"/>
    <w:rsid w:val="2C0B10FC"/>
    <w:rsid w:val="2C0C2206"/>
    <w:rsid w:val="2C0C4FAB"/>
    <w:rsid w:val="2C0E487F"/>
    <w:rsid w:val="2C106849"/>
    <w:rsid w:val="2C11262B"/>
    <w:rsid w:val="2C11765C"/>
    <w:rsid w:val="2C130B0D"/>
    <w:rsid w:val="2C131AC5"/>
    <w:rsid w:val="2C131E96"/>
    <w:rsid w:val="2C1339AD"/>
    <w:rsid w:val="2C133D9F"/>
    <w:rsid w:val="2C1459A1"/>
    <w:rsid w:val="2C146970"/>
    <w:rsid w:val="2C147D05"/>
    <w:rsid w:val="2C15368C"/>
    <w:rsid w:val="2C1541A5"/>
    <w:rsid w:val="2C155C0E"/>
    <w:rsid w:val="2C157ED4"/>
    <w:rsid w:val="2C16078A"/>
    <w:rsid w:val="2C16437B"/>
    <w:rsid w:val="2C1753BA"/>
    <w:rsid w:val="2C190755"/>
    <w:rsid w:val="2C1A49FF"/>
    <w:rsid w:val="2C1A601B"/>
    <w:rsid w:val="2C1D48D9"/>
    <w:rsid w:val="2C1E033E"/>
    <w:rsid w:val="2C2045B2"/>
    <w:rsid w:val="2C2108F2"/>
    <w:rsid w:val="2C212804"/>
    <w:rsid w:val="2C2128ED"/>
    <w:rsid w:val="2C22657D"/>
    <w:rsid w:val="2C241E45"/>
    <w:rsid w:val="2C245A47"/>
    <w:rsid w:val="2C245E51"/>
    <w:rsid w:val="2C260B86"/>
    <w:rsid w:val="2C260D7A"/>
    <w:rsid w:val="2C267E1B"/>
    <w:rsid w:val="2C283529"/>
    <w:rsid w:val="2C295C7C"/>
    <w:rsid w:val="2C2A71DF"/>
    <w:rsid w:val="2C2B5CD9"/>
    <w:rsid w:val="2C2C2B8C"/>
    <w:rsid w:val="2C2F374D"/>
    <w:rsid w:val="2C302A48"/>
    <w:rsid w:val="2C3047F6"/>
    <w:rsid w:val="2C326992"/>
    <w:rsid w:val="2C333389"/>
    <w:rsid w:val="2C3414FD"/>
    <w:rsid w:val="2C345ABF"/>
    <w:rsid w:val="2C35005E"/>
    <w:rsid w:val="2C355C6B"/>
    <w:rsid w:val="2C3562B0"/>
    <w:rsid w:val="2C363DD6"/>
    <w:rsid w:val="2C367D9C"/>
    <w:rsid w:val="2C3818FC"/>
    <w:rsid w:val="2C3925B3"/>
    <w:rsid w:val="2C392E43"/>
    <w:rsid w:val="2C3B1B39"/>
    <w:rsid w:val="2C3B319A"/>
    <w:rsid w:val="2C3D6F12"/>
    <w:rsid w:val="2C3D7B83"/>
    <w:rsid w:val="2C3E6E6F"/>
    <w:rsid w:val="2C3F1E00"/>
    <w:rsid w:val="2C3F279B"/>
    <w:rsid w:val="2C3F2C8B"/>
    <w:rsid w:val="2C3F2DD5"/>
    <w:rsid w:val="2C3F3C21"/>
    <w:rsid w:val="2C400622"/>
    <w:rsid w:val="2C414384"/>
    <w:rsid w:val="2C421085"/>
    <w:rsid w:val="2C423ADB"/>
    <w:rsid w:val="2C4374F0"/>
    <w:rsid w:val="2C443D79"/>
    <w:rsid w:val="2C451172"/>
    <w:rsid w:val="2C46067A"/>
    <w:rsid w:val="2C461560"/>
    <w:rsid w:val="2C46580D"/>
    <w:rsid w:val="2C471B3F"/>
    <w:rsid w:val="2C492F15"/>
    <w:rsid w:val="2C4934E1"/>
    <w:rsid w:val="2C4958B7"/>
    <w:rsid w:val="2C4B162F"/>
    <w:rsid w:val="2C4C1D5A"/>
    <w:rsid w:val="2C4D184B"/>
    <w:rsid w:val="2C4E2ECE"/>
    <w:rsid w:val="2C4E6C84"/>
    <w:rsid w:val="2C511142"/>
    <w:rsid w:val="2C512FFA"/>
    <w:rsid w:val="2C5131FD"/>
    <w:rsid w:val="2C525364"/>
    <w:rsid w:val="2C542A64"/>
    <w:rsid w:val="2C5437A8"/>
    <w:rsid w:val="2C556723"/>
    <w:rsid w:val="2C567FD4"/>
    <w:rsid w:val="2C570BDF"/>
    <w:rsid w:val="2C57507B"/>
    <w:rsid w:val="2C5759FD"/>
    <w:rsid w:val="2C581F9E"/>
    <w:rsid w:val="2C582286"/>
    <w:rsid w:val="2C58556F"/>
    <w:rsid w:val="2C587034"/>
    <w:rsid w:val="2C591543"/>
    <w:rsid w:val="2C5A1872"/>
    <w:rsid w:val="2C5A7AC4"/>
    <w:rsid w:val="2C5B093B"/>
    <w:rsid w:val="2C5B1057"/>
    <w:rsid w:val="2C5B4843"/>
    <w:rsid w:val="2C5C5F6C"/>
    <w:rsid w:val="2C5C6056"/>
    <w:rsid w:val="2C5D4EB5"/>
    <w:rsid w:val="2C5F1B62"/>
    <w:rsid w:val="2C5F72BB"/>
    <w:rsid w:val="2C601395"/>
    <w:rsid w:val="2C6019BA"/>
    <w:rsid w:val="2C601CE1"/>
    <w:rsid w:val="2C601F58"/>
    <w:rsid w:val="2C6224F8"/>
    <w:rsid w:val="2C6426F1"/>
    <w:rsid w:val="2C6430DF"/>
    <w:rsid w:val="2C6432A4"/>
    <w:rsid w:val="2C6525D4"/>
    <w:rsid w:val="2C6721E1"/>
    <w:rsid w:val="2C68121A"/>
    <w:rsid w:val="2C6860E2"/>
    <w:rsid w:val="2C6941AB"/>
    <w:rsid w:val="2C6941AE"/>
    <w:rsid w:val="2C6C4A51"/>
    <w:rsid w:val="2C6C7A21"/>
    <w:rsid w:val="2C6D3C9C"/>
    <w:rsid w:val="2C6D7BEE"/>
    <w:rsid w:val="2C6F660B"/>
    <w:rsid w:val="2C714E0E"/>
    <w:rsid w:val="2C7163BC"/>
    <w:rsid w:val="2C723060"/>
    <w:rsid w:val="2C730891"/>
    <w:rsid w:val="2C7326B8"/>
    <w:rsid w:val="2C732934"/>
    <w:rsid w:val="2C732F79"/>
    <w:rsid w:val="2C7332CA"/>
    <w:rsid w:val="2C73502A"/>
    <w:rsid w:val="2C746FBE"/>
    <w:rsid w:val="2C7513C8"/>
    <w:rsid w:val="2C75275E"/>
    <w:rsid w:val="2C7768C8"/>
    <w:rsid w:val="2C7858D5"/>
    <w:rsid w:val="2C787BAC"/>
    <w:rsid w:val="2C790E34"/>
    <w:rsid w:val="2C7A45F3"/>
    <w:rsid w:val="2C7B043E"/>
    <w:rsid w:val="2C7C3D62"/>
    <w:rsid w:val="2C7C6E83"/>
    <w:rsid w:val="2C7D1A05"/>
    <w:rsid w:val="2C802B83"/>
    <w:rsid w:val="2C803670"/>
    <w:rsid w:val="2C820DC9"/>
    <w:rsid w:val="2C82701B"/>
    <w:rsid w:val="2C84497C"/>
    <w:rsid w:val="2C8503B5"/>
    <w:rsid w:val="2C864D5D"/>
    <w:rsid w:val="2C866806"/>
    <w:rsid w:val="2C870FE7"/>
    <w:rsid w:val="2C8815B2"/>
    <w:rsid w:val="2C8836E4"/>
    <w:rsid w:val="2C8925B0"/>
    <w:rsid w:val="2C8979E0"/>
    <w:rsid w:val="2C8B092E"/>
    <w:rsid w:val="2C8B542D"/>
    <w:rsid w:val="2C8B7F33"/>
    <w:rsid w:val="2C8D4EEB"/>
    <w:rsid w:val="2C8E3C12"/>
    <w:rsid w:val="2C8E776E"/>
    <w:rsid w:val="2C8F5F09"/>
    <w:rsid w:val="2C910A04"/>
    <w:rsid w:val="2C92725E"/>
    <w:rsid w:val="2C934D84"/>
    <w:rsid w:val="2C960884"/>
    <w:rsid w:val="2C977F52"/>
    <w:rsid w:val="2C98451F"/>
    <w:rsid w:val="2C990625"/>
    <w:rsid w:val="2C993F81"/>
    <w:rsid w:val="2C9976E8"/>
    <w:rsid w:val="2C9B3CD4"/>
    <w:rsid w:val="2C9C0EB8"/>
    <w:rsid w:val="2C9C1374"/>
    <w:rsid w:val="2C9C1E8B"/>
    <w:rsid w:val="2C9C306F"/>
    <w:rsid w:val="2C9F15D2"/>
    <w:rsid w:val="2CA174A1"/>
    <w:rsid w:val="2CA536AB"/>
    <w:rsid w:val="2CA57135"/>
    <w:rsid w:val="2CA60F5C"/>
    <w:rsid w:val="2CA80956"/>
    <w:rsid w:val="2CA80DFC"/>
    <w:rsid w:val="2CA90D7A"/>
    <w:rsid w:val="2CAA2CC4"/>
    <w:rsid w:val="2CAB0320"/>
    <w:rsid w:val="2CAB2CBB"/>
    <w:rsid w:val="2CAC3FA5"/>
    <w:rsid w:val="2CAC61C7"/>
    <w:rsid w:val="2CAD6CBC"/>
    <w:rsid w:val="2CAE4D31"/>
    <w:rsid w:val="2CAE77EB"/>
    <w:rsid w:val="2CB141F7"/>
    <w:rsid w:val="2CB155CB"/>
    <w:rsid w:val="2CB25C48"/>
    <w:rsid w:val="2CB27900"/>
    <w:rsid w:val="2CB30EAE"/>
    <w:rsid w:val="2CB32514"/>
    <w:rsid w:val="2CB35427"/>
    <w:rsid w:val="2CB371D5"/>
    <w:rsid w:val="2CB73C4D"/>
    <w:rsid w:val="2CB74F17"/>
    <w:rsid w:val="2CB76CC5"/>
    <w:rsid w:val="2CB82A3D"/>
    <w:rsid w:val="2CB83C2E"/>
    <w:rsid w:val="2CB8520D"/>
    <w:rsid w:val="2CB920F6"/>
    <w:rsid w:val="2CBA0473"/>
    <w:rsid w:val="2CBA4A07"/>
    <w:rsid w:val="2CBC0105"/>
    <w:rsid w:val="2CBC0970"/>
    <w:rsid w:val="2CBE44F7"/>
    <w:rsid w:val="2CBF6881"/>
    <w:rsid w:val="2CC03879"/>
    <w:rsid w:val="2CC12CB5"/>
    <w:rsid w:val="2CC1585C"/>
    <w:rsid w:val="2CC15D95"/>
    <w:rsid w:val="2CC20A80"/>
    <w:rsid w:val="2CC24314"/>
    <w:rsid w:val="2CC27D82"/>
    <w:rsid w:val="2CC41F49"/>
    <w:rsid w:val="2CC755B5"/>
    <w:rsid w:val="2CC76304"/>
    <w:rsid w:val="2CC803C0"/>
    <w:rsid w:val="2CC87124"/>
    <w:rsid w:val="2CC943A9"/>
    <w:rsid w:val="2CC94C4A"/>
    <w:rsid w:val="2CC969F8"/>
    <w:rsid w:val="2CCA0CCA"/>
    <w:rsid w:val="2CCA2E9C"/>
    <w:rsid w:val="2CCB49BA"/>
    <w:rsid w:val="2CCC32B2"/>
    <w:rsid w:val="2CCD6475"/>
    <w:rsid w:val="2CCD6705"/>
    <w:rsid w:val="2CCD674F"/>
    <w:rsid w:val="2CCE314D"/>
    <w:rsid w:val="2CCF6074"/>
    <w:rsid w:val="2CD0422B"/>
    <w:rsid w:val="2CD05FD9"/>
    <w:rsid w:val="2CD17CA0"/>
    <w:rsid w:val="2CD21D51"/>
    <w:rsid w:val="2CD40F4F"/>
    <w:rsid w:val="2CD44FDD"/>
    <w:rsid w:val="2CD47877"/>
    <w:rsid w:val="2CD51841"/>
    <w:rsid w:val="2CD535EF"/>
    <w:rsid w:val="2CD75C0D"/>
    <w:rsid w:val="2CD77367"/>
    <w:rsid w:val="2CD827F5"/>
    <w:rsid w:val="2CD94E8D"/>
    <w:rsid w:val="2CDA157B"/>
    <w:rsid w:val="2CDA29B3"/>
    <w:rsid w:val="2CDA6E57"/>
    <w:rsid w:val="2CDB7B2D"/>
    <w:rsid w:val="2CDC651C"/>
    <w:rsid w:val="2CDC672B"/>
    <w:rsid w:val="2CDD5D9D"/>
    <w:rsid w:val="2CDE06F5"/>
    <w:rsid w:val="2CDE73ED"/>
    <w:rsid w:val="2CDF621C"/>
    <w:rsid w:val="2CE05A6C"/>
    <w:rsid w:val="2CE11F94"/>
    <w:rsid w:val="2CE22F97"/>
    <w:rsid w:val="2CE31E90"/>
    <w:rsid w:val="2CE3364D"/>
    <w:rsid w:val="2CE35D0C"/>
    <w:rsid w:val="2CE37ABA"/>
    <w:rsid w:val="2CE42D59"/>
    <w:rsid w:val="2CE455EB"/>
    <w:rsid w:val="2CE540E1"/>
    <w:rsid w:val="2CE60B96"/>
    <w:rsid w:val="2CE6500F"/>
    <w:rsid w:val="2CE7356C"/>
    <w:rsid w:val="2CE74B9F"/>
    <w:rsid w:val="2CE765AD"/>
    <w:rsid w:val="2CE81574"/>
    <w:rsid w:val="2CE90E48"/>
    <w:rsid w:val="2CE92143"/>
    <w:rsid w:val="2CE9ABCD"/>
    <w:rsid w:val="2CEA2186"/>
    <w:rsid w:val="2CEA3520"/>
    <w:rsid w:val="2CEA5E68"/>
    <w:rsid w:val="2CEE040E"/>
    <w:rsid w:val="2CEE0EFE"/>
    <w:rsid w:val="2CEF2903"/>
    <w:rsid w:val="2CF16FF6"/>
    <w:rsid w:val="2CF33142"/>
    <w:rsid w:val="2CF444FC"/>
    <w:rsid w:val="2CF44EBF"/>
    <w:rsid w:val="2CF4686B"/>
    <w:rsid w:val="2CF548F4"/>
    <w:rsid w:val="2CF70CCA"/>
    <w:rsid w:val="2CF77A09"/>
    <w:rsid w:val="2CF87CC2"/>
    <w:rsid w:val="2CF9552F"/>
    <w:rsid w:val="2CFA1BC2"/>
    <w:rsid w:val="2CFC5020"/>
    <w:rsid w:val="2CFE071A"/>
    <w:rsid w:val="2CFE0F90"/>
    <w:rsid w:val="2CFE2B46"/>
    <w:rsid w:val="2CFE66A2"/>
    <w:rsid w:val="2D0034F5"/>
    <w:rsid w:val="2D005444"/>
    <w:rsid w:val="2D006E8F"/>
    <w:rsid w:val="2D01474E"/>
    <w:rsid w:val="2D03015C"/>
    <w:rsid w:val="2D0314F6"/>
    <w:rsid w:val="2D0363AE"/>
    <w:rsid w:val="2D036FCD"/>
    <w:rsid w:val="2D054D39"/>
    <w:rsid w:val="2D057172"/>
    <w:rsid w:val="2D0839C4"/>
    <w:rsid w:val="2D09721E"/>
    <w:rsid w:val="2D0A0948"/>
    <w:rsid w:val="2D0A3299"/>
    <w:rsid w:val="2D0A4030"/>
    <w:rsid w:val="2D0A6D96"/>
    <w:rsid w:val="2D0B56AF"/>
    <w:rsid w:val="2D0D0FDB"/>
    <w:rsid w:val="2D0D4B37"/>
    <w:rsid w:val="2D0F0956"/>
    <w:rsid w:val="2D0F5466"/>
    <w:rsid w:val="2D1063D5"/>
    <w:rsid w:val="2D112CCC"/>
    <w:rsid w:val="2D1153ED"/>
    <w:rsid w:val="2D12214D"/>
    <w:rsid w:val="2D13344D"/>
    <w:rsid w:val="2D142369"/>
    <w:rsid w:val="2D144117"/>
    <w:rsid w:val="2D145EC5"/>
    <w:rsid w:val="2D152C8F"/>
    <w:rsid w:val="2D1558D4"/>
    <w:rsid w:val="2D157B33"/>
    <w:rsid w:val="2D157E8F"/>
    <w:rsid w:val="2D176A4B"/>
    <w:rsid w:val="2D190CEB"/>
    <w:rsid w:val="2D195D82"/>
    <w:rsid w:val="2D1967E6"/>
    <w:rsid w:val="2D1A0EBD"/>
    <w:rsid w:val="2D1A38D3"/>
    <w:rsid w:val="2D1C4D7A"/>
    <w:rsid w:val="2D1D52B0"/>
    <w:rsid w:val="2D1D7ABF"/>
    <w:rsid w:val="2D1E0AF2"/>
    <w:rsid w:val="2D1E464D"/>
    <w:rsid w:val="2D1E4F96"/>
    <w:rsid w:val="2D1F0D79"/>
    <w:rsid w:val="2D1F486A"/>
    <w:rsid w:val="2D206DD5"/>
    <w:rsid w:val="2D2105E2"/>
    <w:rsid w:val="2D211BF9"/>
    <w:rsid w:val="2D215F8F"/>
    <w:rsid w:val="2D2172FA"/>
    <w:rsid w:val="2D226F28"/>
    <w:rsid w:val="2D227D35"/>
    <w:rsid w:val="2D2307FE"/>
    <w:rsid w:val="2D24570A"/>
    <w:rsid w:val="2D2500D2"/>
    <w:rsid w:val="2D252B04"/>
    <w:rsid w:val="2D271371"/>
    <w:rsid w:val="2D280017"/>
    <w:rsid w:val="2D285462"/>
    <w:rsid w:val="2D290742"/>
    <w:rsid w:val="2D2A393B"/>
    <w:rsid w:val="2D2B1E2F"/>
    <w:rsid w:val="2D2B1E41"/>
    <w:rsid w:val="2D2C09C7"/>
    <w:rsid w:val="2D2D3B86"/>
    <w:rsid w:val="2D2D51D9"/>
    <w:rsid w:val="2D2F0F51"/>
    <w:rsid w:val="2D2F5CB8"/>
    <w:rsid w:val="2D300825"/>
    <w:rsid w:val="2D3019AD"/>
    <w:rsid w:val="2D320A41"/>
    <w:rsid w:val="2D322771"/>
    <w:rsid w:val="2D32412E"/>
    <w:rsid w:val="2D32459D"/>
    <w:rsid w:val="2D334D22"/>
    <w:rsid w:val="2D3379EF"/>
    <w:rsid w:val="2D35408E"/>
    <w:rsid w:val="2D36272F"/>
    <w:rsid w:val="2D382F2D"/>
    <w:rsid w:val="2D391DD0"/>
    <w:rsid w:val="2D393B7E"/>
    <w:rsid w:val="2D3A5817"/>
    <w:rsid w:val="2D3B7B5A"/>
    <w:rsid w:val="2D3C366E"/>
    <w:rsid w:val="2D3C541C"/>
    <w:rsid w:val="2D3C702C"/>
    <w:rsid w:val="2D3E167F"/>
    <w:rsid w:val="2D3E2771"/>
    <w:rsid w:val="2D3F12AF"/>
    <w:rsid w:val="2D40129D"/>
    <w:rsid w:val="2D404F0C"/>
    <w:rsid w:val="2D4060C9"/>
    <w:rsid w:val="2D411B13"/>
    <w:rsid w:val="2D421216"/>
    <w:rsid w:val="2D42431A"/>
    <w:rsid w:val="2D4367AA"/>
    <w:rsid w:val="2D4439E7"/>
    <w:rsid w:val="2D4451EF"/>
    <w:rsid w:val="2D460049"/>
    <w:rsid w:val="2D462BBC"/>
    <w:rsid w:val="2D483DC1"/>
    <w:rsid w:val="2D4849D1"/>
    <w:rsid w:val="2D4877A3"/>
    <w:rsid w:val="2D4A5D8B"/>
    <w:rsid w:val="2D4A5E6D"/>
    <w:rsid w:val="2D4A5F45"/>
    <w:rsid w:val="2D4B0E0C"/>
    <w:rsid w:val="2D4C1B03"/>
    <w:rsid w:val="2D4F15F3"/>
    <w:rsid w:val="2D520E4C"/>
    <w:rsid w:val="2D525B6B"/>
    <w:rsid w:val="2D557F14"/>
    <w:rsid w:val="2D564730"/>
    <w:rsid w:val="2D5671F3"/>
    <w:rsid w:val="2D594D12"/>
    <w:rsid w:val="2D5976C9"/>
    <w:rsid w:val="2D5B7AAB"/>
    <w:rsid w:val="2D5B7F98"/>
    <w:rsid w:val="2D5C786C"/>
    <w:rsid w:val="2D5D66FD"/>
    <w:rsid w:val="2D5E1836"/>
    <w:rsid w:val="2D604A79"/>
    <w:rsid w:val="2D605204"/>
    <w:rsid w:val="2D6055AE"/>
    <w:rsid w:val="2D60735C"/>
    <w:rsid w:val="2D621327"/>
    <w:rsid w:val="2D630BFB"/>
    <w:rsid w:val="2D636281"/>
    <w:rsid w:val="2D642463"/>
    <w:rsid w:val="2D657E48"/>
    <w:rsid w:val="2D6741DC"/>
    <w:rsid w:val="2D684735"/>
    <w:rsid w:val="2D6865A5"/>
    <w:rsid w:val="2D690B1A"/>
    <w:rsid w:val="2D6923F9"/>
    <w:rsid w:val="2D6A01DB"/>
    <w:rsid w:val="2D6C0519"/>
    <w:rsid w:val="2D6C09A6"/>
    <w:rsid w:val="2D6C6BA3"/>
    <w:rsid w:val="2D6D3677"/>
    <w:rsid w:val="2D6D7024"/>
    <w:rsid w:val="2D6F2790"/>
    <w:rsid w:val="2D6F3998"/>
    <w:rsid w:val="2D6F405B"/>
    <w:rsid w:val="2D70196C"/>
    <w:rsid w:val="2D7050C6"/>
    <w:rsid w:val="2D705B3D"/>
    <w:rsid w:val="2D713318"/>
    <w:rsid w:val="2D7233FE"/>
    <w:rsid w:val="2D727F99"/>
    <w:rsid w:val="2D733012"/>
    <w:rsid w:val="2D7352E2"/>
    <w:rsid w:val="2D7431DB"/>
    <w:rsid w:val="2D747474"/>
    <w:rsid w:val="2D7746A6"/>
    <w:rsid w:val="2D776454"/>
    <w:rsid w:val="2D786D08"/>
    <w:rsid w:val="2D79041E"/>
    <w:rsid w:val="2D795D44"/>
    <w:rsid w:val="2D7B21DB"/>
    <w:rsid w:val="2D7B4196"/>
    <w:rsid w:val="2D7C3E5C"/>
    <w:rsid w:val="2D7E3C87"/>
    <w:rsid w:val="2D7E5A35"/>
    <w:rsid w:val="2D803A80"/>
    <w:rsid w:val="2D83304B"/>
    <w:rsid w:val="2D836511"/>
    <w:rsid w:val="2D850B71"/>
    <w:rsid w:val="2D853CD4"/>
    <w:rsid w:val="2D861917"/>
    <w:rsid w:val="2D8640DA"/>
    <w:rsid w:val="2D8747BD"/>
    <w:rsid w:val="2D885DEC"/>
    <w:rsid w:val="2D8868B3"/>
    <w:rsid w:val="2D8B688F"/>
    <w:rsid w:val="2D8C0151"/>
    <w:rsid w:val="2D8C2690"/>
    <w:rsid w:val="2D8C43DD"/>
    <w:rsid w:val="2D8D49CE"/>
    <w:rsid w:val="2D8D5015"/>
    <w:rsid w:val="2D8E1D2E"/>
    <w:rsid w:val="2D8E211C"/>
    <w:rsid w:val="2D8E6A54"/>
    <w:rsid w:val="2D8F19F0"/>
    <w:rsid w:val="2D901E12"/>
    <w:rsid w:val="2D9214E0"/>
    <w:rsid w:val="2D9249A2"/>
    <w:rsid w:val="2D930A3D"/>
    <w:rsid w:val="2D935222"/>
    <w:rsid w:val="2D936332"/>
    <w:rsid w:val="2D945258"/>
    <w:rsid w:val="2D947006"/>
    <w:rsid w:val="2D952AD3"/>
    <w:rsid w:val="2D9537D5"/>
    <w:rsid w:val="2D955C4C"/>
    <w:rsid w:val="2D964B2C"/>
    <w:rsid w:val="2D9708A4"/>
    <w:rsid w:val="2D973A2A"/>
    <w:rsid w:val="2D984D48"/>
    <w:rsid w:val="2D990AC0"/>
    <w:rsid w:val="2D9A00CC"/>
    <w:rsid w:val="2D9C1ACA"/>
    <w:rsid w:val="2D9C308C"/>
    <w:rsid w:val="2D9D235F"/>
    <w:rsid w:val="2D9F182A"/>
    <w:rsid w:val="2D9F5248"/>
    <w:rsid w:val="2DA01E4F"/>
    <w:rsid w:val="2DA15B6B"/>
    <w:rsid w:val="2DA21723"/>
    <w:rsid w:val="2DA24699"/>
    <w:rsid w:val="2DA27C9E"/>
    <w:rsid w:val="2DA336ED"/>
    <w:rsid w:val="2DA509CB"/>
    <w:rsid w:val="2DA52FC1"/>
    <w:rsid w:val="2DA60B6A"/>
    <w:rsid w:val="2DA62142"/>
    <w:rsid w:val="2DA72FDF"/>
    <w:rsid w:val="2DA748D7"/>
    <w:rsid w:val="2DA82AB1"/>
    <w:rsid w:val="2DAB007F"/>
    <w:rsid w:val="2DAC0C1E"/>
    <w:rsid w:val="2DAD0B76"/>
    <w:rsid w:val="2DAE45EB"/>
    <w:rsid w:val="2DAE631A"/>
    <w:rsid w:val="2DB011F9"/>
    <w:rsid w:val="2DB05C7D"/>
    <w:rsid w:val="2DB156CE"/>
    <w:rsid w:val="2DB218DA"/>
    <w:rsid w:val="2DB23DF2"/>
    <w:rsid w:val="2DB37437"/>
    <w:rsid w:val="2DB476A8"/>
    <w:rsid w:val="2DB50E4E"/>
    <w:rsid w:val="2DB6229F"/>
    <w:rsid w:val="2DB733C3"/>
    <w:rsid w:val="2DB87198"/>
    <w:rsid w:val="2DB93AA1"/>
    <w:rsid w:val="2DBA68F8"/>
    <w:rsid w:val="2DBB6A42"/>
    <w:rsid w:val="2DBC2709"/>
    <w:rsid w:val="2DBC6484"/>
    <w:rsid w:val="2DBD47AF"/>
    <w:rsid w:val="2DC05625"/>
    <w:rsid w:val="2DC14A52"/>
    <w:rsid w:val="2DC20777"/>
    <w:rsid w:val="2DC244C0"/>
    <w:rsid w:val="2DC45B3D"/>
    <w:rsid w:val="2DC508AE"/>
    <w:rsid w:val="2DC77936"/>
    <w:rsid w:val="2DC9631B"/>
    <w:rsid w:val="2DCA2A28"/>
    <w:rsid w:val="2DCB458B"/>
    <w:rsid w:val="2DCC49F2"/>
    <w:rsid w:val="2DCD5E37"/>
    <w:rsid w:val="2DCF44E2"/>
    <w:rsid w:val="2DCF6290"/>
    <w:rsid w:val="2DD1025A"/>
    <w:rsid w:val="2DD107CD"/>
    <w:rsid w:val="2DD336A2"/>
    <w:rsid w:val="2DD35D80"/>
    <w:rsid w:val="2DD37B2E"/>
    <w:rsid w:val="2DD45655"/>
    <w:rsid w:val="2DD547C8"/>
    <w:rsid w:val="2DD566AF"/>
    <w:rsid w:val="2DD6242F"/>
    <w:rsid w:val="2DD92C6B"/>
    <w:rsid w:val="2DD95AC9"/>
    <w:rsid w:val="2DDA7A33"/>
    <w:rsid w:val="2DDB69E3"/>
    <w:rsid w:val="2DDF2392"/>
    <w:rsid w:val="2DDF4725"/>
    <w:rsid w:val="2DE0049D"/>
    <w:rsid w:val="2DE07C52"/>
    <w:rsid w:val="2DE12448"/>
    <w:rsid w:val="2DE27D71"/>
    <w:rsid w:val="2DE27EA1"/>
    <w:rsid w:val="2DE53D06"/>
    <w:rsid w:val="2DE8225B"/>
    <w:rsid w:val="2DE84F4D"/>
    <w:rsid w:val="2DEA2CC3"/>
    <w:rsid w:val="2DEA308F"/>
    <w:rsid w:val="2DEB7427"/>
    <w:rsid w:val="2DEC3658"/>
    <w:rsid w:val="2DED194A"/>
    <w:rsid w:val="2DF07DF7"/>
    <w:rsid w:val="2DF126AA"/>
    <w:rsid w:val="2DF23D48"/>
    <w:rsid w:val="2DF262C6"/>
    <w:rsid w:val="2DF31EBC"/>
    <w:rsid w:val="2DF33D2D"/>
    <w:rsid w:val="2DF3763D"/>
    <w:rsid w:val="2DF420E9"/>
    <w:rsid w:val="2DF47AA5"/>
    <w:rsid w:val="2DF53F49"/>
    <w:rsid w:val="2DF55EA2"/>
    <w:rsid w:val="2DF67607"/>
    <w:rsid w:val="2DF71BED"/>
    <w:rsid w:val="2DF81343"/>
    <w:rsid w:val="2DF950BB"/>
    <w:rsid w:val="2DFA155F"/>
    <w:rsid w:val="2DFB0FF9"/>
    <w:rsid w:val="2DFB7AC8"/>
    <w:rsid w:val="2DFC6B71"/>
    <w:rsid w:val="2E00644A"/>
    <w:rsid w:val="2E01013C"/>
    <w:rsid w:val="2E0242DA"/>
    <w:rsid w:val="2E02749D"/>
    <w:rsid w:val="2E036FE5"/>
    <w:rsid w:val="2E055B67"/>
    <w:rsid w:val="2E056542"/>
    <w:rsid w:val="2E057A3E"/>
    <w:rsid w:val="2E07339C"/>
    <w:rsid w:val="2E0917A2"/>
    <w:rsid w:val="2E0971E6"/>
    <w:rsid w:val="2E0979F4"/>
    <w:rsid w:val="2E097E06"/>
    <w:rsid w:val="2E0A551A"/>
    <w:rsid w:val="2E0A72C8"/>
    <w:rsid w:val="2E0C1E17"/>
    <w:rsid w:val="2E0C473A"/>
    <w:rsid w:val="2E0C4DEE"/>
    <w:rsid w:val="2E0E500A"/>
    <w:rsid w:val="2E112510"/>
    <w:rsid w:val="2E123F03"/>
    <w:rsid w:val="2E124655"/>
    <w:rsid w:val="2E153406"/>
    <w:rsid w:val="2E162111"/>
    <w:rsid w:val="2E17594B"/>
    <w:rsid w:val="2E1A235C"/>
    <w:rsid w:val="2E1A426F"/>
    <w:rsid w:val="2E1A63FD"/>
    <w:rsid w:val="2E1A6474"/>
    <w:rsid w:val="2E1B2AEA"/>
    <w:rsid w:val="2E1C224E"/>
    <w:rsid w:val="2E1C2A2B"/>
    <w:rsid w:val="2E1D0A29"/>
    <w:rsid w:val="2E1E4CA1"/>
    <w:rsid w:val="2E1F0FC6"/>
    <w:rsid w:val="2E1F620F"/>
    <w:rsid w:val="2E2015EF"/>
    <w:rsid w:val="2E204D3E"/>
    <w:rsid w:val="2E205BAC"/>
    <w:rsid w:val="2E220AB6"/>
    <w:rsid w:val="2E221EE3"/>
    <w:rsid w:val="2E222864"/>
    <w:rsid w:val="2E2301F0"/>
    <w:rsid w:val="2E2412E8"/>
    <w:rsid w:val="2E256F32"/>
    <w:rsid w:val="2E294E23"/>
    <w:rsid w:val="2E295633"/>
    <w:rsid w:val="2E2A2B87"/>
    <w:rsid w:val="2E2C2057"/>
    <w:rsid w:val="2E2C4666"/>
    <w:rsid w:val="2E2E6348"/>
    <w:rsid w:val="2E2E745B"/>
    <w:rsid w:val="2E304F81"/>
    <w:rsid w:val="2E311813"/>
    <w:rsid w:val="2E3160B1"/>
    <w:rsid w:val="2E332C6D"/>
    <w:rsid w:val="2E3413C6"/>
    <w:rsid w:val="2E344FED"/>
    <w:rsid w:val="2E370724"/>
    <w:rsid w:val="2E3724F1"/>
    <w:rsid w:val="2E373D90"/>
    <w:rsid w:val="2E3874B8"/>
    <w:rsid w:val="2E397A74"/>
    <w:rsid w:val="2E3B1773"/>
    <w:rsid w:val="2E3C6937"/>
    <w:rsid w:val="2E400F3C"/>
    <w:rsid w:val="2E403D50"/>
    <w:rsid w:val="2E41718E"/>
    <w:rsid w:val="2E422F06"/>
    <w:rsid w:val="2E432744"/>
    <w:rsid w:val="2E440A2C"/>
    <w:rsid w:val="2E441CBC"/>
    <w:rsid w:val="2E444588"/>
    <w:rsid w:val="2E4549D8"/>
    <w:rsid w:val="2E4552E9"/>
    <w:rsid w:val="2E47051C"/>
    <w:rsid w:val="2E493DAC"/>
    <w:rsid w:val="2E494294"/>
    <w:rsid w:val="2E497586"/>
    <w:rsid w:val="2E4A5682"/>
    <w:rsid w:val="2E4B55C0"/>
    <w:rsid w:val="2E4C5B33"/>
    <w:rsid w:val="2E4E0B04"/>
    <w:rsid w:val="2E4E5407"/>
    <w:rsid w:val="2E4F521B"/>
    <w:rsid w:val="2E4F5AB7"/>
    <w:rsid w:val="2E50117F"/>
    <w:rsid w:val="2E5046A0"/>
    <w:rsid w:val="2E5073D1"/>
    <w:rsid w:val="2E514565"/>
    <w:rsid w:val="2E521731"/>
    <w:rsid w:val="2E5541C4"/>
    <w:rsid w:val="2E5549E7"/>
    <w:rsid w:val="2E57072D"/>
    <w:rsid w:val="2E581159"/>
    <w:rsid w:val="2E5844D8"/>
    <w:rsid w:val="2E592188"/>
    <w:rsid w:val="2E592E9E"/>
    <w:rsid w:val="2E5B5CD5"/>
    <w:rsid w:val="2E5B7B24"/>
    <w:rsid w:val="2E5C32EB"/>
    <w:rsid w:val="2E5C3FC8"/>
    <w:rsid w:val="2E5C5D76"/>
    <w:rsid w:val="2E5D389C"/>
    <w:rsid w:val="2E5F4B76"/>
    <w:rsid w:val="2E5F7614"/>
    <w:rsid w:val="2E616AD4"/>
    <w:rsid w:val="2E621F63"/>
    <w:rsid w:val="2E6500C1"/>
    <w:rsid w:val="2E652751"/>
    <w:rsid w:val="2E664D61"/>
    <w:rsid w:val="2E666BF4"/>
    <w:rsid w:val="2E67471B"/>
    <w:rsid w:val="2E697E99"/>
    <w:rsid w:val="2E6A1F65"/>
    <w:rsid w:val="2E6B0896"/>
    <w:rsid w:val="2E6B497E"/>
    <w:rsid w:val="2E6D35F0"/>
    <w:rsid w:val="2E6E3CFB"/>
    <w:rsid w:val="2E6E6372"/>
    <w:rsid w:val="2E7110F5"/>
    <w:rsid w:val="2E711F75"/>
    <w:rsid w:val="2E714B25"/>
    <w:rsid w:val="2E7157C2"/>
    <w:rsid w:val="2E7335A2"/>
    <w:rsid w:val="2E7345F0"/>
    <w:rsid w:val="2E735818"/>
    <w:rsid w:val="2E771335"/>
    <w:rsid w:val="2E777612"/>
    <w:rsid w:val="2E792D41"/>
    <w:rsid w:val="2E79695D"/>
    <w:rsid w:val="2E7B1F74"/>
    <w:rsid w:val="2E7B3D22"/>
    <w:rsid w:val="2E7C5177"/>
    <w:rsid w:val="2E7D195F"/>
    <w:rsid w:val="2E7D3D1F"/>
    <w:rsid w:val="2E7E42AC"/>
    <w:rsid w:val="2E7E5FDF"/>
    <w:rsid w:val="2E7F1A64"/>
    <w:rsid w:val="2E7F3812"/>
    <w:rsid w:val="2E800551"/>
    <w:rsid w:val="2E801A7D"/>
    <w:rsid w:val="2E813A2E"/>
    <w:rsid w:val="2E816DD9"/>
    <w:rsid w:val="2E824807"/>
    <w:rsid w:val="2E825006"/>
    <w:rsid w:val="2E8375A0"/>
    <w:rsid w:val="2E840A2A"/>
    <w:rsid w:val="2E8452CD"/>
    <w:rsid w:val="2E8455B8"/>
    <w:rsid w:val="2E847A22"/>
    <w:rsid w:val="2E850B60"/>
    <w:rsid w:val="2E861240"/>
    <w:rsid w:val="2E864BA1"/>
    <w:rsid w:val="2E87121F"/>
    <w:rsid w:val="2E8808A4"/>
    <w:rsid w:val="2E881C85"/>
    <w:rsid w:val="2E896544"/>
    <w:rsid w:val="2E8B2319"/>
    <w:rsid w:val="2E8B3F4F"/>
    <w:rsid w:val="2E8B5900"/>
    <w:rsid w:val="2E8B665B"/>
    <w:rsid w:val="2E8C4181"/>
    <w:rsid w:val="2E8C7352"/>
    <w:rsid w:val="2E8D65EC"/>
    <w:rsid w:val="2E8E41DF"/>
    <w:rsid w:val="2E8F20E3"/>
    <w:rsid w:val="2E913546"/>
    <w:rsid w:val="2E9279E9"/>
    <w:rsid w:val="2E933762"/>
    <w:rsid w:val="2E960B5C"/>
    <w:rsid w:val="2E990C86"/>
    <w:rsid w:val="2E9A064C"/>
    <w:rsid w:val="2E9C2616"/>
    <w:rsid w:val="2E9E396B"/>
    <w:rsid w:val="2E9E5504"/>
    <w:rsid w:val="2EA02D91"/>
    <w:rsid w:val="2EA04A37"/>
    <w:rsid w:val="2EA15E7F"/>
    <w:rsid w:val="2EA17C2D"/>
    <w:rsid w:val="2EA4533E"/>
    <w:rsid w:val="2EA4771D"/>
    <w:rsid w:val="2EA65AC3"/>
    <w:rsid w:val="2EA9088F"/>
    <w:rsid w:val="2EA90CE0"/>
    <w:rsid w:val="2EAC037F"/>
    <w:rsid w:val="2EAF0FD6"/>
    <w:rsid w:val="2EB0541E"/>
    <w:rsid w:val="2EB20AD6"/>
    <w:rsid w:val="2EB21E3A"/>
    <w:rsid w:val="2EB23BE8"/>
    <w:rsid w:val="2EB4093B"/>
    <w:rsid w:val="2EB455A8"/>
    <w:rsid w:val="2EB46A04"/>
    <w:rsid w:val="2EB51546"/>
    <w:rsid w:val="2EB64404"/>
    <w:rsid w:val="2EB72FAC"/>
    <w:rsid w:val="2EB86B5C"/>
    <w:rsid w:val="2EB86D24"/>
    <w:rsid w:val="2EB931C8"/>
    <w:rsid w:val="2EB94F1D"/>
    <w:rsid w:val="2EBB5CB0"/>
    <w:rsid w:val="2EBC4A66"/>
    <w:rsid w:val="2EBC6DF8"/>
    <w:rsid w:val="2EBD30C2"/>
    <w:rsid w:val="2EBE24C5"/>
    <w:rsid w:val="2EBF4863"/>
    <w:rsid w:val="2EBF59BE"/>
    <w:rsid w:val="2EBF6305"/>
    <w:rsid w:val="2EC079A6"/>
    <w:rsid w:val="2EC11503"/>
    <w:rsid w:val="2EC1207D"/>
    <w:rsid w:val="2EC13A67"/>
    <w:rsid w:val="2EC145D7"/>
    <w:rsid w:val="2EC275C0"/>
    <w:rsid w:val="2EC4391B"/>
    <w:rsid w:val="2EC82399"/>
    <w:rsid w:val="2EC848CA"/>
    <w:rsid w:val="2EC87EE8"/>
    <w:rsid w:val="2EC91A0E"/>
    <w:rsid w:val="2EC97183"/>
    <w:rsid w:val="2ECB4CA9"/>
    <w:rsid w:val="2ECB79F2"/>
    <w:rsid w:val="2ECD3FC4"/>
    <w:rsid w:val="2ECE217C"/>
    <w:rsid w:val="2ECE6ECC"/>
    <w:rsid w:val="2ECF0031"/>
    <w:rsid w:val="2ED05A36"/>
    <w:rsid w:val="2ED24DA6"/>
    <w:rsid w:val="2ED27DE6"/>
    <w:rsid w:val="2ED30C2C"/>
    <w:rsid w:val="2ED33B5E"/>
    <w:rsid w:val="2ED40002"/>
    <w:rsid w:val="2ED55DA9"/>
    <w:rsid w:val="2ED610E5"/>
    <w:rsid w:val="2ED66C3A"/>
    <w:rsid w:val="2ED7364E"/>
    <w:rsid w:val="2ED7986F"/>
    <w:rsid w:val="2ED8D471"/>
    <w:rsid w:val="2ED973C6"/>
    <w:rsid w:val="2EDA313F"/>
    <w:rsid w:val="2EDA4EED"/>
    <w:rsid w:val="2EDB2F48"/>
    <w:rsid w:val="2EDC5C10"/>
    <w:rsid w:val="2EDD6A74"/>
    <w:rsid w:val="2EDD6F3D"/>
    <w:rsid w:val="2EDE17E2"/>
    <w:rsid w:val="2EDE49DD"/>
    <w:rsid w:val="2EE01259"/>
    <w:rsid w:val="2EE03CEB"/>
    <w:rsid w:val="2EE1627B"/>
    <w:rsid w:val="2EE27EA7"/>
    <w:rsid w:val="2EE443A2"/>
    <w:rsid w:val="2EE45D6B"/>
    <w:rsid w:val="2EE45D81"/>
    <w:rsid w:val="2EE55222"/>
    <w:rsid w:val="2EE63EFF"/>
    <w:rsid w:val="2EEB3655"/>
    <w:rsid w:val="2EED35DA"/>
    <w:rsid w:val="2EED69CE"/>
    <w:rsid w:val="2EEE0998"/>
    <w:rsid w:val="2EEE664E"/>
    <w:rsid w:val="2EEE70EA"/>
    <w:rsid w:val="2EF019D0"/>
    <w:rsid w:val="2EF1353E"/>
    <w:rsid w:val="2EF13562"/>
    <w:rsid w:val="2EF13670"/>
    <w:rsid w:val="2EF2034E"/>
    <w:rsid w:val="2EF20488"/>
    <w:rsid w:val="2EF3159A"/>
    <w:rsid w:val="2EF44200"/>
    <w:rsid w:val="2EF51D26"/>
    <w:rsid w:val="2EF67B9C"/>
    <w:rsid w:val="2EF856BA"/>
    <w:rsid w:val="2EF87ADE"/>
    <w:rsid w:val="2EFA558F"/>
    <w:rsid w:val="2EFE0AC1"/>
    <w:rsid w:val="2EFE0BDB"/>
    <w:rsid w:val="2EFE507F"/>
    <w:rsid w:val="2EFE6E2D"/>
    <w:rsid w:val="2EFF6590"/>
    <w:rsid w:val="2F0106CB"/>
    <w:rsid w:val="2F01287F"/>
    <w:rsid w:val="2F022945"/>
    <w:rsid w:val="2F063375"/>
    <w:rsid w:val="2F064ED5"/>
    <w:rsid w:val="2F065CE2"/>
    <w:rsid w:val="2F087CAC"/>
    <w:rsid w:val="2F0B32F8"/>
    <w:rsid w:val="2F0B45CD"/>
    <w:rsid w:val="2F0C1FEC"/>
    <w:rsid w:val="2F0C34E0"/>
    <w:rsid w:val="2F0C6548"/>
    <w:rsid w:val="2F0D2E39"/>
    <w:rsid w:val="2F0E74A6"/>
    <w:rsid w:val="2F125FD3"/>
    <w:rsid w:val="2F126434"/>
    <w:rsid w:val="2F135721"/>
    <w:rsid w:val="2F1403FE"/>
    <w:rsid w:val="2F147BDE"/>
    <w:rsid w:val="2F153225"/>
    <w:rsid w:val="2F155F04"/>
    <w:rsid w:val="2F155F25"/>
    <w:rsid w:val="2F161370"/>
    <w:rsid w:val="2F161A59"/>
    <w:rsid w:val="2F17598D"/>
    <w:rsid w:val="2F18656F"/>
    <w:rsid w:val="2F193C67"/>
    <w:rsid w:val="2F1A799B"/>
    <w:rsid w:val="2F1F75EF"/>
    <w:rsid w:val="2F210D6D"/>
    <w:rsid w:val="2F222874"/>
    <w:rsid w:val="2F244FC5"/>
    <w:rsid w:val="2F25260C"/>
    <w:rsid w:val="2F254C38"/>
    <w:rsid w:val="2F2712C5"/>
    <w:rsid w:val="2F277E52"/>
    <w:rsid w:val="2F283EAA"/>
    <w:rsid w:val="2F285C58"/>
    <w:rsid w:val="2F2A0A8B"/>
    <w:rsid w:val="2F2A5C5F"/>
    <w:rsid w:val="2F2A7588"/>
    <w:rsid w:val="2F2A7C22"/>
    <w:rsid w:val="2F2B28F9"/>
    <w:rsid w:val="2F2B67B0"/>
    <w:rsid w:val="2F2B74F6"/>
    <w:rsid w:val="2F2C0E2E"/>
    <w:rsid w:val="2F2C9765"/>
    <w:rsid w:val="2F2E12F2"/>
    <w:rsid w:val="2F300B47"/>
    <w:rsid w:val="2F30137F"/>
    <w:rsid w:val="2F30582C"/>
    <w:rsid w:val="2F327B38"/>
    <w:rsid w:val="2F330530"/>
    <w:rsid w:val="2F33158C"/>
    <w:rsid w:val="2F337D00"/>
    <w:rsid w:val="2F34284F"/>
    <w:rsid w:val="2F3446BD"/>
    <w:rsid w:val="2F347065"/>
    <w:rsid w:val="2F350375"/>
    <w:rsid w:val="2F391C13"/>
    <w:rsid w:val="2F39519C"/>
    <w:rsid w:val="2F397E65"/>
    <w:rsid w:val="2F3A124B"/>
    <w:rsid w:val="2F3A35EF"/>
    <w:rsid w:val="2F3B2633"/>
    <w:rsid w:val="2F3C47D3"/>
    <w:rsid w:val="2F3D2D35"/>
    <w:rsid w:val="2F3E191F"/>
    <w:rsid w:val="2F400AA2"/>
    <w:rsid w:val="2F4034B8"/>
    <w:rsid w:val="2F403519"/>
    <w:rsid w:val="2F405247"/>
    <w:rsid w:val="2F405F30"/>
    <w:rsid w:val="2F4074E2"/>
    <w:rsid w:val="2F424DBE"/>
    <w:rsid w:val="2F432570"/>
    <w:rsid w:val="2F435AC4"/>
    <w:rsid w:val="2F4370A1"/>
    <w:rsid w:val="2F443E54"/>
    <w:rsid w:val="2F455FBB"/>
    <w:rsid w:val="2F4607D4"/>
    <w:rsid w:val="2F46410E"/>
    <w:rsid w:val="2F4777A0"/>
    <w:rsid w:val="2F480808"/>
    <w:rsid w:val="2F48523C"/>
    <w:rsid w:val="2F49606E"/>
    <w:rsid w:val="2F4A17F8"/>
    <w:rsid w:val="2F4A3550"/>
    <w:rsid w:val="2F4B1946"/>
    <w:rsid w:val="2F4B7621"/>
    <w:rsid w:val="2F4D1C59"/>
    <w:rsid w:val="2F4D3910"/>
    <w:rsid w:val="2F4F1437"/>
    <w:rsid w:val="2F513A01"/>
    <w:rsid w:val="2F533D69"/>
    <w:rsid w:val="2F542EF1"/>
    <w:rsid w:val="2F555061"/>
    <w:rsid w:val="2F560A17"/>
    <w:rsid w:val="2F5610A7"/>
    <w:rsid w:val="2F571061"/>
    <w:rsid w:val="2F58364E"/>
    <w:rsid w:val="2F58528A"/>
    <w:rsid w:val="2F5A7DDB"/>
    <w:rsid w:val="2F5B271E"/>
    <w:rsid w:val="2F5C3B54"/>
    <w:rsid w:val="2F5C4836"/>
    <w:rsid w:val="2F5C4ABF"/>
    <w:rsid w:val="2F5C5437"/>
    <w:rsid w:val="2F5D4E7C"/>
    <w:rsid w:val="2F5D64A2"/>
    <w:rsid w:val="2F5E4D86"/>
    <w:rsid w:val="2F5F53F2"/>
    <w:rsid w:val="2F603644"/>
    <w:rsid w:val="2F604A03"/>
    <w:rsid w:val="2F605776"/>
    <w:rsid w:val="2F6173BC"/>
    <w:rsid w:val="2F631386"/>
    <w:rsid w:val="2F63C2A4"/>
    <w:rsid w:val="2F642A08"/>
    <w:rsid w:val="2F657B09"/>
    <w:rsid w:val="2F66357E"/>
    <w:rsid w:val="2F6649D2"/>
    <w:rsid w:val="2F666780"/>
    <w:rsid w:val="2F672A78"/>
    <w:rsid w:val="2F695971"/>
    <w:rsid w:val="2F6A0540"/>
    <w:rsid w:val="2F6A2714"/>
    <w:rsid w:val="2F6A44C2"/>
    <w:rsid w:val="2F6A60DB"/>
    <w:rsid w:val="2F6B1FE9"/>
    <w:rsid w:val="2F6B39E1"/>
    <w:rsid w:val="2F6E294B"/>
    <w:rsid w:val="2F6F7D2B"/>
    <w:rsid w:val="2F714F6E"/>
    <w:rsid w:val="2F73074E"/>
    <w:rsid w:val="2F73532D"/>
    <w:rsid w:val="2F740E9D"/>
    <w:rsid w:val="2F744798"/>
    <w:rsid w:val="2F74507C"/>
    <w:rsid w:val="2F7470EF"/>
    <w:rsid w:val="2F7535D2"/>
    <w:rsid w:val="2F763B4E"/>
    <w:rsid w:val="2F77098D"/>
    <w:rsid w:val="2F776BDF"/>
    <w:rsid w:val="2F792957"/>
    <w:rsid w:val="2F792A14"/>
    <w:rsid w:val="2F7973C1"/>
    <w:rsid w:val="2F7A4BF2"/>
    <w:rsid w:val="2F7B55AE"/>
    <w:rsid w:val="2F7C029D"/>
    <w:rsid w:val="2F7C597C"/>
    <w:rsid w:val="2F7C687E"/>
    <w:rsid w:val="2F7D2448"/>
    <w:rsid w:val="2F7D4A41"/>
    <w:rsid w:val="2F7E2BD1"/>
    <w:rsid w:val="2F7E4720"/>
    <w:rsid w:val="2F806CB5"/>
    <w:rsid w:val="2F81180C"/>
    <w:rsid w:val="2F8205FB"/>
    <w:rsid w:val="2F825A43"/>
    <w:rsid w:val="2F834F56"/>
    <w:rsid w:val="2F836B6D"/>
    <w:rsid w:val="2F8525CC"/>
    <w:rsid w:val="2F854E58"/>
    <w:rsid w:val="2F882B9B"/>
    <w:rsid w:val="2F8A2591"/>
    <w:rsid w:val="2F8C677E"/>
    <w:rsid w:val="2F8D5452"/>
    <w:rsid w:val="2F8E0D80"/>
    <w:rsid w:val="2F8F217B"/>
    <w:rsid w:val="2F9037FD"/>
    <w:rsid w:val="2F920F5B"/>
    <w:rsid w:val="2F925DB0"/>
    <w:rsid w:val="2F927575"/>
    <w:rsid w:val="2F9379DC"/>
    <w:rsid w:val="2F94153F"/>
    <w:rsid w:val="2F9432ED"/>
    <w:rsid w:val="2F961674"/>
    <w:rsid w:val="2F9652B7"/>
    <w:rsid w:val="2F9735EB"/>
    <w:rsid w:val="2F975C74"/>
    <w:rsid w:val="2F975F10"/>
    <w:rsid w:val="2F987103"/>
    <w:rsid w:val="2F990904"/>
    <w:rsid w:val="2F996B56"/>
    <w:rsid w:val="2F9A0187"/>
    <w:rsid w:val="2F9C03F4"/>
    <w:rsid w:val="2F9C2637"/>
    <w:rsid w:val="2F9E4047"/>
    <w:rsid w:val="2F9E6985"/>
    <w:rsid w:val="2FA046D7"/>
    <w:rsid w:val="2FA1391F"/>
    <w:rsid w:val="2FA14B0A"/>
    <w:rsid w:val="2FA25B11"/>
    <w:rsid w:val="2FA523A4"/>
    <w:rsid w:val="2FA63021"/>
    <w:rsid w:val="2FA7526D"/>
    <w:rsid w:val="2FA75F59"/>
    <w:rsid w:val="2FA7708F"/>
    <w:rsid w:val="2FAA2B11"/>
    <w:rsid w:val="2FAA4B65"/>
    <w:rsid w:val="2FAB028C"/>
    <w:rsid w:val="2FAB3ED9"/>
    <w:rsid w:val="2FAC4FBD"/>
    <w:rsid w:val="2FAE7B8A"/>
    <w:rsid w:val="2FAF2B47"/>
    <w:rsid w:val="2FAF76BA"/>
    <w:rsid w:val="2FB0609C"/>
    <w:rsid w:val="2FB103A1"/>
    <w:rsid w:val="2FB120F1"/>
    <w:rsid w:val="2FB16786"/>
    <w:rsid w:val="2FB219C5"/>
    <w:rsid w:val="2FB4573E"/>
    <w:rsid w:val="2FB548DE"/>
    <w:rsid w:val="2FB55FEF"/>
    <w:rsid w:val="2FB719D1"/>
    <w:rsid w:val="2FB81459"/>
    <w:rsid w:val="2FB87615"/>
    <w:rsid w:val="2FB90FA6"/>
    <w:rsid w:val="2FBB4D1E"/>
    <w:rsid w:val="2FBC04E2"/>
    <w:rsid w:val="2FBC16FF"/>
    <w:rsid w:val="2FBC5F2D"/>
    <w:rsid w:val="2FBD3A66"/>
    <w:rsid w:val="2FBD5011"/>
    <w:rsid w:val="2FBF7992"/>
    <w:rsid w:val="2FC00586"/>
    <w:rsid w:val="2FC02468"/>
    <w:rsid w:val="2FC11B81"/>
    <w:rsid w:val="2FC1378B"/>
    <w:rsid w:val="2FC17E5A"/>
    <w:rsid w:val="2FC31E25"/>
    <w:rsid w:val="2FC34733"/>
    <w:rsid w:val="2FC34842"/>
    <w:rsid w:val="2FC433C7"/>
    <w:rsid w:val="2FC43C23"/>
    <w:rsid w:val="2FC508BE"/>
    <w:rsid w:val="2FC55B9D"/>
    <w:rsid w:val="2FC72478"/>
    <w:rsid w:val="2FC736C3"/>
    <w:rsid w:val="2FCA6D0F"/>
    <w:rsid w:val="2FCB2B78"/>
    <w:rsid w:val="2FCC0796"/>
    <w:rsid w:val="2FCC2A87"/>
    <w:rsid w:val="2FCD4A51"/>
    <w:rsid w:val="2FCD7D3E"/>
    <w:rsid w:val="2FCE66EF"/>
    <w:rsid w:val="2FCF2577"/>
    <w:rsid w:val="2FCF4325"/>
    <w:rsid w:val="2FD01CE8"/>
    <w:rsid w:val="2FD107DC"/>
    <w:rsid w:val="2FD22068"/>
    <w:rsid w:val="2FD22931"/>
    <w:rsid w:val="2FD36F28"/>
    <w:rsid w:val="2FD43C3F"/>
    <w:rsid w:val="2FD45DE0"/>
    <w:rsid w:val="2FD463FA"/>
    <w:rsid w:val="2FD47B8E"/>
    <w:rsid w:val="2FD61F13"/>
    <w:rsid w:val="2FD8646F"/>
    <w:rsid w:val="2FD8767E"/>
    <w:rsid w:val="2FD97136"/>
    <w:rsid w:val="2FDA7E63"/>
    <w:rsid w:val="2FDB53C0"/>
    <w:rsid w:val="2FDE06F2"/>
    <w:rsid w:val="2FDE1827"/>
    <w:rsid w:val="2FDE27BA"/>
    <w:rsid w:val="2FDF354C"/>
    <w:rsid w:val="2FDF55EB"/>
    <w:rsid w:val="2FE01903"/>
    <w:rsid w:val="2FE029D7"/>
    <w:rsid w:val="2FE30B18"/>
    <w:rsid w:val="2FE37DD1"/>
    <w:rsid w:val="2FE37F64"/>
    <w:rsid w:val="2FE5CD86"/>
    <w:rsid w:val="2FE77D48"/>
    <w:rsid w:val="2FE801F5"/>
    <w:rsid w:val="2FE92BBF"/>
    <w:rsid w:val="2FEB4B60"/>
    <w:rsid w:val="2FEB65A6"/>
    <w:rsid w:val="2FEC0F7B"/>
    <w:rsid w:val="2FEC3129"/>
    <w:rsid w:val="2FEC4ED7"/>
    <w:rsid w:val="2FED27B9"/>
    <w:rsid w:val="2FED2A4B"/>
    <w:rsid w:val="2FED3D3F"/>
    <w:rsid w:val="2FEE3B30"/>
    <w:rsid w:val="2FEF2660"/>
    <w:rsid w:val="2FEF2C1A"/>
    <w:rsid w:val="2FEF313E"/>
    <w:rsid w:val="2FEF49C8"/>
    <w:rsid w:val="2FEF7E7A"/>
    <w:rsid w:val="2FF124EE"/>
    <w:rsid w:val="2FF25437"/>
    <w:rsid w:val="2FF41FDE"/>
    <w:rsid w:val="2FF63CE3"/>
    <w:rsid w:val="2FF63FA8"/>
    <w:rsid w:val="2FF67B04"/>
    <w:rsid w:val="2FF75B92"/>
    <w:rsid w:val="2FF77A64"/>
    <w:rsid w:val="2FF87D20"/>
    <w:rsid w:val="2FF96761"/>
    <w:rsid w:val="2FF975F4"/>
    <w:rsid w:val="2FFC1883"/>
    <w:rsid w:val="2FFC40D3"/>
    <w:rsid w:val="2FFD1BFA"/>
    <w:rsid w:val="30001B21"/>
    <w:rsid w:val="30006BD5"/>
    <w:rsid w:val="30010F55"/>
    <w:rsid w:val="300219DE"/>
    <w:rsid w:val="300372FD"/>
    <w:rsid w:val="3005243D"/>
    <w:rsid w:val="300541EB"/>
    <w:rsid w:val="30070A1C"/>
    <w:rsid w:val="30073ABF"/>
    <w:rsid w:val="30085844"/>
    <w:rsid w:val="30087B1B"/>
    <w:rsid w:val="300C7F94"/>
    <w:rsid w:val="300E1AB1"/>
    <w:rsid w:val="300E30A0"/>
    <w:rsid w:val="300E49B6"/>
    <w:rsid w:val="300F506A"/>
    <w:rsid w:val="300F600A"/>
    <w:rsid w:val="300F6370"/>
    <w:rsid w:val="30100DBA"/>
    <w:rsid w:val="30104B22"/>
    <w:rsid w:val="30105A39"/>
    <w:rsid w:val="30110B91"/>
    <w:rsid w:val="30112371"/>
    <w:rsid w:val="301136D9"/>
    <w:rsid w:val="30121A9A"/>
    <w:rsid w:val="301306B6"/>
    <w:rsid w:val="301421B4"/>
    <w:rsid w:val="30167E48"/>
    <w:rsid w:val="3016C815"/>
    <w:rsid w:val="30177F7F"/>
    <w:rsid w:val="30191ABB"/>
    <w:rsid w:val="30193DB3"/>
    <w:rsid w:val="301A0067"/>
    <w:rsid w:val="301A7F97"/>
    <w:rsid w:val="301B57BD"/>
    <w:rsid w:val="301C0E07"/>
    <w:rsid w:val="301E705B"/>
    <w:rsid w:val="301F34FF"/>
    <w:rsid w:val="30202DD3"/>
    <w:rsid w:val="30204B81"/>
    <w:rsid w:val="30234671"/>
    <w:rsid w:val="3024218D"/>
    <w:rsid w:val="302503E9"/>
    <w:rsid w:val="30253E08"/>
    <w:rsid w:val="302723B3"/>
    <w:rsid w:val="302738ED"/>
    <w:rsid w:val="30275155"/>
    <w:rsid w:val="30277D52"/>
    <w:rsid w:val="30280B74"/>
    <w:rsid w:val="3028226D"/>
    <w:rsid w:val="30283CC0"/>
    <w:rsid w:val="30297EDA"/>
    <w:rsid w:val="302A1EA4"/>
    <w:rsid w:val="302B5645"/>
    <w:rsid w:val="302E0FA6"/>
    <w:rsid w:val="302E4A47"/>
    <w:rsid w:val="302E54F0"/>
    <w:rsid w:val="302F1268"/>
    <w:rsid w:val="302F3016"/>
    <w:rsid w:val="302F3B1A"/>
    <w:rsid w:val="302F4CFD"/>
    <w:rsid w:val="30302CF0"/>
    <w:rsid w:val="30307BF4"/>
    <w:rsid w:val="30314317"/>
    <w:rsid w:val="30330D58"/>
    <w:rsid w:val="303348B4"/>
    <w:rsid w:val="303358C1"/>
    <w:rsid w:val="3034062C"/>
    <w:rsid w:val="3035084E"/>
    <w:rsid w:val="30367619"/>
    <w:rsid w:val="30381C6B"/>
    <w:rsid w:val="3038636F"/>
    <w:rsid w:val="303A12BE"/>
    <w:rsid w:val="303A20E7"/>
    <w:rsid w:val="303A2E86"/>
    <w:rsid w:val="303B19BB"/>
    <w:rsid w:val="303B5031"/>
    <w:rsid w:val="303C08A0"/>
    <w:rsid w:val="303D3985"/>
    <w:rsid w:val="303D4D0E"/>
    <w:rsid w:val="303D5733"/>
    <w:rsid w:val="304114A4"/>
    <w:rsid w:val="304158D0"/>
    <w:rsid w:val="30416618"/>
    <w:rsid w:val="304271F8"/>
    <w:rsid w:val="30430644"/>
    <w:rsid w:val="30442F65"/>
    <w:rsid w:val="304466D5"/>
    <w:rsid w:val="304513B3"/>
    <w:rsid w:val="304515FB"/>
    <w:rsid w:val="3045196B"/>
    <w:rsid w:val="3045283A"/>
    <w:rsid w:val="304716CE"/>
    <w:rsid w:val="30475A3A"/>
    <w:rsid w:val="3047616B"/>
    <w:rsid w:val="304816BC"/>
    <w:rsid w:val="3049232A"/>
    <w:rsid w:val="304940D8"/>
    <w:rsid w:val="304A7E50"/>
    <w:rsid w:val="304B7E06"/>
    <w:rsid w:val="304C3BC8"/>
    <w:rsid w:val="304C5976"/>
    <w:rsid w:val="304D489C"/>
    <w:rsid w:val="304E0B54"/>
    <w:rsid w:val="304F5466"/>
    <w:rsid w:val="30510008"/>
    <w:rsid w:val="305111DE"/>
    <w:rsid w:val="30517430"/>
    <w:rsid w:val="30530181"/>
    <w:rsid w:val="305331A8"/>
    <w:rsid w:val="30542D93"/>
    <w:rsid w:val="30543CAA"/>
    <w:rsid w:val="30550CCF"/>
    <w:rsid w:val="305728FF"/>
    <w:rsid w:val="305758A3"/>
    <w:rsid w:val="3058256D"/>
    <w:rsid w:val="305B5638"/>
    <w:rsid w:val="305C68F7"/>
    <w:rsid w:val="305C74BB"/>
    <w:rsid w:val="305D4027"/>
    <w:rsid w:val="306233EC"/>
    <w:rsid w:val="3062519A"/>
    <w:rsid w:val="30643827"/>
    <w:rsid w:val="306453B6"/>
    <w:rsid w:val="30691B72"/>
    <w:rsid w:val="306929CC"/>
    <w:rsid w:val="3069608C"/>
    <w:rsid w:val="306A274F"/>
    <w:rsid w:val="306B6744"/>
    <w:rsid w:val="306C426A"/>
    <w:rsid w:val="306C6018"/>
    <w:rsid w:val="306C7DC6"/>
    <w:rsid w:val="306D62D9"/>
    <w:rsid w:val="306D7430"/>
    <w:rsid w:val="306E6455"/>
    <w:rsid w:val="306F5F61"/>
    <w:rsid w:val="3070574C"/>
    <w:rsid w:val="30705B08"/>
    <w:rsid w:val="30714EBE"/>
    <w:rsid w:val="30715B18"/>
    <w:rsid w:val="307357AC"/>
    <w:rsid w:val="307422C7"/>
    <w:rsid w:val="30742AF6"/>
    <w:rsid w:val="307475A4"/>
    <w:rsid w:val="307523FC"/>
    <w:rsid w:val="30766E97"/>
    <w:rsid w:val="30780BAD"/>
    <w:rsid w:val="30782C0F"/>
    <w:rsid w:val="307849BD"/>
    <w:rsid w:val="307924C6"/>
    <w:rsid w:val="307A5379"/>
    <w:rsid w:val="307A6791"/>
    <w:rsid w:val="307A753E"/>
    <w:rsid w:val="307B4270"/>
    <w:rsid w:val="307B625B"/>
    <w:rsid w:val="307C362A"/>
    <w:rsid w:val="307D108B"/>
    <w:rsid w:val="307D1FD3"/>
    <w:rsid w:val="307E2BB3"/>
    <w:rsid w:val="307F4E3B"/>
    <w:rsid w:val="30816BF6"/>
    <w:rsid w:val="30817D16"/>
    <w:rsid w:val="30820BDB"/>
    <w:rsid w:val="308275EA"/>
    <w:rsid w:val="30835D5B"/>
    <w:rsid w:val="30837322"/>
    <w:rsid w:val="30861E3C"/>
    <w:rsid w:val="3086427A"/>
    <w:rsid w:val="308662E3"/>
    <w:rsid w:val="308726CA"/>
    <w:rsid w:val="30874C00"/>
    <w:rsid w:val="308B230A"/>
    <w:rsid w:val="308C66BA"/>
    <w:rsid w:val="308C6742"/>
    <w:rsid w:val="308D5054"/>
    <w:rsid w:val="308E5F8F"/>
    <w:rsid w:val="308F7E72"/>
    <w:rsid w:val="30901D6A"/>
    <w:rsid w:val="30903378"/>
    <w:rsid w:val="30927BB0"/>
    <w:rsid w:val="30933B8D"/>
    <w:rsid w:val="30937A49"/>
    <w:rsid w:val="309537C1"/>
    <w:rsid w:val="3095556F"/>
    <w:rsid w:val="309631FF"/>
    <w:rsid w:val="30971049"/>
    <w:rsid w:val="30972E09"/>
    <w:rsid w:val="30977539"/>
    <w:rsid w:val="3098123E"/>
    <w:rsid w:val="30984D38"/>
    <w:rsid w:val="30990521"/>
    <w:rsid w:val="30990FAC"/>
    <w:rsid w:val="309950F9"/>
    <w:rsid w:val="309A21B4"/>
    <w:rsid w:val="309A4933"/>
    <w:rsid w:val="309B1208"/>
    <w:rsid w:val="309C13C9"/>
    <w:rsid w:val="309C616F"/>
    <w:rsid w:val="309D2EAE"/>
    <w:rsid w:val="309D4424"/>
    <w:rsid w:val="309D61D2"/>
    <w:rsid w:val="309E4DFD"/>
    <w:rsid w:val="309E7E90"/>
    <w:rsid w:val="309F5960"/>
    <w:rsid w:val="309F6420"/>
    <w:rsid w:val="30A0294E"/>
    <w:rsid w:val="30A04903"/>
    <w:rsid w:val="30A05CC2"/>
    <w:rsid w:val="30A10448"/>
    <w:rsid w:val="30A25EDE"/>
    <w:rsid w:val="30A61337"/>
    <w:rsid w:val="30A63CB5"/>
    <w:rsid w:val="30A654E7"/>
    <w:rsid w:val="30A77050"/>
    <w:rsid w:val="30A9726C"/>
    <w:rsid w:val="30AA4A6D"/>
    <w:rsid w:val="30AB6B41"/>
    <w:rsid w:val="30AC3427"/>
    <w:rsid w:val="30AC4667"/>
    <w:rsid w:val="30AD07F5"/>
    <w:rsid w:val="30AD5148"/>
    <w:rsid w:val="30AE16F0"/>
    <w:rsid w:val="30AE5E02"/>
    <w:rsid w:val="30AF1389"/>
    <w:rsid w:val="30B023A9"/>
    <w:rsid w:val="30B31706"/>
    <w:rsid w:val="30B359F5"/>
    <w:rsid w:val="30B360A9"/>
    <w:rsid w:val="30B532AF"/>
    <w:rsid w:val="30B55C11"/>
    <w:rsid w:val="30B700E8"/>
    <w:rsid w:val="30B874AF"/>
    <w:rsid w:val="30B90ECE"/>
    <w:rsid w:val="30B97494"/>
    <w:rsid w:val="30BA6D84"/>
    <w:rsid w:val="30BB5D83"/>
    <w:rsid w:val="30BD66D1"/>
    <w:rsid w:val="30BF083E"/>
    <w:rsid w:val="30BF2795"/>
    <w:rsid w:val="30C0226B"/>
    <w:rsid w:val="30C1586F"/>
    <w:rsid w:val="30C200C7"/>
    <w:rsid w:val="30C244ED"/>
    <w:rsid w:val="30C35F52"/>
    <w:rsid w:val="30C4405C"/>
    <w:rsid w:val="30C8282F"/>
    <w:rsid w:val="30CA6217"/>
    <w:rsid w:val="30CB0F91"/>
    <w:rsid w:val="30CB2D3F"/>
    <w:rsid w:val="30CC4D09"/>
    <w:rsid w:val="30CC516E"/>
    <w:rsid w:val="30CC6AB7"/>
    <w:rsid w:val="30CE0A81"/>
    <w:rsid w:val="30CE626A"/>
    <w:rsid w:val="30CF38AE"/>
    <w:rsid w:val="30D065A7"/>
    <w:rsid w:val="30D1527A"/>
    <w:rsid w:val="30D40B0E"/>
    <w:rsid w:val="30D5195E"/>
    <w:rsid w:val="30D52B06"/>
    <w:rsid w:val="30D53BE2"/>
    <w:rsid w:val="30D616E4"/>
    <w:rsid w:val="30D72AF4"/>
    <w:rsid w:val="30D74DC9"/>
    <w:rsid w:val="30D75B88"/>
    <w:rsid w:val="30D77936"/>
    <w:rsid w:val="30D806B2"/>
    <w:rsid w:val="30D836AE"/>
    <w:rsid w:val="30D9341F"/>
    <w:rsid w:val="30DA11D4"/>
    <w:rsid w:val="30DA7426"/>
    <w:rsid w:val="30DC319E"/>
    <w:rsid w:val="30DC45E2"/>
    <w:rsid w:val="30DC4F4C"/>
    <w:rsid w:val="30DD6966"/>
    <w:rsid w:val="30DD9B6D"/>
    <w:rsid w:val="30DF2C8E"/>
    <w:rsid w:val="30E02716"/>
    <w:rsid w:val="30E06FD0"/>
    <w:rsid w:val="30E15A2D"/>
    <w:rsid w:val="30E15E15"/>
    <w:rsid w:val="30E20088"/>
    <w:rsid w:val="30E27136"/>
    <w:rsid w:val="30E32240"/>
    <w:rsid w:val="30E3277E"/>
    <w:rsid w:val="30E51B2A"/>
    <w:rsid w:val="30E573CE"/>
    <w:rsid w:val="30E6549E"/>
    <w:rsid w:val="30E65FAE"/>
    <w:rsid w:val="30E72FF7"/>
    <w:rsid w:val="30E738F1"/>
    <w:rsid w:val="30E87D95"/>
    <w:rsid w:val="30EA29BC"/>
    <w:rsid w:val="30EB198F"/>
    <w:rsid w:val="30EB33E1"/>
    <w:rsid w:val="30EE607A"/>
    <w:rsid w:val="30EF1C74"/>
    <w:rsid w:val="30F11D2C"/>
    <w:rsid w:val="30F1651D"/>
    <w:rsid w:val="30F25D7A"/>
    <w:rsid w:val="30F40B6A"/>
    <w:rsid w:val="30F71D86"/>
    <w:rsid w:val="30F75AE9"/>
    <w:rsid w:val="30F77FD8"/>
    <w:rsid w:val="30F92CDF"/>
    <w:rsid w:val="30F93D50"/>
    <w:rsid w:val="30FD3114"/>
    <w:rsid w:val="30FE0290"/>
    <w:rsid w:val="30FE6AF5"/>
    <w:rsid w:val="30FE6C63"/>
    <w:rsid w:val="31010799"/>
    <w:rsid w:val="31010E56"/>
    <w:rsid w:val="31012C04"/>
    <w:rsid w:val="310149B3"/>
    <w:rsid w:val="31016056"/>
    <w:rsid w:val="3101625C"/>
    <w:rsid w:val="3102072B"/>
    <w:rsid w:val="31021174"/>
    <w:rsid w:val="3102455D"/>
    <w:rsid w:val="31027315"/>
    <w:rsid w:val="3103570A"/>
    <w:rsid w:val="31055B72"/>
    <w:rsid w:val="31077AEF"/>
    <w:rsid w:val="31085496"/>
    <w:rsid w:val="31085D12"/>
    <w:rsid w:val="31097D0B"/>
    <w:rsid w:val="310B75DF"/>
    <w:rsid w:val="310C2A18"/>
    <w:rsid w:val="310C5070"/>
    <w:rsid w:val="310C7886"/>
    <w:rsid w:val="310D3357"/>
    <w:rsid w:val="310E0E7D"/>
    <w:rsid w:val="310E5321"/>
    <w:rsid w:val="310F73DF"/>
    <w:rsid w:val="31100D99"/>
    <w:rsid w:val="31141CD2"/>
    <w:rsid w:val="3115045E"/>
    <w:rsid w:val="3115499A"/>
    <w:rsid w:val="31164F2A"/>
    <w:rsid w:val="31176630"/>
    <w:rsid w:val="31181417"/>
    <w:rsid w:val="31183FE8"/>
    <w:rsid w:val="311A0A07"/>
    <w:rsid w:val="311A3D9D"/>
    <w:rsid w:val="311A5A74"/>
    <w:rsid w:val="311A6640"/>
    <w:rsid w:val="311B6387"/>
    <w:rsid w:val="311C0830"/>
    <w:rsid w:val="311D6AC4"/>
    <w:rsid w:val="31203F51"/>
    <w:rsid w:val="312133E9"/>
    <w:rsid w:val="31220B73"/>
    <w:rsid w:val="3122509A"/>
    <w:rsid w:val="312371B2"/>
    <w:rsid w:val="312406A1"/>
    <w:rsid w:val="3124123F"/>
    <w:rsid w:val="3126266B"/>
    <w:rsid w:val="31271F3F"/>
    <w:rsid w:val="3127272A"/>
    <w:rsid w:val="312863E3"/>
    <w:rsid w:val="31294D21"/>
    <w:rsid w:val="31295CB7"/>
    <w:rsid w:val="312A572C"/>
    <w:rsid w:val="312B7C81"/>
    <w:rsid w:val="312E3264"/>
    <w:rsid w:val="312E53DA"/>
    <w:rsid w:val="31300B2E"/>
    <w:rsid w:val="31307046"/>
    <w:rsid w:val="3131076E"/>
    <w:rsid w:val="31316C89"/>
    <w:rsid w:val="31322DBE"/>
    <w:rsid w:val="31334014"/>
    <w:rsid w:val="313405B4"/>
    <w:rsid w:val="31361AC3"/>
    <w:rsid w:val="313646E4"/>
    <w:rsid w:val="31374878"/>
    <w:rsid w:val="31382272"/>
    <w:rsid w:val="31391ECD"/>
    <w:rsid w:val="313B4368"/>
    <w:rsid w:val="313C1E8F"/>
    <w:rsid w:val="313C7B69"/>
    <w:rsid w:val="313D5889"/>
    <w:rsid w:val="313D61E8"/>
    <w:rsid w:val="313E226E"/>
    <w:rsid w:val="313F13D8"/>
    <w:rsid w:val="31410E7D"/>
    <w:rsid w:val="31416CE8"/>
    <w:rsid w:val="314336C9"/>
    <w:rsid w:val="31434FCB"/>
    <w:rsid w:val="31436D79"/>
    <w:rsid w:val="314569BE"/>
    <w:rsid w:val="31461094"/>
    <w:rsid w:val="314611B5"/>
    <w:rsid w:val="314618C4"/>
    <w:rsid w:val="314703FC"/>
    <w:rsid w:val="314736D9"/>
    <w:rsid w:val="31480833"/>
    <w:rsid w:val="314825E1"/>
    <w:rsid w:val="3148321E"/>
    <w:rsid w:val="3148507D"/>
    <w:rsid w:val="31485341"/>
    <w:rsid w:val="314A235C"/>
    <w:rsid w:val="314A36E3"/>
    <w:rsid w:val="314A45AB"/>
    <w:rsid w:val="314B6837"/>
    <w:rsid w:val="314D5714"/>
    <w:rsid w:val="314D5E4A"/>
    <w:rsid w:val="314E3054"/>
    <w:rsid w:val="314E4A9B"/>
    <w:rsid w:val="314E571E"/>
    <w:rsid w:val="314E7910"/>
    <w:rsid w:val="314F1BC2"/>
    <w:rsid w:val="314F63EB"/>
    <w:rsid w:val="3150593A"/>
    <w:rsid w:val="315103E4"/>
    <w:rsid w:val="31534F50"/>
    <w:rsid w:val="31540F86"/>
    <w:rsid w:val="31554CFE"/>
    <w:rsid w:val="31572824"/>
    <w:rsid w:val="3157726A"/>
    <w:rsid w:val="31580D5A"/>
    <w:rsid w:val="31586E8E"/>
    <w:rsid w:val="315947EF"/>
    <w:rsid w:val="315A04D6"/>
    <w:rsid w:val="315B16AB"/>
    <w:rsid w:val="315B638E"/>
    <w:rsid w:val="315C69A1"/>
    <w:rsid w:val="315C6B49"/>
    <w:rsid w:val="315C7E3B"/>
    <w:rsid w:val="315D0DA7"/>
    <w:rsid w:val="315D3EC5"/>
    <w:rsid w:val="315E271C"/>
    <w:rsid w:val="316057DE"/>
    <w:rsid w:val="3160649F"/>
    <w:rsid w:val="316450AF"/>
    <w:rsid w:val="3166515D"/>
    <w:rsid w:val="3166730F"/>
    <w:rsid w:val="31670581"/>
    <w:rsid w:val="31690D45"/>
    <w:rsid w:val="316B62D0"/>
    <w:rsid w:val="316C58FC"/>
    <w:rsid w:val="316F5DC0"/>
    <w:rsid w:val="317013F4"/>
    <w:rsid w:val="317038E6"/>
    <w:rsid w:val="317053AC"/>
    <w:rsid w:val="317055A6"/>
    <w:rsid w:val="317258B0"/>
    <w:rsid w:val="31736C24"/>
    <w:rsid w:val="31736F65"/>
    <w:rsid w:val="31742DBE"/>
    <w:rsid w:val="31754D96"/>
    <w:rsid w:val="31755912"/>
    <w:rsid w:val="31772EC7"/>
    <w:rsid w:val="31784E61"/>
    <w:rsid w:val="31786C2C"/>
    <w:rsid w:val="3179279B"/>
    <w:rsid w:val="31792B91"/>
    <w:rsid w:val="317956D5"/>
    <w:rsid w:val="317973FA"/>
    <w:rsid w:val="317976E2"/>
    <w:rsid w:val="317A6629"/>
    <w:rsid w:val="317B40C7"/>
    <w:rsid w:val="317B5697"/>
    <w:rsid w:val="317C228B"/>
    <w:rsid w:val="317D08DA"/>
    <w:rsid w:val="317D6D2D"/>
    <w:rsid w:val="317E4255"/>
    <w:rsid w:val="317F1D7B"/>
    <w:rsid w:val="317F2AB6"/>
    <w:rsid w:val="317F3B29"/>
    <w:rsid w:val="318026B5"/>
    <w:rsid w:val="3182188E"/>
    <w:rsid w:val="31826294"/>
    <w:rsid w:val="31832AEF"/>
    <w:rsid w:val="31833C02"/>
    <w:rsid w:val="31857392"/>
    <w:rsid w:val="3185777C"/>
    <w:rsid w:val="3186310A"/>
    <w:rsid w:val="31864EB8"/>
    <w:rsid w:val="318850D4"/>
    <w:rsid w:val="31886E82"/>
    <w:rsid w:val="318A71D4"/>
    <w:rsid w:val="318B0720"/>
    <w:rsid w:val="318B7F6A"/>
    <w:rsid w:val="318E3407"/>
    <w:rsid w:val="318F1F71"/>
    <w:rsid w:val="318F6462"/>
    <w:rsid w:val="31905D36"/>
    <w:rsid w:val="31913B03"/>
    <w:rsid w:val="319256F7"/>
    <w:rsid w:val="319277B4"/>
    <w:rsid w:val="31927D00"/>
    <w:rsid w:val="3193342C"/>
    <w:rsid w:val="319363D5"/>
    <w:rsid w:val="31940A5A"/>
    <w:rsid w:val="31976B3B"/>
    <w:rsid w:val="31977D04"/>
    <w:rsid w:val="3198010F"/>
    <w:rsid w:val="31992BB4"/>
    <w:rsid w:val="319A4380"/>
    <w:rsid w:val="319A7487"/>
    <w:rsid w:val="319B4E07"/>
    <w:rsid w:val="319C0B7F"/>
    <w:rsid w:val="319C284A"/>
    <w:rsid w:val="319C3AC3"/>
    <w:rsid w:val="319D0B81"/>
    <w:rsid w:val="319D78A7"/>
    <w:rsid w:val="319E0453"/>
    <w:rsid w:val="31A04D91"/>
    <w:rsid w:val="31A06C20"/>
    <w:rsid w:val="31A077CB"/>
    <w:rsid w:val="31A110DA"/>
    <w:rsid w:val="31A16195"/>
    <w:rsid w:val="31A2587A"/>
    <w:rsid w:val="31A27017"/>
    <w:rsid w:val="31A30FDD"/>
    <w:rsid w:val="31A35A6A"/>
    <w:rsid w:val="31A55C86"/>
    <w:rsid w:val="31A7058A"/>
    <w:rsid w:val="31A71859"/>
    <w:rsid w:val="31A72438"/>
    <w:rsid w:val="31A96485"/>
    <w:rsid w:val="31AA0DEF"/>
    <w:rsid w:val="31AA504A"/>
    <w:rsid w:val="31AB21C5"/>
    <w:rsid w:val="31AB5B8A"/>
    <w:rsid w:val="31AC0DC2"/>
    <w:rsid w:val="31AD68E8"/>
    <w:rsid w:val="31AE0FF3"/>
    <w:rsid w:val="31AE2E4F"/>
    <w:rsid w:val="31AF08B2"/>
    <w:rsid w:val="31AF2660"/>
    <w:rsid w:val="31B159B1"/>
    <w:rsid w:val="31B1601B"/>
    <w:rsid w:val="31B218CA"/>
    <w:rsid w:val="31B23E33"/>
    <w:rsid w:val="31B23EFF"/>
    <w:rsid w:val="31B25CAD"/>
    <w:rsid w:val="31B321DB"/>
    <w:rsid w:val="31B35253"/>
    <w:rsid w:val="31B477A2"/>
    <w:rsid w:val="31B51D08"/>
    <w:rsid w:val="31B53CA4"/>
    <w:rsid w:val="31B57C26"/>
    <w:rsid w:val="31B639EF"/>
    <w:rsid w:val="31B7422D"/>
    <w:rsid w:val="31B859B9"/>
    <w:rsid w:val="31B87AB7"/>
    <w:rsid w:val="31BA2149"/>
    <w:rsid w:val="31BB1005"/>
    <w:rsid w:val="31BB4FD2"/>
    <w:rsid w:val="31BB5652"/>
    <w:rsid w:val="31BB592F"/>
    <w:rsid w:val="31BB7273"/>
    <w:rsid w:val="31BC7ED7"/>
    <w:rsid w:val="31BE0AF5"/>
    <w:rsid w:val="31BE4243"/>
    <w:rsid w:val="31BF528A"/>
    <w:rsid w:val="31BF6EE7"/>
    <w:rsid w:val="31C003CA"/>
    <w:rsid w:val="31C12394"/>
    <w:rsid w:val="31C3435E"/>
    <w:rsid w:val="31C3610C"/>
    <w:rsid w:val="31C479D5"/>
    <w:rsid w:val="31C51779"/>
    <w:rsid w:val="31C57534"/>
    <w:rsid w:val="31C64819"/>
    <w:rsid w:val="31C6716B"/>
    <w:rsid w:val="31C81974"/>
    <w:rsid w:val="31C97EA5"/>
    <w:rsid w:val="31CB646A"/>
    <w:rsid w:val="31CC4FC0"/>
    <w:rsid w:val="31CD1673"/>
    <w:rsid w:val="31CD6F8B"/>
    <w:rsid w:val="31CF3D4D"/>
    <w:rsid w:val="31CF69DC"/>
    <w:rsid w:val="31CF7D3E"/>
    <w:rsid w:val="31D02A3D"/>
    <w:rsid w:val="31D55BD9"/>
    <w:rsid w:val="31D57B80"/>
    <w:rsid w:val="31D61F00"/>
    <w:rsid w:val="31D67BED"/>
    <w:rsid w:val="31D73965"/>
    <w:rsid w:val="31D744C1"/>
    <w:rsid w:val="31D80021"/>
    <w:rsid w:val="31DA7664"/>
    <w:rsid w:val="31DC12CF"/>
    <w:rsid w:val="31DC3CA5"/>
    <w:rsid w:val="31DC477C"/>
    <w:rsid w:val="31DE4CF4"/>
    <w:rsid w:val="31DE5041"/>
    <w:rsid w:val="31DE7D21"/>
    <w:rsid w:val="31DEAE20"/>
    <w:rsid w:val="31DF4C3A"/>
    <w:rsid w:val="31E00A6C"/>
    <w:rsid w:val="31E04F5C"/>
    <w:rsid w:val="31E06FE0"/>
    <w:rsid w:val="31E16592"/>
    <w:rsid w:val="31E2177F"/>
    <w:rsid w:val="31E3055C"/>
    <w:rsid w:val="31E32560"/>
    <w:rsid w:val="31E33CB0"/>
    <w:rsid w:val="31E42586"/>
    <w:rsid w:val="31E56082"/>
    <w:rsid w:val="31E57E30"/>
    <w:rsid w:val="31E7232A"/>
    <w:rsid w:val="31E72391"/>
    <w:rsid w:val="31E73B4A"/>
    <w:rsid w:val="31E820AC"/>
    <w:rsid w:val="31E90BB9"/>
    <w:rsid w:val="31EA18EB"/>
    <w:rsid w:val="31EB11BF"/>
    <w:rsid w:val="31EC5663"/>
    <w:rsid w:val="31ED3747"/>
    <w:rsid w:val="31EE34EB"/>
    <w:rsid w:val="31EF3AD8"/>
    <w:rsid w:val="31EF6B79"/>
    <w:rsid w:val="31F07023"/>
    <w:rsid w:val="31F2079F"/>
    <w:rsid w:val="31F3671C"/>
    <w:rsid w:val="31F369F1"/>
    <w:rsid w:val="31F44517"/>
    <w:rsid w:val="31F61B87"/>
    <w:rsid w:val="31F664E1"/>
    <w:rsid w:val="31F75DB5"/>
    <w:rsid w:val="31F81C32"/>
    <w:rsid w:val="31F97D80"/>
    <w:rsid w:val="31FA5748"/>
    <w:rsid w:val="31FA6780"/>
    <w:rsid w:val="31FB241D"/>
    <w:rsid w:val="31FB58A6"/>
    <w:rsid w:val="31FB6F91"/>
    <w:rsid w:val="31FC517A"/>
    <w:rsid w:val="31FC5C0C"/>
    <w:rsid w:val="31FD4BE8"/>
    <w:rsid w:val="31FE45CF"/>
    <w:rsid w:val="31FF595B"/>
    <w:rsid w:val="32002EBC"/>
    <w:rsid w:val="3200742F"/>
    <w:rsid w:val="320104A2"/>
    <w:rsid w:val="32015659"/>
    <w:rsid w:val="3206324D"/>
    <w:rsid w:val="320713D7"/>
    <w:rsid w:val="320722BA"/>
    <w:rsid w:val="3207424B"/>
    <w:rsid w:val="32087218"/>
    <w:rsid w:val="320905E8"/>
    <w:rsid w:val="320927FC"/>
    <w:rsid w:val="320B1F3D"/>
    <w:rsid w:val="320B645C"/>
    <w:rsid w:val="320B75E8"/>
    <w:rsid w:val="320C63DA"/>
    <w:rsid w:val="320D27FB"/>
    <w:rsid w:val="3210137F"/>
    <w:rsid w:val="321040BD"/>
    <w:rsid w:val="3212499D"/>
    <w:rsid w:val="32126D0D"/>
    <w:rsid w:val="3213142E"/>
    <w:rsid w:val="32132BEF"/>
    <w:rsid w:val="321369F2"/>
    <w:rsid w:val="32144BB9"/>
    <w:rsid w:val="32150253"/>
    <w:rsid w:val="32162400"/>
    <w:rsid w:val="321626E0"/>
    <w:rsid w:val="32171FB4"/>
    <w:rsid w:val="32183087"/>
    <w:rsid w:val="321830B2"/>
    <w:rsid w:val="321921D0"/>
    <w:rsid w:val="321A310F"/>
    <w:rsid w:val="321B1AA4"/>
    <w:rsid w:val="321B7EB8"/>
    <w:rsid w:val="321C0972"/>
    <w:rsid w:val="321D6923"/>
    <w:rsid w:val="321E6325"/>
    <w:rsid w:val="321E77E6"/>
    <w:rsid w:val="321F2AA8"/>
    <w:rsid w:val="321F4F30"/>
    <w:rsid w:val="32205AF3"/>
    <w:rsid w:val="322248BB"/>
    <w:rsid w:val="32236BAB"/>
    <w:rsid w:val="32244F6C"/>
    <w:rsid w:val="32256AAC"/>
    <w:rsid w:val="3226249F"/>
    <w:rsid w:val="322806E4"/>
    <w:rsid w:val="322941A7"/>
    <w:rsid w:val="322A7F39"/>
    <w:rsid w:val="322B71DA"/>
    <w:rsid w:val="322C5A5F"/>
    <w:rsid w:val="322D17D7"/>
    <w:rsid w:val="322D6A45"/>
    <w:rsid w:val="322E12FC"/>
    <w:rsid w:val="322E3370"/>
    <w:rsid w:val="322E63E2"/>
    <w:rsid w:val="322F1FC7"/>
    <w:rsid w:val="322F37A1"/>
    <w:rsid w:val="323051C2"/>
    <w:rsid w:val="32317519"/>
    <w:rsid w:val="32324D7B"/>
    <w:rsid w:val="323258D2"/>
    <w:rsid w:val="32327EBF"/>
    <w:rsid w:val="32333292"/>
    <w:rsid w:val="323417FB"/>
    <w:rsid w:val="3237326F"/>
    <w:rsid w:val="32383B3A"/>
    <w:rsid w:val="323B0398"/>
    <w:rsid w:val="323B3EF4"/>
    <w:rsid w:val="323B402E"/>
    <w:rsid w:val="323C278E"/>
    <w:rsid w:val="323D5EBE"/>
    <w:rsid w:val="323E36FA"/>
    <w:rsid w:val="323E75F3"/>
    <w:rsid w:val="323F172D"/>
    <w:rsid w:val="323F3A3D"/>
    <w:rsid w:val="3240150B"/>
    <w:rsid w:val="32403B58"/>
    <w:rsid w:val="3240775C"/>
    <w:rsid w:val="3241148B"/>
    <w:rsid w:val="324234D5"/>
    <w:rsid w:val="32430FFB"/>
    <w:rsid w:val="32432611"/>
    <w:rsid w:val="32434DA9"/>
    <w:rsid w:val="324506F3"/>
    <w:rsid w:val="32463F89"/>
    <w:rsid w:val="32465227"/>
    <w:rsid w:val="32470AEB"/>
    <w:rsid w:val="324803BF"/>
    <w:rsid w:val="32482069"/>
    <w:rsid w:val="3249656F"/>
    <w:rsid w:val="324A2389"/>
    <w:rsid w:val="324B7CCE"/>
    <w:rsid w:val="324C20A0"/>
    <w:rsid w:val="324C7865"/>
    <w:rsid w:val="324E7E72"/>
    <w:rsid w:val="324F299A"/>
    <w:rsid w:val="324F597F"/>
    <w:rsid w:val="324F6213"/>
    <w:rsid w:val="32503B4C"/>
    <w:rsid w:val="32521C6E"/>
    <w:rsid w:val="32531E0E"/>
    <w:rsid w:val="32543208"/>
    <w:rsid w:val="32544BDE"/>
    <w:rsid w:val="32544D29"/>
    <w:rsid w:val="3255145A"/>
    <w:rsid w:val="32551B1F"/>
    <w:rsid w:val="32557849"/>
    <w:rsid w:val="325746AC"/>
    <w:rsid w:val="3258033C"/>
    <w:rsid w:val="325843D9"/>
    <w:rsid w:val="325A081E"/>
    <w:rsid w:val="325B4596"/>
    <w:rsid w:val="325B6344"/>
    <w:rsid w:val="325D3684"/>
    <w:rsid w:val="325D3E6B"/>
    <w:rsid w:val="325D7610"/>
    <w:rsid w:val="325E5434"/>
    <w:rsid w:val="325E5B10"/>
    <w:rsid w:val="325F4087"/>
    <w:rsid w:val="326329B6"/>
    <w:rsid w:val="3263683B"/>
    <w:rsid w:val="32653D31"/>
    <w:rsid w:val="32655415"/>
    <w:rsid w:val="326573A2"/>
    <w:rsid w:val="3267118D"/>
    <w:rsid w:val="326724C3"/>
    <w:rsid w:val="326737E0"/>
    <w:rsid w:val="32675FBB"/>
    <w:rsid w:val="32694FF7"/>
    <w:rsid w:val="326A2A2B"/>
    <w:rsid w:val="326A6587"/>
    <w:rsid w:val="326B0B90"/>
    <w:rsid w:val="326B44A0"/>
    <w:rsid w:val="326C67A3"/>
    <w:rsid w:val="326C706C"/>
    <w:rsid w:val="326E1591"/>
    <w:rsid w:val="326E5BC4"/>
    <w:rsid w:val="327071F5"/>
    <w:rsid w:val="32715B68"/>
    <w:rsid w:val="32717BA7"/>
    <w:rsid w:val="32722799"/>
    <w:rsid w:val="327354B3"/>
    <w:rsid w:val="327416A6"/>
    <w:rsid w:val="32751A37"/>
    <w:rsid w:val="3275301D"/>
    <w:rsid w:val="327613D0"/>
    <w:rsid w:val="32780CA4"/>
    <w:rsid w:val="32782481"/>
    <w:rsid w:val="32782ADB"/>
    <w:rsid w:val="32786EF6"/>
    <w:rsid w:val="327A0EC0"/>
    <w:rsid w:val="327A4074"/>
    <w:rsid w:val="327A4E78"/>
    <w:rsid w:val="327A59FF"/>
    <w:rsid w:val="327C72BD"/>
    <w:rsid w:val="327D450D"/>
    <w:rsid w:val="327E34DE"/>
    <w:rsid w:val="327E3B25"/>
    <w:rsid w:val="327F4402"/>
    <w:rsid w:val="328048C9"/>
    <w:rsid w:val="32811EDB"/>
    <w:rsid w:val="32821B23"/>
    <w:rsid w:val="32836526"/>
    <w:rsid w:val="3284387E"/>
    <w:rsid w:val="32843AED"/>
    <w:rsid w:val="32851613"/>
    <w:rsid w:val="32856EBB"/>
    <w:rsid w:val="32864D20"/>
    <w:rsid w:val="32864E14"/>
    <w:rsid w:val="32867865"/>
    <w:rsid w:val="32877139"/>
    <w:rsid w:val="328851C4"/>
    <w:rsid w:val="32892EB1"/>
    <w:rsid w:val="32894C60"/>
    <w:rsid w:val="328A3291"/>
    <w:rsid w:val="328B0802"/>
    <w:rsid w:val="328B45F8"/>
    <w:rsid w:val="328B4E7C"/>
    <w:rsid w:val="328E4D78"/>
    <w:rsid w:val="328F19DD"/>
    <w:rsid w:val="328F6795"/>
    <w:rsid w:val="32905A7F"/>
    <w:rsid w:val="32911D8A"/>
    <w:rsid w:val="32912CB5"/>
    <w:rsid w:val="32913B35"/>
    <w:rsid w:val="32920AD5"/>
    <w:rsid w:val="3292BDF1"/>
    <w:rsid w:val="329367EB"/>
    <w:rsid w:val="32943604"/>
    <w:rsid w:val="32975887"/>
    <w:rsid w:val="32977D69"/>
    <w:rsid w:val="3298263E"/>
    <w:rsid w:val="32987598"/>
    <w:rsid w:val="329906FD"/>
    <w:rsid w:val="32996960"/>
    <w:rsid w:val="329A6E6D"/>
    <w:rsid w:val="329B4456"/>
    <w:rsid w:val="329C4724"/>
    <w:rsid w:val="329C7580"/>
    <w:rsid w:val="329D070B"/>
    <w:rsid w:val="329D4BAF"/>
    <w:rsid w:val="329E36B9"/>
    <w:rsid w:val="329E4B47"/>
    <w:rsid w:val="329F0927"/>
    <w:rsid w:val="329F1313"/>
    <w:rsid w:val="329F64F1"/>
    <w:rsid w:val="32A035C6"/>
    <w:rsid w:val="32A203C1"/>
    <w:rsid w:val="32A36C32"/>
    <w:rsid w:val="32A521F8"/>
    <w:rsid w:val="32A7158A"/>
    <w:rsid w:val="32A72A46"/>
    <w:rsid w:val="32A73BD8"/>
    <w:rsid w:val="32A74ACA"/>
    <w:rsid w:val="32A777DC"/>
    <w:rsid w:val="32A801AF"/>
    <w:rsid w:val="32A8733C"/>
    <w:rsid w:val="32A95302"/>
    <w:rsid w:val="32AA714D"/>
    <w:rsid w:val="32AB29E5"/>
    <w:rsid w:val="32AC327F"/>
    <w:rsid w:val="32AE0B6A"/>
    <w:rsid w:val="32AE10FC"/>
    <w:rsid w:val="32AE2918"/>
    <w:rsid w:val="32AE46C6"/>
    <w:rsid w:val="32AF1F22"/>
    <w:rsid w:val="32B03990"/>
    <w:rsid w:val="32B048E2"/>
    <w:rsid w:val="32B05ACE"/>
    <w:rsid w:val="32B06690"/>
    <w:rsid w:val="32B141B6"/>
    <w:rsid w:val="32B1789A"/>
    <w:rsid w:val="32B22ACE"/>
    <w:rsid w:val="32B36180"/>
    <w:rsid w:val="32B557FC"/>
    <w:rsid w:val="32B70818"/>
    <w:rsid w:val="32B72C52"/>
    <w:rsid w:val="32B75E38"/>
    <w:rsid w:val="32B9129C"/>
    <w:rsid w:val="32B974A8"/>
    <w:rsid w:val="32BA12BD"/>
    <w:rsid w:val="32BA2355"/>
    <w:rsid w:val="32BA436B"/>
    <w:rsid w:val="32BA750F"/>
    <w:rsid w:val="32BC7EBB"/>
    <w:rsid w:val="32BD0092"/>
    <w:rsid w:val="32BD0DAD"/>
    <w:rsid w:val="32BD1C9F"/>
    <w:rsid w:val="32BD6FFF"/>
    <w:rsid w:val="32BD7700"/>
    <w:rsid w:val="32BE1B09"/>
    <w:rsid w:val="32BE2578"/>
    <w:rsid w:val="32BF0681"/>
    <w:rsid w:val="32C055C3"/>
    <w:rsid w:val="32C31D6C"/>
    <w:rsid w:val="32C35AAB"/>
    <w:rsid w:val="32C4038E"/>
    <w:rsid w:val="32C45296"/>
    <w:rsid w:val="32C51A10"/>
    <w:rsid w:val="32C62CD5"/>
    <w:rsid w:val="32C64006"/>
    <w:rsid w:val="32C71C2C"/>
    <w:rsid w:val="32C7B320"/>
    <w:rsid w:val="32C91500"/>
    <w:rsid w:val="32CA1246"/>
    <w:rsid w:val="32CA3239"/>
    <w:rsid w:val="32CB37DB"/>
    <w:rsid w:val="32CB4F39"/>
    <w:rsid w:val="32CC0FF0"/>
    <w:rsid w:val="32CF24E7"/>
    <w:rsid w:val="32D160E9"/>
    <w:rsid w:val="32D22A92"/>
    <w:rsid w:val="32D2493C"/>
    <w:rsid w:val="32D31309"/>
    <w:rsid w:val="32D4079C"/>
    <w:rsid w:val="32D41CF4"/>
    <w:rsid w:val="32D54349"/>
    <w:rsid w:val="32D560F7"/>
    <w:rsid w:val="32D616FC"/>
    <w:rsid w:val="32D61E6F"/>
    <w:rsid w:val="32D63C1D"/>
    <w:rsid w:val="32D67F48"/>
    <w:rsid w:val="32D8299C"/>
    <w:rsid w:val="32D87995"/>
    <w:rsid w:val="32DB0A63"/>
    <w:rsid w:val="32DB0C08"/>
    <w:rsid w:val="32DC1941"/>
    <w:rsid w:val="32DC691E"/>
    <w:rsid w:val="32DD144F"/>
    <w:rsid w:val="32DD31FD"/>
    <w:rsid w:val="32DD3701"/>
    <w:rsid w:val="32DD4FAB"/>
    <w:rsid w:val="32E00F94"/>
    <w:rsid w:val="32E03A26"/>
    <w:rsid w:val="32E12324"/>
    <w:rsid w:val="32E12CEE"/>
    <w:rsid w:val="32E13828"/>
    <w:rsid w:val="32E26A66"/>
    <w:rsid w:val="32E32813"/>
    <w:rsid w:val="32E37165"/>
    <w:rsid w:val="32E57BE5"/>
    <w:rsid w:val="32E73946"/>
    <w:rsid w:val="32EB591A"/>
    <w:rsid w:val="32EC41F0"/>
    <w:rsid w:val="32ED0A61"/>
    <w:rsid w:val="32ED6AE8"/>
    <w:rsid w:val="32EE6E1C"/>
    <w:rsid w:val="32EF1AD0"/>
    <w:rsid w:val="32F0476C"/>
    <w:rsid w:val="32F10A57"/>
    <w:rsid w:val="32F20606"/>
    <w:rsid w:val="32F20F3B"/>
    <w:rsid w:val="32F26CA9"/>
    <w:rsid w:val="32F32958"/>
    <w:rsid w:val="32F32A21"/>
    <w:rsid w:val="32F3657D"/>
    <w:rsid w:val="32F36D67"/>
    <w:rsid w:val="32F36EBD"/>
    <w:rsid w:val="32F522F5"/>
    <w:rsid w:val="32F53FB6"/>
    <w:rsid w:val="32F73675"/>
    <w:rsid w:val="32F80037"/>
    <w:rsid w:val="32F83BDB"/>
    <w:rsid w:val="32F91A54"/>
    <w:rsid w:val="32FB4AC4"/>
    <w:rsid w:val="32FD2460"/>
    <w:rsid w:val="32FD564D"/>
    <w:rsid w:val="32FE1C7C"/>
    <w:rsid w:val="32FE332C"/>
    <w:rsid w:val="32FF13C6"/>
    <w:rsid w:val="32FF3174"/>
    <w:rsid w:val="33005282"/>
    <w:rsid w:val="33016EEC"/>
    <w:rsid w:val="33030EB6"/>
    <w:rsid w:val="330313D6"/>
    <w:rsid w:val="33032E7D"/>
    <w:rsid w:val="330662B0"/>
    <w:rsid w:val="330743ED"/>
    <w:rsid w:val="330864CC"/>
    <w:rsid w:val="33087F73"/>
    <w:rsid w:val="33097F55"/>
    <w:rsid w:val="330A0210"/>
    <w:rsid w:val="330B27FD"/>
    <w:rsid w:val="330B7D6A"/>
    <w:rsid w:val="330D3AE3"/>
    <w:rsid w:val="330D65D1"/>
    <w:rsid w:val="33100D09"/>
    <w:rsid w:val="33101CD5"/>
    <w:rsid w:val="331073D7"/>
    <w:rsid w:val="3310740B"/>
    <w:rsid w:val="33107E7D"/>
    <w:rsid w:val="33122EA7"/>
    <w:rsid w:val="33124FEA"/>
    <w:rsid w:val="33125CC3"/>
    <w:rsid w:val="33130ECB"/>
    <w:rsid w:val="33142479"/>
    <w:rsid w:val="33150BE9"/>
    <w:rsid w:val="3316226B"/>
    <w:rsid w:val="3316265F"/>
    <w:rsid w:val="331704BD"/>
    <w:rsid w:val="3319583A"/>
    <w:rsid w:val="331C5AD4"/>
    <w:rsid w:val="331C5CAC"/>
    <w:rsid w:val="331C65D2"/>
    <w:rsid w:val="331F55C4"/>
    <w:rsid w:val="3320553E"/>
    <w:rsid w:val="332130EA"/>
    <w:rsid w:val="3321335A"/>
    <w:rsid w:val="33221723"/>
    <w:rsid w:val="33226E62"/>
    <w:rsid w:val="33231C09"/>
    <w:rsid w:val="33233306"/>
    <w:rsid w:val="33244988"/>
    <w:rsid w:val="33244FE8"/>
    <w:rsid w:val="33254312"/>
    <w:rsid w:val="33275E59"/>
    <w:rsid w:val="33284AC7"/>
    <w:rsid w:val="33294FB6"/>
    <w:rsid w:val="332A1EC6"/>
    <w:rsid w:val="332A3808"/>
    <w:rsid w:val="332A68E7"/>
    <w:rsid w:val="332B5D17"/>
    <w:rsid w:val="332C677B"/>
    <w:rsid w:val="332D453A"/>
    <w:rsid w:val="332D4643"/>
    <w:rsid w:val="33301130"/>
    <w:rsid w:val="3330157F"/>
    <w:rsid w:val="333032A8"/>
    <w:rsid w:val="3330731C"/>
    <w:rsid w:val="33313C4E"/>
    <w:rsid w:val="33315CF2"/>
    <w:rsid w:val="33324454"/>
    <w:rsid w:val="33346003"/>
    <w:rsid w:val="33353039"/>
    <w:rsid w:val="33354765"/>
    <w:rsid w:val="33355A7D"/>
    <w:rsid w:val="33364D1E"/>
    <w:rsid w:val="33364D4B"/>
    <w:rsid w:val="33373379"/>
    <w:rsid w:val="33380480"/>
    <w:rsid w:val="33381D1D"/>
    <w:rsid w:val="33383CDC"/>
    <w:rsid w:val="333948D8"/>
    <w:rsid w:val="33397A37"/>
    <w:rsid w:val="333A23FE"/>
    <w:rsid w:val="333A60D5"/>
    <w:rsid w:val="333B1EF6"/>
    <w:rsid w:val="333B4094"/>
    <w:rsid w:val="333C2F02"/>
    <w:rsid w:val="333C56DD"/>
    <w:rsid w:val="333CF141"/>
    <w:rsid w:val="333D4F0D"/>
    <w:rsid w:val="333F0DE8"/>
    <w:rsid w:val="333F7ED4"/>
    <w:rsid w:val="334051B1"/>
    <w:rsid w:val="33410659"/>
    <w:rsid w:val="334212F0"/>
    <w:rsid w:val="33435756"/>
    <w:rsid w:val="33443639"/>
    <w:rsid w:val="33446DD8"/>
    <w:rsid w:val="33460DA3"/>
    <w:rsid w:val="33462B51"/>
    <w:rsid w:val="33470A9F"/>
    <w:rsid w:val="33471B9F"/>
    <w:rsid w:val="33485DDC"/>
    <w:rsid w:val="334862BD"/>
    <w:rsid w:val="334868C9"/>
    <w:rsid w:val="33487F8E"/>
    <w:rsid w:val="3349015E"/>
    <w:rsid w:val="334A1673"/>
    <w:rsid w:val="334B460B"/>
    <w:rsid w:val="334C08C5"/>
    <w:rsid w:val="334D1F90"/>
    <w:rsid w:val="334D2131"/>
    <w:rsid w:val="334D791B"/>
    <w:rsid w:val="335024DD"/>
    <w:rsid w:val="335026B7"/>
    <w:rsid w:val="33503314"/>
    <w:rsid w:val="335061F1"/>
    <w:rsid w:val="335079DD"/>
    <w:rsid w:val="33510B0D"/>
    <w:rsid w:val="335214F5"/>
    <w:rsid w:val="33521B09"/>
    <w:rsid w:val="3352264A"/>
    <w:rsid w:val="33525999"/>
    <w:rsid w:val="335362F7"/>
    <w:rsid w:val="3353635E"/>
    <w:rsid w:val="33540C6A"/>
    <w:rsid w:val="33567568"/>
    <w:rsid w:val="33567F6C"/>
    <w:rsid w:val="33596D28"/>
    <w:rsid w:val="335A1983"/>
    <w:rsid w:val="335A2AA0"/>
    <w:rsid w:val="335A50AB"/>
    <w:rsid w:val="335B381C"/>
    <w:rsid w:val="335C2374"/>
    <w:rsid w:val="335C354D"/>
    <w:rsid w:val="335E28F7"/>
    <w:rsid w:val="335E738A"/>
    <w:rsid w:val="335E760D"/>
    <w:rsid w:val="335F00B6"/>
    <w:rsid w:val="335F117D"/>
    <w:rsid w:val="335F5D8A"/>
    <w:rsid w:val="33605869"/>
    <w:rsid w:val="336102F6"/>
    <w:rsid w:val="3364135E"/>
    <w:rsid w:val="33643E2F"/>
    <w:rsid w:val="33645A85"/>
    <w:rsid w:val="33653050"/>
    <w:rsid w:val="33664FA1"/>
    <w:rsid w:val="33670D2F"/>
    <w:rsid w:val="336851BD"/>
    <w:rsid w:val="33692897"/>
    <w:rsid w:val="336A2CE3"/>
    <w:rsid w:val="336B216E"/>
    <w:rsid w:val="336D053C"/>
    <w:rsid w:val="336D27D3"/>
    <w:rsid w:val="336E2F66"/>
    <w:rsid w:val="337059BF"/>
    <w:rsid w:val="33707120"/>
    <w:rsid w:val="337264F0"/>
    <w:rsid w:val="33734F2D"/>
    <w:rsid w:val="33744E28"/>
    <w:rsid w:val="33745910"/>
    <w:rsid w:val="33753436"/>
    <w:rsid w:val="33775227"/>
    <w:rsid w:val="337771AE"/>
    <w:rsid w:val="33790267"/>
    <w:rsid w:val="3379744D"/>
    <w:rsid w:val="337A7FB9"/>
    <w:rsid w:val="337B3518"/>
    <w:rsid w:val="337D5004"/>
    <w:rsid w:val="337E053C"/>
    <w:rsid w:val="337E22EA"/>
    <w:rsid w:val="337E48E5"/>
    <w:rsid w:val="337F684A"/>
    <w:rsid w:val="33802506"/>
    <w:rsid w:val="338043F4"/>
    <w:rsid w:val="33810FE7"/>
    <w:rsid w:val="33820815"/>
    <w:rsid w:val="33827DBB"/>
    <w:rsid w:val="3384150A"/>
    <w:rsid w:val="33867A26"/>
    <w:rsid w:val="338837B3"/>
    <w:rsid w:val="33894AFA"/>
    <w:rsid w:val="338A00E6"/>
    <w:rsid w:val="338A14B8"/>
    <w:rsid w:val="338B7ADC"/>
    <w:rsid w:val="338BE150"/>
    <w:rsid w:val="338C5166"/>
    <w:rsid w:val="338D5D25"/>
    <w:rsid w:val="338E259A"/>
    <w:rsid w:val="33900270"/>
    <w:rsid w:val="33905752"/>
    <w:rsid w:val="339253B4"/>
    <w:rsid w:val="33925D96"/>
    <w:rsid w:val="3393024F"/>
    <w:rsid w:val="33950FD5"/>
    <w:rsid w:val="33953AD8"/>
    <w:rsid w:val="3397130D"/>
    <w:rsid w:val="339738CC"/>
    <w:rsid w:val="33991A1B"/>
    <w:rsid w:val="339935C8"/>
    <w:rsid w:val="339A2E9C"/>
    <w:rsid w:val="339A66EB"/>
    <w:rsid w:val="339A700C"/>
    <w:rsid w:val="339E298D"/>
    <w:rsid w:val="339E338A"/>
    <w:rsid w:val="339E5D33"/>
    <w:rsid w:val="33A0206A"/>
    <w:rsid w:val="33A029B4"/>
    <w:rsid w:val="33A10D06"/>
    <w:rsid w:val="33A24A40"/>
    <w:rsid w:val="33A268AF"/>
    <w:rsid w:val="33A2CEE1"/>
    <w:rsid w:val="33A31D8D"/>
    <w:rsid w:val="33A538E8"/>
    <w:rsid w:val="33A53D1B"/>
    <w:rsid w:val="33A830F7"/>
    <w:rsid w:val="33A83D04"/>
    <w:rsid w:val="33A850BE"/>
    <w:rsid w:val="33A930DF"/>
    <w:rsid w:val="33AA7583"/>
    <w:rsid w:val="33AA7985"/>
    <w:rsid w:val="33AB32FB"/>
    <w:rsid w:val="33AC059A"/>
    <w:rsid w:val="33AC238C"/>
    <w:rsid w:val="33AD6104"/>
    <w:rsid w:val="33AE7424"/>
    <w:rsid w:val="33B034D0"/>
    <w:rsid w:val="33B06CDD"/>
    <w:rsid w:val="33B10912"/>
    <w:rsid w:val="33B166A5"/>
    <w:rsid w:val="33B45D0C"/>
    <w:rsid w:val="33B51A84"/>
    <w:rsid w:val="33B55726"/>
    <w:rsid w:val="33B57CD6"/>
    <w:rsid w:val="33B63DB8"/>
    <w:rsid w:val="33B84B71"/>
    <w:rsid w:val="33BA52ED"/>
    <w:rsid w:val="33BB2656"/>
    <w:rsid w:val="33BC2E13"/>
    <w:rsid w:val="33BE4DDD"/>
    <w:rsid w:val="33BE55F0"/>
    <w:rsid w:val="33BE6B8B"/>
    <w:rsid w:val="33BE6CD8"/>
    <w:rsid w:val="33C00875"/>
    <w:rsid w:val="33C00B55"/>
    <w:rsid w:val="33C06DA7"/>
    <w:rsid w:val="33C10429"/>
    <w:rsid w:val="33C107ED"/>
    <w:rsid w:val="33C15229"/>
    <w:rsid w:val="33C23BFF"/>
    <w:rsid w:val="33C25E85"/>
    <w:rsid w:val="33C30645"/>
    <w:rsid w:val="33C335EE"/>
    <w:rsid w:val="33C4261F"/>
    <w:rsid w:val="33C442BC"/>
    <w:rsid w:val="33C65A3F"/>
    <w:rsid w:val="33CA390A"/>
    <w:rsid w:val="33CA5530"/>
    <w:rsid w:val="33CC0B91"/>
    <w:rsid w:val="33CC1350"/>
    <w:rsid w:val="33CC495B"/>
    <w:rsid w:val="33CC574C"/>
    <w:rsid w:val="33CD3272"/>
    <w:rsid w:val="33CF3E26"/>
    <w:rsid w:val="33CF4243"/>
    <w:rsid w:val="33CF62B7"/>
    <w:rsid w:val="33CF68B1"/>
    <w:rsid w:val="33CF6FEA"/>
    <w:rsid w:val="33D03EF8"/>
    <w:rsid w:val="33D06A9B"/>
    <w:rsid w:val="33D12D62"/>
    <w:rsid w:val="33D20888"/>
    <w:rsid w:val="33D27D54"/>
    <w:rsid w:val="33D330B1"/>
    <w:rsid w:val="33D41F7E"/>
    <w:rsid w:val="33D44600"/>
    <w:rsid w:val="33D53ED4"/>
    <w:rsid w:val="33D55E99"/>
    <w:rsid w:val="33D611C9"/>
    <w:rsid w:val="33D61611"/>
    <w:rsid w:val="33D62686"/>
    <w:rsid w:val="33D75369"/>
    <w:rsid w:val="33D8031C"/>
    <w:rsid w:val="33D91C17"/>
    <w:rsid w:val="33D92CB7"/>
    <w:rsid w:val="33D939A3"/>
    <w:rsid w:val="33DB598F"/>
    <w:rsid w:val="33DC34B5"/>
    <w:rsid w:val="33DD2221"/>
    <w:rsid w:val="33DE0FDB"/>
    <w:rsid w:val="33DF4E6E"/>
    <w:rsid w:val="33DF635F"/>
    <w:rsid w:val="33DF6B01"/>
    <w:rsid w:val="33E0012E"/>
    <w:rsid w:val="33E02605"/>
    <w:rsid w:val="33E04D53"/>
    <w:rsid w:val="33E10EBA"/>
    <w:rsid w:val="33E14364"/>
    <w:rsid w:val="33E2534E"/>
    <w:rsid w:val="33E2733A"/>
    <w:rsid w:val="33E331DD"/>
    <w:rsid w:val="33E55D1F"/>
    <w:rsid w:val="33E60E3D"/>
    <w:rsid w:val="33E6369B"/>
    <w:rsid w:val="33E66A49"/>
    <w:rsid w:val="33E71125"/>
    <w:rsid w:val="33E725C7"/>
    <w:rsid w:val="33E800AC"/>
    <w:rsid w:val="33E93F57"/>
    <w:rsid w:val="33EA7980"/>
    <w:rsid w:val="33EB0D8A"/>
    <w:rsid w:val="33EB36F8"/>
    <w:rsid w:val="33EC194A"/>
    <w:rsid w:val="33EC476D"/>
    <w:rsid w:val="33ED121E"/>
    <w:rsid w:val="33ED7472"/>
    <w:rsid w:val="33EE64F9"/>
    <w:rsid w:val="33EF31E8"/>
    <w:rsid w:val="33EF364E"/>
    <w:rsid w:val="33F0BF80"/>
    <w:rsid w:val="33F1310C"/>
    <w:rsid w:val="33F16C2D"/>
    <w:rsid w:val="33F3706A"/>
    <w:rsid w:val="33F425AD"/>
    <w:rsid w:val="33F45C01"/>
    <w:rsid w:val="33F51376"/>
    <w:rsid w:val="33F569F3"/>
    <w:rsid w:val="33F63E6E"/>
    <w:rsid w:val="33F7209D"/>
    <w:rsid w:val="33F747DB"/>
    <w:rsid w:val="33F76A3E"/>
    <w:rsid w:val="33F77FF7"/>
    <w:rsid w:val="33F820BB"/>
    <w:rsid w:val="33F85ED1"/>
    <w:rsid w:val="33F86F1E"/>
    <w:rsid w:val="33FA7E7B"/>
    <w:rsid w:val="33FB1310"/>
    <w:rsid w:val="33FC5382"/>
    <w:rsid w:val="33FC5905"/>
    <w:rsid w:val="33FE6DB1"/>
    <w:rsid w:val="340071A3"/>
    <w:rsid w:val="34012F1B"/>
    <w:rsid w:val="340216AB"/>
    <w:rsid w:val="34021799"/>
    <w:rsid w:val="34034EE6"/>
    <w:rsid w:val="34041310"/>
    <w:rsid w:val="34052A0C"/>
    <w:rsid w:val="340547BA"/>
    <w:rsid w:val="34056568"/>
    <w:rsid w:val="340A6274"/>
    <w:rsid w:val="340B5FBB"/>
    <w:rsid w:val="340B78F6"/>
    <w:rsid w:val="340C174E"/>
    <w:rsid w:val="340C25C0"/>
    <w:rsid w:val="340C5B48"/>
    <w:rsid w:val="340D18C0"/>
    <w:rsid w:val="340D1FA9"/>
    <w:rsid w:val="340D54E8"/>
    <w:rsid w:val="340D6E32"/>
    <w:rsid w:val="340F4B71"/>
    <w:rsid w:val="340F5638"/>
    <w:rsid w:val="34110277"/>
    <w:rsid w:val="34113E9C"/>
    <w:rsid w:val="34120893"/>
    <w:rsid w:val="34120B52"/>
    <w:rsid w:val="34142C4F"/>
    <w:rsid w:val="34157DA7"/>
    <w:rsid w:val="34160775"/>
    <w:rsid w:val="34164A7F"/>
    <w:rsid w:val="34164C19"/>
    <w:rsid w:val="34180991"/>
    <w:rsid w:val="3418107E"/>
    <w:rsid w:val="34190265"/>
    <w:rsid w:val="3419350A"/>
    <w:rsid w:val="341973B8"/>
    <w:rsid w:val="341B1C41"/>
    <w:rsid w:val="341C00C8"/>
    <w:rsid w:val="341C3168"/>
    <w:rsid w:val="341C57B7"/>
    <w:rsid w:val="341D6086"/>
    <w:rsid w:val="341E1D1F"/>
    <w:rsid w:val="341E587B"/>
    <w:rsid w:val="341E7629"/>
    <w:rsid w:val="341F7629"/>
    <w:rsid w:val="342033A2"/>
    <w:rsid w:val="34207846"/>
    <w:rsid w:val="34220399"/>
    <w:rsid w:val="34233B1F"/>
    <w:rsid w:val="34234927"/>
    <w:rsid w:val="34237025"/>
    <w:rsid w:val="342438E5"/>
    <w:rsid w:val="342509B8"/>
    <w:rsid w:val="342533EB"/>
    <w:rsid w:val="3426402D"/>
    <w:rsid w:val="342843D5"/>
    <w:rsid w:val="3428494C"/>
    <w:rsid w:val="34285C5D"/>
    <w:rsid w:val="3428654D"/>
    <w:rsid w:val="342958C5"/>
    <w:rsid w:val="342A2472"/>
    <w:rsid w:val="342A31C4"/>
    <w:rsid w:val="342A4220"/>
    <w:rsid w:val="342A6403"/>
    <w:rsid w:val="342B062A"/>
    <w:rsid w:val="342B2828"/>
    <w:rsid w:val="342C67EB"/>
    <w:rsid w:val="342D3AAD"/>
    <w:rsid w:val="342D5ABF"/>
    <w:rsid w:val="342D669A"/>
    <w:rsid w:val="342E1728"/>
    <w:rsid w:val="342E2692"/>
    <w:rsid w:val="34302FE5"/>
    <w:rsid w:val="3431735D"/>
    <w:rsid w:val="3434380A"/>
    <w:rsid w:val="34346B93"/>
    <w:rsid w:val="34377208"/>
    <w:rsid w:val="343A507D"/>
    <w:rsid w:val="343A708A"/>
    <w:rsid w:val="343B5A62"/>
    <w:rsid w:val="343C44FA"/>
    <w:rsid w:val="343C5D24"/>
    <w:rsid w:val="343D4BE9"/>
    <w:rsid w:val="343D75D4"/>
    <w:rsid w:val="343E5533"/>
    <w:rsid w:val="344011D3"/>
    <w:rsid w:val="34401C96"/>
    <w:rsid w:val="34401D92"/>
    <w:rsid w:val="34403CBA"/>
    <w:rsid w:val="34406F37"/>
    <w:rsid w:val="3441738F"/>
    <w:rsid w:val="3442156A"/>
    <w:rsid w:val="344277BC"/>
    <w:rsid w:val="34430783"/>
    <w:rsid w:val="34453929"/>
    <w:rsid w:val="34453AED"/>
    <w:rsid w:val="34465242"/>
    <w:rsid w:val="34465FB2"/>
    <w:rsid w:val="34474CFE"/>
    <w:rsid w:val="34477B4A"/>
    <w:rsid w:val="34490DB2"/>
    <w:rsid w:val="34493572"/>
    <w:rsid w:val="344A0FBD"/>
    <w:rsid w:val="344A2B14"/>
    <w:rsid w:val="344A48C2"/>
    <w:rsid w:val="344C1165"/>
    <w:rsid w:val="344D6161"/>
    <w:rsid w:val="344E51A0"/>
    <w:rsid w:val="344E52B0"/>
    <w:rsid w:val="344F49B0"/>
    <w:rsid w:val="34515C51"/>
    <w:rsid w:val="3453331B"/>
    <w:rsid w:val="3453403C"/>
    <w:rsid w:val="34541777"/>
    <w:rsid w:val="34574FB3"/>
    <w:rsid w:val="34577763"/>
    <w:rsid w:val="345831E6"/>
    <w:rsid w:val="34583B6D"/>
    <w:rsid w:val="34586FDF"/>
    <w:rsid w:val="3459049D"/>
    <w:rsid w:val="34595C88"/>
    <w:rsid w:val="34596CE3"/>
    <w:rsid w:val="345974E2"/>
    <w:rsid w:val="345B7C4D"/>
    <w:rsid w:val="345C22B5"/>
    <w:rsid w:val="345D63A4"/>
    <w:rsid w:val="345E036E"/>
    <w:rsid w:val="345E211C"/>
    <w:rsid w:val="345E2F8B"/>
    <w:rsid w:val="3460149E"/>
    <w:rsid w:val="3460466F"/>
    <w:rsid w:val="34605E94"/>
    <w:rsid w:val="3462390F"/>
    <w:rsid w:val="34624BDB"/>
    <w:rsid w:val="346265E1"/>
    <w:rsid w:val="346318F5"/>
    <w:rsid w:val="34636D8D"/>
    <w:rsid w:val="34653046"/>
    <w:rsid w:val="34684D49"/>
    <w:rsid w:val="34693FEC"/>
    <w:rsid w:val="3469742B"/>
    <w:rsid w:val="346B428D"/>
    <w:rsid w:val="346C2659"/>
    <w:rsid w:val="346C2A8B"/>
    <w:rsid w:val="346C4103"/>
    <w:rsid w:val="346C5A18"/>
    <w:rsid w:val="346F04B9"/>
    <w:rsid w:val="346F4329"/>
    <w:rsid w:val="346F60D7"/>
    <w:rsid w:val="34705602"/>
    <w:rsid w:val="347100A1"/>
    <w:rsid w:val="34724E9A"/>
    <w:rsid w:val="3473217C"/>
    <w:rsid w:val="34732836"/>
    <w:rsid w:val="34735179"/>
    <w:rsid w:val="34740651"/>
    <w:rsid w:val="3474421C"/>
    <w:rsid w:val="34761214"/>
    <w:rsid w:val="34784C71"/>
    <w:rsid w:val="34784F8C"/>
    <w:rsid w:val="34795933"/>
    <w:rsid w:val="34796F56"/>
    <w:rsid w:val="347A0FA4"/>
    <w:rsid w:val="347C4F74"/>
    <w:rsid w:val="347D07F4"/>
    <w:rsid w:val="347E631A"/>
    <w:rsid w:val="347F3797"/>
    <w:rsid w:val="348002E4"/>
    <w:rsid w:val="34803EEE"/>
    <w:rsid w:val="34831B82"/>
    <w:rsid w:val="3483272F"/>
    <w:rsid w:val="34856C6D"/>
    <w:rsid w:val="34860DB5"/>
    <w:rsid w:val="34862C76"/>
    <w:rsid w:val="348759B5"/>
    <w:rsid w:val="34876050"/>
    <w:rsid w:val="34876F2E"/>
    <w:rsid w:val="34890912"/>
    <w:rsid w:val="348C25C3"/>
    <w:rsid w:val="348F0527"/>
    <w:rsid w:val="348F0589"/>
    <w:rsid w:val="348F22D5"/>
    <w:rsid w:val="349002D4"/>
    <w:rsid w:val="34903E1D"/>
    <w:rsid w:val="34905B5D"/>
    <w:rsid w:val="349124F1"/>
    <w:rsid w:val="34915835"/>
    <w:rsid w:val="3491604D"/>
    <w:rsid w:val="34920A5B"/>
    <w:rsid w:val="34932508"/>
    <w:rsid w:val="349510E5"/>
    <w:rsid w:val="349613B1"/>
    <w:rsid w:val="34963664"/>
    <w:rsid w:val="34964E77"/>
    <w:rsid w:val="349666DD"/>
    <w:rsid w:val="349815E6"/>
    <w:rsid w:val="34990269"/>
    <w:rsid w:val="3499501E"/>
    <w:rsid w:val="349A75F8"/>
    <w:rsid w:val="349D0E96"/>
    <w:rsid w:val="349D5FD4"/>
    <w:rsid w:val="349D61FF"/>
    <w:rsid w:val="349E076A"/>
    <w:rsid w:val="349F0B4A"/>
    <w:rsid w:val="349F6C7C"/>
    <w:rsid w:val="34A01620"/>
    <w:rsid w:val="34A073EF"/>
    <w:rsid w:val="34A1503F"/>
    <w:rsid w:val="34A22D8F"/>
    <w:rsid w:val="34A264AC"/>
    <w:rsid w:val="34A303EA"/>
    <w:rsid w:val="34A35A24"/>
    <w:rsid w:val="34A51968"/>
    <w:rsid w:val="34A51AF9"/>
    <w:rsid w:val="34A523AB"/>
    <w:rsid w:val="34A65C33"/>
    <w:rsid w:val="34A86478"/>
    <w:rsid w:val="34A86BBF"/>
    <w:rsid w:val="34A915E9"/>
    <w:rsid w:val="34A96B63"/>
    <w:rsid w:val="34AA1521"/>
    <w:rsid w:val="34AA710F"/>
    <w:rsid w:val="34AC1FC5"/>
    <w:rsid w:val="34AE03F6"/>
    <w:rsid w:val="34AE2A73"/>
    <w:rsid w:val="34AF013E"/>
    <w:rsid w:val="34AF67F1"/>
    <w:rsid w:val="34B166F0"/>
    <w:rsid w:val="34B1750B"/>
    <w:rsid w:val="34B2037C"/>
    <w:rsid w:val="34B23E36"/>
    <w:rsid w:val="34B306BA"/>
    <w:rsid w:val="34B321AD"/>
    <w:rsid w:val="34B32468"/>
    <w:rsid w:val="34B36DA1"/>
    <w:rsid w:val="34B65AB4"/>
    <w:rsid w:val="34B71757"/>
    <w:rsid w:val="34B76D6D"/>
    <w:rsid w:val="34B87C59"/>
    <w:rsid w:val="34B939B8"/>
    <w:rsid w:val="34BA2BB7"/>
    <w:rsid w:val="34BB0226"/>
    <w:rsid w:val="34BB30CA"/>
    <w:rsid w:val="34BD32E6"/>
    <w:rsid w:val="34BD5CAB"/>
    <w:rsid w:val="34BE4721"/>
    <w:rsid w:val="34BF2BBB"/>
    <w:rsid w:val="34BF3A02"/>
    <w:rsid w:val="34BF705E"/>
    <w:rsid w:val="34C04E88"/>
    <w:rsid w:val="34C10342"/>
    <w:rsid w:val="34C12DD7"/>
    <w:rsid w:val="34C309B1"/>
    <w:rsid w:val="34C401D1"/>
    <w:rsid w:val="34C44659"/>
    <w:rsid w:val="34C5273B"/>
    <w:rsid w:val="34C566C3"/>
    <w:rsid w:val="34C6362C"/>
    <w:rsid w:val="34C7618B"/>
    <w:rsid w:val="34CA24F0"/>
    <w:rsid w:val="34CA7D5B"/>
    <w:rsid w:val="34CB5A03"/>
    <w:rsid w:val="34CC1735"/>
    <w:rsid w:val="34CC177B"/>
    <w:rsid w:val="34CC3529"/>
    <w:rsid w:val="34CD003F"/>
    <w:rsid w:val="34CD0276"/>
    <w:rsid w:val="34CD3BBF"/>
    <w:rsid w:val="34CD7BFA"/>
    <w:rsid w:val="34CE1050"/>
    <w:rsid w:val="34CE3DE3"/>
    <w:rsid w:val="34CE72A2"/>
    <w:rsid w:val="34CE7C04"/>
    <w:rsid w:val="34CF36BC"/>
    <w:rsid w:val="34D43CA8"/>
    <w:rsid w:val="34D4418C"/>
    <w:rsid w:val="34D45F03"/>
    <w:rsid w:val="34D4656A"/>
    <w:rsid w:val="34D46763"/>
    <w:rsid w:val="34D47AE3"/>
    <w:rsid w:val="34D50630"/>
    <w:rsid w:val="34D523DE"/>
    <w:rsid w:val="34D712F0"/>
    <w:rsid w:val="34D818DA"/>
    <w:rsid w:val="34D93707"/>
    <w:rsid w:val="34DA0600"/>
    <w:rsid w:val="34DA3E98"/>
    <w:rsid w:val="34DA5C46"/>
    <w:rsid w:val="34DA79F4"/>
    <w:rsid w:val="34DB19BE"/>
    <w:rsid w:val="34DB551B"/>
    <w:rsid w:val="34DC5B42"/>
    <w:rsid w:val="34DD1293"/>
    <w:rsid w:val="34DD5500"/>
    <w:rsid w:val="34DE72D7"/>
    <w:rsid w:val="34DF3C7B"/>
    <w:rsid w:val="34DF500B"/>
    <w:rsid w:val="34E02AB7"/>
    <w:rsid w:val="34E16D92"/>
    <w:rsid w:val="34E22D4D"/>
    <w:rsid w:val="34E30C77"/>
    <w:rsid w:val="34E3535D"/>
    <w:rsid w:val="34E42621"/>
    <w:rsid w:val="34E51A4D"/>
    <w:rsid w:val="34E73EBF"/>
    <w:rsid w:val="34E929E6"/>
    <w:rsid w:val="34E9450F"/>
    <w:rsid w:val="34EB1A17"/>
    <w:rsid w:val="34EC1100"/>
    <w:rsid w:val="34EC2DBF"/>
    <w:rsid w:val="34ED3C46"/>
    <w:rsid w:val="34ED423A"/>
    <w:rsid w:val="34EF7BF1"/>
    <w:rsid w:val="34F23C8E"/>
    <w:rsid w:val="34F328E8"/>
    <w:rsid w:val="34F32D87"/>
    <w:rsid w:val="34F52A80"/>
    <w:rsid w:val="34F565DC"/>
    <w:rsid w:val="34F5707B"/>
    <w:rsid w:val="34F605A6"/>
    <w:rsid w:val="34F767F8"/>
    <w:rsid w:val="34F81E5E"/>
    <w:rsid w:val="34F81F35"/>
    <w:rsid w:val="34F8431E"/>
    <w:rsid w:val="34F961C8"/>
    <w:rsid w:val="34F97EAF"/>
    <w:rsid w:val="34FA3BF3"/>
    <w:rsid w:val="34FB5BBD"/>
    <w:rsid w:val="34FB796B"/>
    <w:rsid w:val="350049EA"/>
    <w:rsid w:val="35004F81"/>
    <w:rsid w:val="35005196"/>
    <w:rsid w:val="350226A7"/>
    <w:rsid w:val="35024F4D"/>
    <w:rsid w:val="35042CC3"/>
    <w:rsid w:val="350499D4"/>
    <w:rsid w:val="350516FB"/>
    <w:rsid w:val="35063B45"/>
    <w:rsid w:val="35066A3B"/>
    <w:rsid w:val="35074561"/>
    <w:rsid w:val="3507467B"/>
    <w:rsid w:val="350871BC"/>
    <w:rsid w:val="350901BB"/>
    <w:rsid w:val="3509297B"/>
    <w:rsid w:val="350A754D"/>
    <w:rsid w:val="350B22A4"/>
    <w:rsid w:val="350B3837"/>
    <w:rsid w:val="350B4052"/>
    <w:rsid w:val="350C071A"/>
    <w:rsid w:val="350C1C67"/>
    <w:rsid w:val="350D2B23"/>
    <w:rsid w:val="350E3C04"/>
    <w:rsid w:val="350E769E"/>
    <w:rsid w:val="350F53DB"/>
    <w:rsid w:val="350F6ABD"/>
    <w:rsid w:val="350F723F"/>
    <w:rsid w:val="35107F65"/>
    <w:rsid w:val="35132F06"/>
    <w:rsid w:val="351405E1"/>
    <w:rsid w:val="35154ED0"/>
    <w:rsid w:val="35165503"/>
    <w:rsid w:val="35181A32"/>
    <w:rsid w:val="35183315"/>
    <w:rsid w:val="35191F1E"/>
    <w:rsid w:val="351B5793"/>
    <w:rsid w:val="351C13E4"/>
    <w:rsid w:val="351C4D0F"/>
    <w:rsid w:val="351D5369"/>
    <w:rsid w:val="351D5B33"/>
    <w:rsid w:val="351E63F9"/>
    <w:rsid w:val="351F28DF"/>
    <w:rsid w:val="351F5D4F"/>
    <w:rsid w:val="3522022D"/>
    <w:rsid w:val="35232E9F"/>
    <w:rsid w:val="35245113"/>
    <w:rsid w:val="352468F1"/>
    <w:rsid w:val="352478BD"/>
    <w:rsid w:val="35255247"/>
    <w:rsid w:val="35262CF6"/>
    <w:rsid w:val="35264036"/>
    <w:rsid w:val="3527151C"/>
    <w:rsid w:val="3528158F"/>
    <w:rsid w:val="35287F0F"/>
    <w:rsid w:val="35291441"/>
    <w:rsid w:val="352927D2"/>
    <w:rsid w:val="352B1FB1"/>
    <w:rsid w:val="352B4266"/>
    <w:rsid w:val="352B46F4"/>
    <w:rsid w:val="352B4A2D"/>
    <w:rsid w:val="35302730"/>
    <w:rsid w:val="35303AB8"/>
    <w:rsid w:val="35304355"/>
    <w:rsid w:val="35305866"/>
    <w:rsid w:val="35307CB9"/>
    <w:rsid w:val="353115DE"/>
    <w:rsid w:val="353170A4"/>
    <w:rsid w:val="353177BD"/>
    <w:rsid w:val="353217A0"/>
    <w:rsid w:val="35330C59"/>
    <w:rsid w:val="35335357"/>
    <w:rsid w:val="35337105"/>
    <w:rsid w:val="35337C2F"/>
    <w:rsid w:val="35366BF5"/>
    <w:rsid w:val="35373099"/>
    <w:rsid w:val="35374E47"/>
    <w:rsid w:val="35376FD1"/>
    <w:rsid w:val="353840C3"/>
    <w:rsid w:val="353A554A"/>
    <w:rsid w:val="353A6099"/>
    <w:rsid w:val="353D15FF"/>
    <w:rsid w:val="353D7E0D"/>
    <w:rsid w:val="353F5AA9"/>
    <w:rsid w:val="353F665A"/>
    <w:rsid w:val="35407A11"/>
    <w:rsid w:val="354220CE"/>
    <w:rsid w:val="35423A26"/>
    <w:rsid w:val="354404A8"/>
    <w:rsid w:val="35444F7C"/>
    <w:rsid w:val="35450A92"/>
    <w:rsid w:val="35450B9D"/>
    <w:rsid w:val="354540CE"/>
    <w:rsid w:val="354632DC"/>
    <w:rsid w:val="3547570E"/>
    <w:rsid w:val="35490A91"/>
    <w:rsid w:val="35496928"/>
    <w:rsid w:val="354C11D1"/>
    <w:rsid w:val="354C60B2"/>
    <w:rsid w:val="354D233D"/>
    <w:rsid w:val="354D5185"/>
    <w:rsid w:val="354E03E2"/>
    <w:rsid w:val="354E3242"/>
    <w:rsid w:val="354F373D"/>
    <w:rsid w:val="354F46D2"/>
    <w:rsid w:val="355006F8"/>
    <w:rsid w:val="35505B62"/>
    <w:rsid w:val="35507BF4"/>
    <w:rsid w:val="35507CB7"/>
    <w:rsid w:val="355173B2"/>
    <w:rsid w:val="35521BC3"/>
    <w:rsid w:val="35521C81"/>
    <w:rsid w:val="35527ED3"/>
    <w:rsid w:val="35534547"/>
    <w:rsid w:val="35535E93"/>
    <w:rsid w:val="35542630"/>
    <w:rsid w:val="355468A6"/>
    <w:rsid w:val="355727B5"/>
    <w:rsid w:val="355A198D"/>
    <w:rsid w:val="355D23D3"/>
    <w:rsid w:val="355D6DDF"/>
    <w:rsid w:val="355E3520"/>
    <w:rsid w:val="355E58B0"/>
    <w:rsid w:val="355E7748"/>
    <w:rsid w:val="355F6008"/>
    <w:rsid w:val="35610116"/>
    <w:rsid w:val="35611EC4"/>
    <w:rsid w:val="3562354A"/>
    <w:rsid w:val="35636977"/>
    <w:rsid w:val="35642CB4"/>
    <w:rsid w:val="35643762"/>
    <w:rsid w:val="35643773"/>
    <w:rsid w:val="3566324D"/>
    <w:rsid w:val="356767B6"/>
    <w:rsid w:val="356814A4"/>
    <w:rsid w:val="35685A01"/>
    <w:rsid w:val="35686BA4"/>
    <w:rsid w:val="356910D3"/>
    <w:rsid w:val="35692767"/>
    <w:rsid w:val="35697A7A"/>
    <w:rsid w:val="356A2940"/>
    <w:rsid w:val="356A50EB"/>
    <w:rsid w:val="356B1A40"/>
    <w:rsid w:val="356B7757"/>
    <w:rsid w:val="356C039B"/>
    <w:rsid w:val="356C54BA"/>
    <w:rsid w:val="356D6DA2"/>
    <w:rsid w:val="35702107"/>
    <w:rsid w:val="357065AB"/>
    <w:rsid w:val="35712FA7"/>
    <w:rsid w:val="35716CD6"/>
    <w:rsid w:val="357240D1"/>
    <w:rsid w:val="35725E7F"/>
    <w:rsid w:val="357339A5"/>
    <w:rsid w:val="3575271A"/>
    <w:rsid w:val="3575596F"/>
    <w:rsid w:val="357716E7"/>
    <w:rsid w:val="35780FBB"/>
    <w:rsid w:val="35785101"/>
    <w:rsid w:val="357A4597"/>
    <w:rsid w:val="357B5F0B"/>
    <w:rsid w:val="357B7EC0"/>
    <w:rsid w:val="357C156F"/>
    <w:rsid w:val="357C2358"/>
    <w:rsid w:val="357D53D0"/>
    <w:rsid w:val="357F0084"/>
    <w:rsid w:val="357F059C"/>
    <w:rsid w:val="357F74A1"/>
    <w:rsid w:val="35817E2E"/>
    <w:rsid w:val="35827F35"/>
    <w:rsid w:val="358318D7"/>
    <w:rsid w:val="35832FCE"/>
    <w:rsid w:val="358369E8"/>
    <w:rsid w:val="3585265A"/>
    <w:rsid w:val="358543B5"/>
    <w:rsid w:val="35856995"/>
    <w:rsid w:val="3586192A"/>
    <w:rsid w:val="35866053"/>
    <w:rsid w:val="35885303"/>
    <w:rsid w:val="358866EC"/>
    <w:rsid w:val="3589141A"/>
    <w:rsid w:val="35892641"/>
    <w:rsid w:val="3589297F"/>
    <w:rsid w:val="358931C8"/>
    <w:rsid w:val="358951BF"/>
    <w:rsid w:val="358A0710"/>
    <w:rsid w:val="358A5D56"/>
    <w:rsid w:val="358A766C"/>
    <w:rsid w:val="358B41BA"/>
    <w:rsid w:val="358C57B9"/>
    <w:rsid w:val="358D50A2"/>
    <w:rsid w:val="359049AE"/>
    <w:rsid w:val="359202CF"/>
    <w:rsid w:val="35921735"/>
    <w:rsid w:val="3592207D"/>
    <w:rsid w:val="359510CE"/>
    <w:rsid w:val="35951B6D"/>
    <w:rsid w:val="35975C2C"/>
    <w:rsid w:val="35995671"/>
    <w:rsid w:val="35996D35"/>
    <w:rsid w:val="359A1FD2"/>
    <w:rsid w:val="359A3462"/>
    <w:rsid w:val="359A3628"/>
    <w:rsid w:val="359A6191"/>
    <w:rsid w:val="359D0A22"/>
    <w:rsid w:val="359D257C"/>
    <w:rsid w:val="359F479A"/>
    <w:rsid w:val="35A020AF"/>
    <w:rsid w:val="35A324DC"/>
    <w:rsid w:val="35A3680A"/>
    <w:rsid w:val="35A41DB0"/>
    <w:rsid w:val="35A4456B"/>
    <w:rsid w:val="35A62322"/>
    <w:rsid w:val="35A80104"/>
    <w:rsid w:val="35A809B0"/>
    <w:rsid w:val="35AC2AFA"/>
    <w:rsid w:val="35AD62A7"/>
    <w:rsid w:val="35AD6EB7"/>
    <w:rsid w:val="35AE41FF"/>
    <w:rsid w:val="35AF0E81"/>
    <w:rsid w:val="35AF1EE9"/>
    <w:rsid w:val="35B10F23"/>
    <w:rsid w:val="35B25093"/>
    <w:rsid w:val="35B31DC5"/>
    <w:rsid w:val="35B32D2A"/>
    <w:rsid w:val="35B54174"/>
    <w:rsid w:val="35B54BEE"/>
    <w:rsid w:val="35B55B15"/>
    <w:rsid w:val="35B907D5"/>
    <w:rsid w:val="35B90895"/>
    <w:rsid w:val="35B93AAE"/>
    <w:rsid w:val="35BA15D4"/>
    <w:rsid w:val="35BB76F2"/>
    <w:rsid w:val="35BC17F0"/>
    <w:rsid w:val="35BC359E"/>
    <w:rsid w:val="35BC534C"/>
    <w:rsid w:val="35BC7482"/>
    <w:rsid w:val="35BC7B68"/>
    <w:rsid w:val="35BD2B5D"/>
    <w:rsid w:val="35BD5224"/>
    <w:rsid w:val="35BE10C4"/>
    <w:rsid w:val="35BE2B31"/>
    <w:rsid w:val="35BF282F"/>
    <w:rsid w:val="35C03FCC"/>
    <w:rsid w:val="35C12A3A"/>
    <w:rsid w:val="35C23746"/>
    <w:rsid w:val="35C261B4"/>
    <w:rsid w:val="35C34A77"/>
    <w:rsid w:val="35C44AB9"/>
    <w:rsid w:val="35C661CB"/>
    <w:rsid w:val="35C83CF1"/>
    <w:rsid w:val="35C97A69"/>
    <w:rsid w:val="35CC757E"/>
    <w:rsid w:val="35CD01A4"/>
    <w:rsid w:val="35CD46D8"/>
    <w:rsid w:val="35CE4647"/>
    <w:rsid w:val="35CF32D1"/>
    <w:rsid w:val="35CF6DA7"/>
    <w:rsid w:val="35D07049"/>
    <w:rsid w:val="35D102BC"/>
    <w:rsid w:val="35D11918"/>
    <w:rsid w:val="35D14EB0"/>
    <w:rsid w:val="35D22DC1"/>
    <w:rsid w:val="35D5640E"/>
    <w:rsid w:val="35D73F34"/>
    <w:rsid w:val="35D75540"/>
    <w:rsid w:val="35D95D9C"/>
    <w:rsid w:val="35D97CAC"/>
    <w:rsid w:val="35DA33A4"/>
    <w:rsid w:val="35DA4464"/>
    <w:rsid w:val="35DA4BC1"/>
    <w:rsid w:val="35DC59A4"/>
    <w:rsid w:val="35DC5EAA"/>
    <w:rsid w:val="35DC66A8"/>
    <w:rsid w:val="35DC779C"/>
    <w:rsid w:val="35DD2AFA"/>
    <w:rsid w:val="35DE1BB6"/>
    <w:rsid w:val="35DF11BB"/>
    <w:rsid w:val="35DF15F3"/>
    <w:rsid w:val="35DF3FE2"/>
    <w:rsid w:val="35E04D09"/>
    <w:rsid w:val="35E15047"/>
    <w:rsid w:val="35E20633"/>
    <w:rsid w:val="35E23FA5"/>
    <w:rsid w:val="35E31801"/>
    <w:rsid w:val="35E36D7D"/>
    <w:rsid w:val="35E37EE5"/>
    <w:rsid w:val="35E45F42"/>
    <w:rsid w:val="35E46651"/>
    <w:rsid w:val="35E474DC"/>
    <w:rsid w:val="35E5212A"/>
    <w:rsid w:val="35E621DA"/>
    <w:rsid w:val="35E623C9"/>
    <w:rsid w:val="35E6686D"/>
    <w:rsid w:val="35E67A64"/>
    <w:rsid w:val="35E73830"/>
    <w:rsid w:val="35E8076F"/>
    <w:rsid w:val="35E87BED"/>
    <w:rsid w:val="35E97694"/>
    <w:rsid w:val="35EA0E10"/>
    <w:rsid w:val="35EC6417"/>
    <w:rsid w:val="35ED0133"/>
    <w:rsid w:val="35ED55EB"/>
    <w:rsid w:val="35EF4120"/>
    <w:rsid w:val="35EF54F3"/>
    <w:rsid w:val="35EF5721"/>
    <w:rsid w:val="35F006BE"/>
    <w:rsid w:val="35F104C3"/>
    <w:rsid w:val="35F13D0D"/>
    <w:rsid w:val="35F44AE6"/>
    <w:rsid w:val="35F87A38"/>
    <w:rsid w:val="35F9541B"/>
    <w:rsid w:val="35F9636D"/>
    <w:rsid w:val="35F965A0"/>
    <w:rsid w:val="35FA54EF"/>
    <w:rsid w:val="35FB3C72"/>
    <w:rsid w:val="35FB47A2"/>
    <w:rsid w:val="35FC1E77"/>
    <w:rsid w:val="35FC38AC"/>
    <w:rsid w:val="35FC7F56"/>
    <w:rsid w:val="35FE0934"/>
    <w:rsid w:val="35FE352D"/>
    <w:rsid w:val="35FE6E95"/>
    <w:rsid w:val="35FE728D"/>
    <w:rsid w:val="35FF348B"/>
    <w:rsid w:val="35FF36CC"/>
    <w:rsid w:val="36003C28"/>
    <w:rsid w:val="3601226B"/>
    <w:rsid w:val="36015D09"/>
    <w:rsid w:val="36019841"/>
    <w:rsid w:val="36035EE7"/>
    <w:rsid w:val="36040C0B"/>
    <w:rsid w:val="36050AA1"/>
    <w:rsid w:val="36052D2A"/>
    <w:rsid w:val="36070CBD"/>
    <w:rsid w:val="360821B1"/>
    <w:rsid w:val="36083C3D"/>
    <w:rsid w:val="360867E3"/>
    <w:rsid w:val="360A2934"/>
    <w:rsid w:val="360A69C5"/>
    <w:rsid w:val="360B0081"/>
    <w:rsid w:val="360B1E2F"/>
    <w:rsid w:val="360B4679"/>
    <w:rsid w:val="360D3DFA"/>
    <w:rsid w:val="360D3EC3"/>
    <w:rsid w:val="361014AF"/>
    <w:rsid w:val="361039F7"/>
    <w:rsid w:val="36104EA8"/>
    <w:rsid w:val="36116D4B"/>
    <w:rsid w:val="361179F3"/>
    <w:rsid w:val="361231BE"/>
    <w:rsid w:val="36127467"/>
    <w:rsid w:val="36136C47"/>
    <w:rsid w:val="36144F38"/>
    <w:rsid w:val="361545C7"/>
    <w:rsid w:val="36157CB1"/>
    <w:rsid w:val="36160F00"/>
    <w:rsid w:val="36193799"/>
    <w:rsid w:val="3619454C"/>
    <w:rsid w:val="361A159D"/>
    <w:rsid w:val="361A15B6"/>
    <w:rsid w:val="361A2073"/>
    <w:rsid w:val="361B414F"/>
    <w:rsid w:val="361C228F"/>
    <w:rsid w:val="361D6B0C"/>
    <w:rsid w:val="361E1B63"/>
    <w:rsid w:val="361E6007"/>
    <w:rsid w:val="361E62D5"/>
    <w:rsid w:val="361E7DB5"/>
    <w:rsid w:val="361E7F1E"/>
    <w:rsid w:val="36201D7F"/>
    <w:rsid w:val="36203B2D"/>
    <w:rsid w:val="36211B29"/>
    <w:rsid w:val="36214281"/>
    <w:rsid w:val="3622726F"/>
    <w:rsid w:val="36231ED2"/>
    <w:rsid w:val="36237179"/>
    <w:rsid w:val="3625290F"/>
    <w:rsid w:val="36252EF1"/>
    <w:rsid w:val="36257414"/>
    <w:rsid w:val="362635FF"/>
    <w:rsid w:val="36266C69"/>
    <w:rsid w:val="36272D27"/>
    <w:rsid w:val="3627310D"/>
    <w:rsid w:val="36280C33"/>
    <w:rsid w:val="3628440E"/>
    <w:rsid w:val="3628478F"/>
    <w:rsid w:val="362A49AB"/>
    <w:rsid w:val="362A4BD5"/>
    <w:rsid w:val="362C24D2"/>
    <w:rsid w:val="362D0225"/>
    <w:rsid w:val="362D4ADA"/>
    <w:rsid w:val="362E77CD"/>
    <w:rsid w:val="36306BF7"/>
    <w:rsid w:val="3631273C"/>
    <w:rsid w:val="36317AE8"/>
    <w:rsid w:val="36323860"/>
    <w:rsid w:val="363302DE"/>
    <w:rsid w:val="36330CB4"/>
    <w:rsid w:val="36346A69"/>
    <w:rsid w:val="36352FBF"/>
    <w:rsid w:val="36355753"/>
    <w:rsid w:val="36366499"/>
    <w:rsid w:val="36372C24"/>
    <w:rsid w:val="36375B38"/>
    <w:rsid w:val="363832A3"/>
    <w:rsid w:val="363A0AED"/>
    <w:rsid w:val="363B5C37"/>
    <w:rsid w:val="363C023B"/>
    <w:rsid w:val="363C76A1"/>
    <w:rsid w:val="363D2CFA"/>
    <w:rsid w:val="363E0457"/>
    <w:rsid w:val="36412620"/>
    <w:rsid w:val="36413AA3"/>
    <w:rsid w:val="36421CF5"/>
    <w:rsid w:val="36435A6D"/>
    <w:rsid w:val="364410C3"/>
    <w:rsid w:val="36453097"/>
    <w:rsid w:val="36457F3E"/>
    <w:rsid w:val="36483084"/>
    <w:rsid w:val="364A2958"/>
    <w:rsid w:val="364A6CD5"/>
    <w:rsid w:val="364A6DFC"/>
    <w:rsid w:val="364B3F4F"/>
    <w:rsid w:val="364B5D1A"/>
    <w:rsid w:val="364C3303"/>
    <w:rsid w:val="364D5E54"/>
    <w:rsid w:val="364E3295"/>
    <w:rsid w:val="364F170E"/>
    <w:rsid w:val="364F34ED"/>
    <w:rsid w:val="364F41C8"/>
    <w:rsid w:val="365073F3"/>
    <w:rsid w:val="365104D2"/>
    <w:rsid w:val="36510AFA"/>
    <w:rsid w:val="36514982"/>
    <w:rsid w:val="36520A04"/>
    <w:rsid w:val="36521F5E"/>
    <w:rsid w:val="365255B3"/>
    <w:rsid w:val="36525CB0"/>
    <w:rsid w:val="36531321"/>
    <w:rsid w:val="36541A28"/>
    <w:rsid w:val="365437D6"/>
    <w:rsid w:val="36574B3E"/>
    <w:rsid w:val="365858A3"/>
    <w:rsid w:val="365939EA"/>
    <w:rsid w:val="365B0AB1"/>
    <w:rsid w:val="365B2DB7"/>
    <w:rsid w:val="365C1119"/>
    <w:rsid w:val="365D5F63"/>
    <w:rsid w:val="365E0E08"/>
    <w:rsid w:val="365F5397"/>
    <w:rsid w:val="36603F29"/>
    <w:rsid w:val="36604B87"/>
    <w:rsid w:val="3661065B"/>
    <w:rsid w:val="366118FB"/>
    <w:rsid w:val="36616C94"/>
    <w:rsid w:val="36617CA1"/>
    <w:rsid w:val="36624145"/>
    <w:rsid w:val="36626A92"/>
    <w:rsid w:val="36627E95"/>
    <w:rsid w:val="36630C5A"/>
    <w:rsid w:val="366323B7"/>
    <w:rsid w:val="366352C2"/>
    <w:rsid w:val="36653C36"/>
    <w:rsid w:val="366559E4"/>
    <w:rsid w:val="36656A49"/>
    <w:rsid w:val="36657792"/>
    <w:rsid w:val="36664499"/>
    <w:rsid w:val="36666B87"/>
    <w:rsid w:val="36673021"/>
    <w:rsid w:val="3667350A"/>
    <w:rsid w:val="366805B5"/>
    <w:rsid w:val="36681030"/>
    <w:rsid w:val="366963C1"/>
    <w:rsid w:val="366A2FFA"/>
    <w:rsid w:val="366C5B00"/>
    <w:rsid w:val="367125DA"/>
    <w:rsid w:val="367132D1"/>
    <w:rsid w:val="36714388"/>
    <w:rsid w:val="36721EAF"/>
    <w:rsid w:val="36723C5D"/>
    <w:rsid w:val="36736E09"/>
    <w:rsid w:val="36740F86"/>
    <w:rsid w:val="36752B77"/>
    <w:rsid w:val="367701F7"/>
    <w:rsid w:val="3678034F"/>
    <w:rsid w:val="36780B29"/>
    <w:rsid w:val="36790CCB"/>
    <w:rsid w:val="367B0D63"/>
    <w:rsid w:val="367B4F82"/>
    <w:rsid w:val="367B6FB5"/>
    <w:rsid w:val="367D75C2"/>
    <w:rsid w:val="367D7B42"/>
    <w:rsid w:val="367E0EA7"/>
    <w:rsid w:val="367E2601"/>
    <w:rsid w:val="368004EB"/>
    <w:rsid w:val="368024E9"/>
    <w:rsid w:val="368340BC"/>
    <w:rsid w:val="36847E0D"/>
    <w:rsid w:val="36852FFE"/>
    <w:rsid w:val="368531BE"/>
    <w:rsid w:val="36857E34"/>
    <w:rsid w:val="36861064"/>
    <w:rsid w:val="36863E58"/>
    <w:rsid w:val="36865E17"/>
    <w:rsid w:val="3687611C"/>
    <w:rsid w:val="36880627"/>
    <w:rsid w:val="36882022"/>
    <w:rsid w:val="36890C55"/>
    <w:rsid w:val="368A1ED9"/>
    <w:rsid w:val="368A43CE"/>
    <w:rsid w:val="368A7B41"/>
    <w:rsid w:val="368B44F1"/>
    <w:rsid w:val="368C4D1E"/>
    <w:rsid w:val="368C6CEE"/>
    <w:rsid w:val="368D0A96"/>
    <w:rsid w:val="368D45DA"/>
    <w:rsid w:val="368D6CE8"/>
    <w:rsid w:val="368E461F"/>
    <w:rsid w:val="368E5920"/>
    <w:rsid w:val="368F480F"/>
    <w:rsid w:val="368F6463"/>
    <w:rsid w:val="368F684F"/>
    <w:rsid w:val="36900240"/>
    <w:rsid w:val="36910587"/>
    <w:rsid w:val="369246BF"/>
    <w:rsid w:val="36940077"/>
    <w:rsid w:val="36941E25"/>
    <w:rsid w:val="36953398"/>
    <w:rsid w:val="36962041"/>
    <w:rsid w:val="36962971"/>
    <w:rsid w:val="36965B9D"/>
    <w:rsid w:val="36970C7E"/>
    <w:rsid w:val="369736C3"/>
    <w:rsid w:val="36987544"/>
    <w:rsid w:val="369915A3"/>
    <w:rsid w:val="369938DF"/>
    <w:rsid w:val="369B5F03"/>
    <w:rsid w:val="369E21D2"/>
    <w:rsid w:val="369E2CA4"/>
    <w:rsid w:val="369F003B"/>
    <w:rsid w:val="369F1ADD"/>
    <w:rsid w:val="369F363D"/>
    <w:rsid w:val="36A209E6"/>
    <w:rsid w:val="36A24833"/>
    <w:rsid w:val="36A3049E"/>
    <w:rsid w:val="36A4168F"/>
    <w:rsid w:val="36A4470A"/>
    <w:rsid w:val="36A4475E"/>
    <w:rsid w:val="36A4650C"/>
    <w:rsid w:val="36A64F42"/>
    <w:rsid w:val="36A738F6"/>
    <w:rsid w:val="36A75FFC"/>
    <w:rsid w:val="36A858D0"/>
    <w:rsid w:val="36A91BE6"/>
    <w:rsid w:val="36A92CB4"/>
    <w:rsid w:val="36A95FD2"/>
    <w:rsid w:val="36AA33F6"/>
    <w:rsid w:val="36AA4AF9"/>
    <w:rsid w:val="36AA789A"/>
    <w:rsid w:val="36AB33F7"/>
    <w:rsid w:val="36AB44F2"/>
    <w:rsid w:val="36AC21E6"/>
    <w:rsid w:val="36AC53C0"/>
    <w:rsid w:val="36AE0BF8"/>
    <w:rsid w:val="36AE6937"/>
    <w:rsid w:val="36AF4EB1"/>
    <w:rsid w:val="36AF6C5F"/>
    <w:rsid w:val="36B00E16"/>
    <w:rsid w:val="36B608AD"/>
    <w:rsid w:val="36B6623F"/>
    <w:rsid w:val="36B67785"/>
    <w:rsid w:val="36B8259E"/>
    <w:rsid w:val="36B85FBC"/>
    <w:rsid w:val="36BA5D2F"/>
    <w:rsid w:val="36BB76D3"/>
    <w:rsid w:val="36BC2D27"/>
    <w:rsid w:val="36BC4ADE"/>
    <w:rsid w:val="36BE3A39"/>
    <w:rsid w:val="36BF32BE"/>
    <w:rsid w:val="36BF709B"/>
    <w:rsid w:val="36C00E6C"/>
    <w:rsid w:val="36C02931"/>
    <w:rsid w:val="36C11E19"/>
    <w:rsid w:val="36C24BE4"/>
    <w:rsid w:val="36C26992"/>
    <w:rsid w:val="36C325E3"/>
    <w:rsid w:val="36C56482"/>
    <w:rsid w:val="36C739BA"/>
    <w:rsid w:val="36C943DC"/>
    <w:rsid w:val="36CB1854"/>
    <w:rsid w:val="36CC146C"/>
    <w:rsid w:val="36CC1F34"/>
    <w:rsid w:val="36CD6195"/>
    <w:rsid w:val="36CF6CDA"/>
    <w:rsid w:val="36D00E79"/>
    <w:rsid w:val="36D02AE6"/>
    <w:rsid w:val="36D02DD0"/>
    <w:rsid w:val="36D14287"/>
    <w:rsid w:val="36D16BD5"/>
    <w:rsid w:val="36D3294D"/>
    <w:rsid w:val="36D40320"/>
    <w:rsid w:val="36D458B0"/>
    <w:rsid w:val="36D5069E"/>
    <w:rsid w:val="36D52B69"/>
    <w:rsid w:val="36D6068F"/>
    <w:rsid w:val="36D60EBA"/>
    <w:rsid w:val="36D61A7F"/>
    <w:rsid w:val="36D756DE"/>
    <w:rsid w:val="36D97322"/>
    <w:rsid w:val="36DB3EF8"/>
    <w:rsid w:val="36DB5CA6"/>
    <w:rsid w:val="36DB6DAE"/>
    <w:rsid w:val="36DD5229"/>
    <w:rsid w:val="36DE0947"/>
    <w:rsid w:val="36DF6A46"/>
    <w:rsid w:val="36E0506A"/>
    <w:rsid w:val="36E06530"/>
    <w:rsid w:val="36E17E6A"/>
    <w:rsid w:val="36E26B44"/>
    <w:rsid w:val="36E27034"/>
    <w:rsid w:val="36E33272"/>
    <w:rsid w:val="36E5054A"/>
    <w:rsid w:val="36E52680"/>
    <w:rsid w:val="36E5689A"/>
    <w:rsid w:val="36E62234"/>
    <w:rsid w:val="36E71912"/>
    <w:rsid w:val="36E73895"/>
    <w:rsid w:val="36E839F1"/>
    <w:rsid w:val="36E90E51"/>
    <w:rsid w:val="36E92513"/>
    <w:rsid w:val="36EA5104"/>
    <w:rsid w:val="36EC1C61"/>
    <w:rsid w:val="36EC7EB3"/>
    <w:rsid w:val="36EE25F7"/>
    <w:rsid w:val="36EF2EE3"/>
    <w:rsid w:val="36EF34FF"/>
    <w:rsid w:val="36F0292D"/>
    <w:rsid w:val="36F154C9"/>
    <w:rsid w:val="36F54958"/>
    <w:rsid w:val="36F56450"/>
    <w:rsid w:val="36F56D67"/>
    <w:rsid w:val="36F613BA"/>
    <w:rsid w:val="36F62EEF"/>
    <w:rsid w:val="36F647FD"/>
    <w:rsid w:val="36F823B4"/>
    <w:rsid w:val="36FB00F6"/>
    <w:rsid w:val="36FB1540"/>
    <w:rsid w:val="36FB1F52"/>
    <w:rsid w:val="36FC0677"/>
    <w:rsid w:val="36FC068F"/>
    <w:rsid w:val="36FD5C1C"/>
    <w:rsid w:val="36FD77C3"/>
    <w:rsid w:val="36FF432E"/>
    <w:rsid w:val="36FF58A4"/>
    <w:rsid w:val="36FF7AF0"/>
    <w:rsid w:val="37001BE1"/>
    <w:rsid w:val="370136CC"/>
    <w:rsid w:val="37023ED7"/>
    <w:rsid w:val="37030AD9"/>
    <w:rsid w:val="37041CEC"/>
    <w:rsid w:val="37043E1C"/>
    <w:rsid w:val="370451FC"/>
    <w:rsid w:val="37046AA5"/>
    <w:rsid w:val="37047B80"/>
    <w:rsid w:val="3706481B"/>
    <w:rsid w:val="370703CD"/>
    <w:rsid w:val="37087833"/>
    <w:rsid w:val="370A2AB3"/>
    <w:rsid w:val="370A6061"/>
    <w:rsid w:val="370A7E75"/>
    <w:rsid w:val="370B76E5"/>
    <w:rsid w:val="370C2303"/>
    <w:rsid w:val="370C2D55"/>
    <w:rsid w:val="370C50A0"/>
    <w:rsid w:val="370C5E5F"/>
    <w:rsid w:val="370E45D6"/>
    <w:rsid w:val="370F29F8"/>
    <w:rsid w:val="371015D2"/>
    <w:rsid w:val="37114410"/>
    <w:rsid w:val="37117919"/>
    <w:rsid w:val="37117D6C"/>
    <w:rsid w:val="371202CB"/>
    <w:rsid w:val="37126707"/>
    <w:rsid w:val="371300CE"/>
    <w:rsid w:val="37133692"/>
    <w:rsid w:val="37136AC7"/>
    <w:rsid w:val="37141203"/>
    <w:rsid w:val="37162B2F"/>
    <w:rsid w:val="37175297"/>
    <w:rsid w:val="37177233"/>
    <w:rsid w:val="37182A56"/>
    <w:rsid w:val="37184804"/>
    <w:rsid w:val="371A00A4"/>
    <w:rsid w:val="371A3944"/>
    <w:rsid w:val="371B1F1C"/>
    <w:rsid w:val="371B3C71"/>
    <w:rsid w:val="371B60A2"/>
    <w:rsid w:val="371C7795"/>
    <w:rsid w:val="371D006C"/>
    <w:rsid w:val="371D2195"/>
    <w:rsid w:val="371D62BE"/>
    <w:rsid w:val="371F2036"/>
    <w:rsid w:val="372004F1"/>
    <w:rsid w:val="3720190B"/>
    <w:rsid w:val="37225683"/>
    <w:rsid w:val="37233090"/>
    <w:rsid w:val="3723515B"/>
    <w:rsid w:val="372431A9"/>
    <w:rsid w:val="37246FAF"/>
    <w:rsid w:val="37252EC7"/>
    <w:rsid w:val="37264D8C"/>
    <w:rsid w:val="37265173"/>
    <w:rsid w:val="3726662F"/>
    <w:rsid w:val="37272C99"/>
    <w:rsid w:val="37275F91"/>
    <w:rsid w:val="3727713D"/>
    <w:rsid w:val="37282EDF"/>
    <w:rsid w:val="3729227D"/>
    <w:rsid w:val="372B004E"/>
    <w:rsid w:val="372B0888"/>
    <w:rsid w:val="372B2789"/>
    <w:rsid w:val="372D6E3F"/>
    <w:rsid w:val="372E4027"/>
    <w:rsid w:val="37305FF2"/>
    <w:rsid w:val="37307DA0"/>
    <w:rsid w:val="3732332F"/>
    <w:rsid w:val="37326A02"/>
    <w:rsid w:val="3733163E"/>
    <w:rsid w:val="37332A96"/>
    <w:rsid w:val="3733601F"/>
    <w:rsid w:val="37337890"/>
    <w:rsid w:val="37340006"/>
    <w:rsid w:val="37350C8D"/>
    <w:rsid w:val="37353608"/>
    <w:rsid w:val="37353A42"/>
    <w:rsid w:val="37357E44"/>
    <w:rsid w:val="37366906"/>
    <w:rsid w:val="37377380"/>
    <w:rsid w:val="37380E1A"/>
    <w:rsid w:val="373C1E76"/>
    <w:rsid w:val="373D070E"/>
    <w:rsid w:val="373D08DB"/>
    <w:rsid w:val="373D24BC"/>
    <w:rsid w:val="373D6BC1"/>
    <w:rsid w:val="373F3CEA"/>
    <w:rsid w:val="373F741F"/>
    <w:rsid w:val="37403D5B"/>
    <w:rsid w:val="37403EA5"/>
    <w:rsid w:val="37421881"/>
    <w:rsid w:val="37424565"/>
    <w:rsid w:val="37425D25"/>
    <w:rsid w:val="374309BB"/>
    <w:rsid w:val="37436E01"/>
    <w:rsid w:val="37441A9D"/>
    <w:rsid w:val="374437EC"/>
    <w:rsid w:val="37446E85"/>
    <w:rsid w:val="37454C1B"/>
    <w:rsid w:val="3747283C"/>
    <w:rsid w:val="374750E9"/>
    <w:rsid w:val="3747667F"/>
    <w:rsid w:val="37482CC3"/>
    <w:rsid w:val="37490E61"/>
    <w:rsid w:val="37496C7C"/>
    <w:rsid w:val="374A184A"/>
    <w:rsid w:val="374C239B"/>
    <w:rsid w:val="374D3586"/>
    <w:rsid w:val="374E0FE8"/>
    <w:rsid w:val="374E6478"/>
    <w:rsid w:val="374F287E"/>
    <w:rsid w:val="375315ED"/>
    <w:rsid w:val="37537F32"/>
    <w:rsid w:val="37545F63"/>
    <w:rsid w:val="37550481"/>
    <w:rsid w:val="375515B4"/>
    <w:rsid w:val="37555A58"/>
    <w:rsid w:val="37564A50"/>
    <w:rsid w:val="37564BE6"/>
    <w:rsid w:val="375662CC"/>
    <w:rsid w:val="3757272A"/>
    <w:rsid w:val="375758C5"/>
    <w:rsid w:val="3758196F"/>
    <w:rsid w:val="37595684"/>
    <w:rsid w:val="375A0CAC"/>
    <w:rsid w:val="375A1220"/>
    <w:rsid w:val="375A27EB"/>
    <w:rsid w:val="375A6BCB"/>
    <w:rsid w:val="375B3C7B"/>
    <w:rsid w:val="375C0B95"/>
    <w:rsid w:val="375C770D"/>
    <w:rsid w:val="375D28EA"/>
    <w:rsid w:val="375DD34B"/>
    <w:rsid w:val="375E1F79"/>
    <w:rsid w:val="375F774A"/>
    <w:rsid w:val="375F7BBC"/>
    <w:rsid w:val="37601B3D"/>
    <w:rsid w:val="37605C1B"/>
    <w:rsid w:val="37607D93"/>
    <w:rsid w:val="37621F23"/>
    <w:rsid w:val="3762783C"/>
    <w:rsid w:val="3763525D"/>
    <w:rsid w:val="37652F27"/>
    <w:rsid w:val="37670703"/>
    <w:rsid w:val="37673688"/>
    <w:rsid w:val="3768578B"/>
    <w:rsid w:val="37695060"/>
    <w:rsid w:val="376B098B"/>
    <w:rsid w:val="376B2E42"/>
    <w:rsid w:val="376C7DE9"/>
    <w:rsid w:val="376D6EB9"/>
    <w:rsid w:val="376D7AC5"/>
    <w:rsid w:val="376E0A0B"/>
    <w:rsid w:val="376E6341"/>
    <w:rsid w:val="377063EE"/>
    <w:rsid w:val="37714D0A"/>
    <w:rsid w:val="37732382"/>
    <w:rsid w:val="37735E19"/>
    <w:rsid w:val="37741010"/>
    <w:rsid w:val="37751C56"/>
    <w:rsid w:val="37754F98"/>
    <w:rsid w:val="3777179C"/>
    <w:rsid w:val="3777644D"/>
    <w:rsid w:val="37781747"/>
    <w:rsid w:val="37784964"/>
    <w:rsid w:val="377B49DA"/>
    <w:rsid w:val="377C5F05"/>
    <w:rsid w:val="377D2668"/>
    <w:rsid w:val="377D5055"/>
    <w:rsid w:val="377D65E2"/>
    <w:rsid w:val="377F042B"/>
    <w:rsid w:val="37802DC5"/>
    <w:rsid w:val="37803EF4"/>
    <w:rsid w:val="3781076E"/>
    <w:rsid w:val="37823BEB"/>
    <w:rsid w:val="3782759E"/>
    <w:rsid w:val="37827AC9"/>
    <w:rsid w:val="378400EB"/>
    <w:rsid w:val="37841E99"/>
    <w:rsid w:val="37844FB0"/>
    <w:rsid w:val="3784633D"/>
    <w:rsid w:val="378504E1"/>
    <w:rsid w:val="37852BD6"/>
    <w:rsid w:val="37857A43"/>
    <w:rsid w:val="37881557"/>
    <w:rsid w:val="3788429F"/>
    <w:rsid w:val="37893D47"/>
    <w:rsid w:val="378A6219"/>
    <w:rsid w:val="378B76CC"/>
    <w:rsid w:val="378C4B81"/>
    <w:rsid w:val="378C6A76"/>
    <w:rsid w:val="378E2D18"/>
    <w:rsid w:val="37900EFA"/>
    <w:rsid w:val="3790237C"/>
    <w:rsid w:val="379055E6"/>
    <w:rsid w:val="37912DE2"/>
    <w:rsid w:val="37922808"/>
    <w:rsid w:val="379320DC"/>
    <w:rsid w:val="379324C6"/>
    <w:rsid w:val="37971B9F"/>
    <w:rsid w:val="37971BCD"/>
    <w:rsid w:val="3797282C"/>
    <w:rsid w:val="37975D18"/>
    <w:rsid w:val="379765A0"/>
    <w:rsid w:val="37977BBC"/>
    <w:rsid w:val="37983B97"/>
    <w:rsid w:val="379901D3"/>
    <w:rsid w:val="37994EFC"/>
    <w:rsid w:val="379A6E13"/>
    <w:rsid w:val="379B66E6"/>
    <w:rsid w:val="379B79CD"/>
    <w:rsid w:val="379E11AD"/>
    <w:rsid w:val="379E73FF"/>
    <w:rsid w:val="379F0C7B"/>
    <w:rsid w:val="379F6CD3"/>
    <w:rsid w:val="37A02449"/>
    <w:rsid w:val="37A1443C"/>
    <w:rsid w:val="37A22D56"/>
    <w:rsid w:val="37A23792"/>
    <w:rsid w:val="37A26776"/>
    <w:rsid w:val="37A35104"/>
    <w:rsid w:val="37A36596"/>
    <w:rsid w:val="37A367C3"/>
    <w:rsid w:val="37A4253C"/>
    <w:rsid w:val="37A60062"/>
    <w:rsid w:val="37A70167"/>
    <w:rsid w:val="37A75F03"/>
    <w:rsid w:val="37A8271E"/>
    <w:rsid w:val="37A83DA5"/>
    <w:rsid w:val="37A959B1"/>
    <w:rsid w:val="37A96628"/>
    <w:rsid w:val="37AA220D"/>
    <w:rsid w:val="37AB024A"/>
    <w:rsid w:val="37AB1B1C"/>
    <w:rsid w:val="37AB7366"/>
    <w:rsid w:val="37AC045C"/>
    <w:rsid w:val="37AC74D9"/>
    <w:rsid w:val="37AD0051"/>
    <w:rsid w:val="37AD6FFA"/>
    <w:rsid w:val="37AF2CD3"/>
    <w:rsid w:val="37AF7B53"/>
    <w:rsid w:val="37B02C8E"/>
    <w:rsid w:val="37B2241E"/>
    <w:rsid w:val="37B22EAA"/>
    <w:rsid w:val="37B24C58"/>
    <w:rsid w:val="37B55613"/>
    <w:rsid w:val="37B66AED"/>
    <w:rsid w:val="37B709D4"/>
    <w:rsid w:val="37B76973"/>
    <w:rsid w:val="37BA1E22"/>
    <w:rsid w:val="37BA3B0D"/>
    <w:rsid w:val="37BB026E"/>
    <w:rsid w:val="37BE184F"/>
    <w:rsid w:val="37BF7375"/>
    <w:rsid w:val="37C1014F"/>
    <w:rsid w:val="37C1213B"/>
    <w:rsid w:val="37C14E9C"/>
    <w:rsid w:val="37C317D8"/>
    <w:rsid w:val="37C40810"/>
    <w:rsid w:val="37C4498C"/>
    <w:rsid w:val="37C4673A"/>
    <w:rsid w:val="37C6770B"/>
    <w:rsid w:val="37C73129"/>
    <w:rsid w:val="37C75BEA"/>
    <w:rsid w:val="37C91FA2"/>
    <w:rsid w:val="37C92BD9"/>
    <w:rsid w:val="37CA0FBC"/>
    <w:rsid w:val="37CA538C"/>
    <w:rsid w:val="37CA6634"/>
    <w:rsid w:val="37CB6B21"/>
    <w:rsid w:val="37CD285C"/>
    <w:rsid w:val="37CD4ACD"/>
    <w:rsid w:val="37CD6A9F"/>
    <w:rsid w:val="37CE3C96"/>
    <w:rsid w:val="37CF06ED"/>
    <w:rsid w:val="37D03331"/>
    <w:rsid w:val="37D10E52"/>
    <w:rsid w:val="37D307BA"/>
    <w:rsid w:val="37D315B8"/>
    <w:rsid w:val="37D5265A"/>
    <w:rsid w:val="37D62292"/>
    <w:rsid w:val="37D6571B"/>
    <w:rsid w:val="37D75534"/>
    <w:rsid w:val="37D80D53"/>
    <w:rsid w:val="37D846A4"/>
    <w:rsid w:val="37D951E1"/>
    <w:rsid w:val="37DA0728"/>
    <w:rsid w:val="37DC1994"/>
    <w:rsid w:val="37DC1CD5"/>
    <w:rsid w:val="37DC7F27"/>
    <w:rsid w:val="37DE3C9F"/>
    <w:rsid w:val="37DE73C8"/>
    <w:rsid w:val="37E138A3"/>
    <w:rsid w:val="37E13AE4"/>
    <w:rsid w:val="37E232D4"/>
    <w:rsid w:val="37E361C3"/>
    <w:rsid w:val="37E36AE6"/>
    <w:rsid w:val="37E40B8A"/>
    <w:rsid w:val="37E74588"/>
    <w:rsid w:val="37E817C4"/>
    <w:rsid w:val="37E82428"/>
    <w:rsid w:val="37EA08EC"/>
    <w:rsid w:val="37EA43F2"/>
    <w:rsid w:val="37EA51CB"/>
    <w:rsid w:val="37ED3EE3"/>
    <w:rsid w:val="37ED7A3F"/>
    <w:rsid w:val="37EE03D2"/>
    <w:rsid w:val="37EE6793"/>
    <w:rsid w:val="37EF3901"/>
    <w:rsid w:val="37F002F6"/>
    <w:rsid w:val="37F00FA8"/>
    <w:rsid w:val="37F028CA"/>
    <w:rsid w:val="37F12688"/>
    <w:rsid w:val="37F232A7"/>
    <w:rsid w:val="37F45271"/>
    <w:rsid w:val="37F46E04"/>
    <w:rsid w:val="37F4701F"/>
    <w:rsid w:val="37F54B45"/>
    <w:rsid w:val="37F62D62"/>
    <w:rsid w:val="37F631A9"/>
    <w:rsid w:val="37F708BD"/>
    <w:rsid w:val="37F76B0F"/>
    <w:rsid w:val="37F82040"/>
    <w:rsid w:val="37F9172D"/>
    <w:rsid w:val="37F94635"/>
    <w:rsid w:val="37F963E3"/>
    <w:rsid w:val="37FA692A"/>
    <w:rsid w:val="37FE39FA"/>
    <w:rsid w:val="37FE5300"/>
    <w:rsid w:val="37FFA1AF"/>
    <w:rsid w:val="38001914"/>
    <w:rsid w:val="38004E25"/>
    <w:rsid w:val="38020845"/>
    <w:rsid w:val="38024A62"/>
    <w:rsid w:val="38032517"/>
    <w:rsid w:val="38043B5A"/>
    <w:rsid w:val="38064FA4"/>
    <w:rsid w:val="380679E6"/>
    <w:rsid w:val="38080D1C"/>
    <w:rsid w:val="38081807"/>
    <w:rsid w:val="38091F4D"/>
    <w:rsid w:val="380A5E30"/>
    <w:rsid w:val="380C29F7"/>
    <w:rsid w:val="380D1E8F"/>
    <w:rsid w:val="380F5C07"/>
    <w:rsid w:val="381000E4"/>
    <w:rsid w:val="3810197F"/>
    <w:rsid w:val="38102846"/>
    <w:rsid w:val="38116670"/>
    <w:rsid w:val="3812046A"/>
    <w:rsid w:val="38120D53"/>
    <w:rsid w:val="38142E3A"/>
    <w:rsid w:val="38170F5F"/>
    <w:rsid w:val="38171BB0"/>
    <w:rsid w:val="381750CF"/>
    <w:rsid w:val="3818741A"/>
    <w:rsid w:val="38187724"/>
    <w:rsid w:val="38194CD8"/>
    <w:rsid w:val="3819500A"/>
    <w:rsid w:val="38196A86"/>
    <w:rsid w:val="381A0147"/>
    <w:rsid w:val="381A2A27"/>
    <w:rsid w:val="381A45AC"/>
    <w:rsid w:val="381B4DF5"/>
    <w:rsid w:val="381C4571"/>
    <w:rsid w:val="381D2D8F"/>
    <w:rsid w:val="381E5E4A"/>
    <w:rsid w:val="382057BF"/>
    <w:rsid w:val="38206066"/>
    <w:rsid w:val="3821593A"/>
    <w:rsid w:val="38233460"/>
    <w:rsid w:val="38234F75"/>
    <w:rsid w:val="38237904"/>
    <w:rsid w:val="38251E3C"/>
    <w:rsid w:val="3825542A"/>
    <w:rsid w:val="38261159"/>
    <w:rsid w:val="38262F51"/>
    <w:rsid w:val="38265783"/>
    <w:rsid w:val="38274457"/>
    <w:rsid w:val="38280538"/>
    <w:rsid w:val="382806C1"/>
    <w:rsid w:val="38282B6D"/>
    <w:rsid w:val="382A2A41"/>
    <w:rsid w:val="382B0567"/>
    <w:rsid w:val="382B3CAA"/>
    <w:rsid w:val="382B44A8"/>
    <w:rsid w:val="382B64F6"/>
    <w:rsid w:val="382D03F2"/>
    <w:rsid w:val="382D29C7"/>
    <w:rsid w:val="382D2B1F"/>
    <w:rsid w:val="382E5B98"/>
    <w:rsid w:val="382F2EDF"/>
    <w:rsid w:val="383248D8"/>
    <w:rsid w:val="38327B47"/>
    <w:rsid w:val="38333B54"/>
    <w:rsid w:val="38336E71"/>
    <w:rsid w:val="383375B1"/>
    <w:rsid w:val="38342A69"/>
    <w:rsid w:val="383445DB"/>
    <w:rsid w:val="38344D1B"/>
    <w:rsid w:val="38346C9F"/>
    <w:rsid w:val="383513E6"/>
    <w:rsid w:val="383524BF"/>
    <w:rsid w:val="383608F1"/>
    <w:rsid w:val="3836588A"/>
    <w:rsid w:val="383761ED"/>
    <w:rsid w:val="38385A8F"/>
    <w:rsid w:val="383946C5"/>
    <w:rsid w:val="383B18DA"/>
    <w:rsid w:val="383B24F3"/>
    <w:rsid w:val="383C0EF4"/>
    <w:rsid w:val="383C2774"/>
    <w:rsid w:val="383C3D28"/>
    <w:rsid w:val="383C495E"/>
    <w:rsid w:val="383C7BA3"/>
    <w:rsid w:val="383D68FE"/>
    <w:rsid w:val="383D79B5"/>
    <w:rsid w:val="384004B6"/>
    <w:rsid w:val="384027A1"/>
    <w:rsid w:val="38403206"/>
    <w:rsid w:val="384116D5"/>
    <w:rsid w:val="38415FDC"/>
    <w:rsid w:val="38433B03"/>
    <w:rsid w:val="38434BA9"/>
    <w:rsid w:val="38436738"/>
    <w:rsid w:val="38446B62"/>
    <w:rsid w:val="38455ACD"/>
    <w:rsid w:val="38461D9B"/>
    <w:rsid w:val="38463024"/>
    <w:rsid w:val="384653A1"/>
    <w:rsid w:val="384855BD"/>
    <w:rsid w:val="384A146F"/>
    <w:rsid w:val="384A4E91"/>
    <w:rsid w:val="384A7BC0"/>
    <w:rsid w:val="384B4728"/>
    <w:rsid w:val="384C3FA6"/>
    <w:rsid w:val="384C58C8"/>
    <w:rsid w:val="384D672F"/>
    <w:rsid w:val="384DE37C"/>
    <w:rsid w:val="384F5E10"/>
    <w:rsid w:val="385011C9"/>
    <w:rsid w:val="38515A60"/>
    <w:rsid w:val="3853485F"/>
    <w:rsid w:val="38545D10"/>
    <w:rsid w:val="385555E4"/>
    <w:rsid w:val="38590806"/>
    <w:rsid w:val="38591578"/>
    <w:rsid w:val="385A47A5"/>
    <w:rsid w:val="385A4C67"/>
    <w:rsid w:val="385A76E1"/>
    <w:rsid w:val="385B704B"/>
    <w:rsid w:val="385C20EE"/>
    <w:rsid w:val="385C2E16"/>
    <w:rsid w:val="385C6972"/>
    <w:rsid w:val="38623FD0"/>
    <w:rsid w:val="38626539"/>
    <w:rsid w:val="38626B86"/>
    <w:rsid w:val="38643A27"/>
    <w:rsid w:val="38653A79"/>
    <w:rsid w:val="38664CB1"/>
    <w:rsid w:val="386817BB"/>
    <w:rsid w:val="3869495B"/>
    <w:rsid w:val="386A479E"/>
    <w:rsid w:val="386E6D31"/>
    <w:rsid w:val="386E7BEF"/>
    <w:rsid w:val="386F25BC"/>
    <w:rsid w:val="387119AC"/>
    <w:rsid w:val="387128BD"/>
    <w:rsid w:val="38714D5C"/>
    <w:rsid w:val="38722B58"/>
    <w:rsid w:val="387254E4"/>
    <w:rsid w:val="38725E65"/>
    <w:rsid w:val="38726196"/>
    <w:rsid w:val="387308AA"/>
    <w:rsid w:val="387463B2"/>
    <w:rsid w:val="38752EFE"/>
    <w:rsid w:val="38756F7F"/>
    <w:rsid w:val="387A419F"/>
    <w:rsid w:val="387B14EE"/>
    <w:rsid w:val="387B6D70"/>
    <w:rsid w:val="387D139C"/>
    <w:rsid w:val="387D1690"/>
    <w:rsid w:val="387E3ECE"/>
    <w:rsid w:val="387E4B3B"/>
    <w:rsid w:val="38804319"/>
    <w:rsid w:val="38814C67"/>
    <w:rsid w:val="38815D78"/>
    <w:rsid w:val="388168D8"/>
    <w:rsid w:val="38841EFE"/>
    <w:rsid w:val="3885236D"/>
    <w:rsid w:val="38855193"/>
    <w:rsid w:val="38863E83"/>
    <w:rsid w:val="38864CD7"/>
    <w:rsid w:val="388668C6"/>
    <w:rsid w:val="38872F2C"/>
    <w:rsid w:val="38897C33"/>
    <w:rsid w:val="388A34DF"/>
    <w:rsid w:val="388A695F"/>
    <w:rsid w:val="388D3AF4"/>
    <w:rsid w:val="388D4558"/>
    <w:rsid w:val="388D4D7E"/>
    <w:rsid w:val="388D7A85"/>
    <w:rsid w:val="388E507D"/>
    <w:rsid w:val="388E7474"/>
    <w:rsid w:val="388F4F9A"/>
    <w:rsid w:val="38904141"/>
    <w:rsid w:val="3891486E"/>
    <w:rsid w:val="38930BD5"/>
    <w:rsid w:val="38934A8A"/>
    <w:rsid w:val="38940594"/>
    <w:rsid w:val="38944D46"/>
    <w:rsid w:val="38962E6D"/>
    <w:rsid w:val="38991974"/>
    <w:rsid w:val="38994A78"/>
    <w:rsid w:val="389A53D6"/>
    <w:rsid w:val="389A6159"/>
    <w:rsid w:val="389B749B"/>
    <w:rsid w:val="389B7D5E"/>
    <w:rsid w:val="389C09BF"/>
    <w:rsid w:val="389C72C8"/>
    <w:rsid w:val="389D4680"/>
    <w:rsid w:val="389E2FC2"/>
    <w:rsid w:val="389E342F"/>
    <w:rsid w:val="389E6F8B"/>
    <w:rsid w:val="38A04AB1"/>
    <w:rsid w:val="38A12BCA"/>
    <w:rsid w:val="38A24CCD"/>
    <w:rsid w:val="38A25B4B"/>
    <w:rsid w:val="38A26A7B"/>
    <w:rsid w:val="38A37CDA"/>
    <w:rsid w:val="38A46240"/>
    <w:rsid w:val="38A57EC4"/>
    <w:rsid w:val="38A66A26"/>
    <w:rsid w:val="38A722E3"/>
    <w:rsid w:val="38A74091"/>
    <w:rsid w:val="38A80C08"/>
    <w:rsid w:val="38AA1DD4"/>
    <w:rsid w:val="38AA7327"/>
    <w:rsid w:val="38AD71CE"/>
    <w:rsid w:val="38AE4E29"/>
    <w:rsid w:val="38AE6FEC"/>
    <w:rsid w:val="38AF04BF"/>
    <w:rsid w:val="38B22B7B"/>
    <w:rsid w:val="38B34C02"/>
    <w:rsid w:val="38B367D2"/>
    <w:rsid w:val="38B44AFC"/>
    <w:rsid w:val="38B467AE"/>
    <w:rsid w:val="38B52949"/>
    <w:rsid w:val="38B54973"/>
    <w:rsid w:val="38B642D4"/>
    <w:rsid w:val="38B64A27"/>
    <w:rsid w:val="38B6578C"/>
    <w:rsid w:val="38B6792F"/>
    <w:rsid w:val="38B721A0"/>
    <w:rsid w:val="38B76C29"/>
    <w:rsid w:val="38B85A86"/>
    <w:rsid w:val="38B8629F"/>
    <w:rsid w:val="38B90B4D"/>
    <w:rsid w:val="38B92B88"/>
    <w:rsid w:val="38BA2100"/>
    <w:rsid w:val="38BB31EA"/>
    <w:rsid w:val="38BB5D8F"/>
    <w:rsid w:val="38BC5693"/>
    <w:rsid w:val="38BD3F15"/>
    <w:rsid w:val="38BE0E22"/>
    <w:rsid w:val="38C05153"/>
    <w:rsid w:val="38C14C4F"/>
    <w:rsid w:val="38C15999"/>
    <w:rsid w:val="38C163A8"/>
    <w:rsid w:val="38C20ECB"/>
    <w:rsid w:val="38C22C79"/>
    <w:rsid w:val="38C2572E"/>
    <w:rsid w:val="38C34C43"/>
    <w:rsid w:val="38C414A6"/>
    <w:rsid w:val="38C43E25"/>
    <w:rsid w:val="38C4435E"/>
    <w:rsid w:val="38C62BEB"/>
    <w:rsid w:val="38C75493"/>
    <w:rsid w:val="38C81FBB"/>
    <w:rsid w:val="38C84008"/>
    <w:rsid w:val="38C84905"/>
    <w:rsid w:val="38C84C39"/>
    <w:rsid w:val="38C85E6E"/>
    <w:rsid w:val="38C86E63"/>
    <w:rsid w:val="38C9140D"/>
    <w:rsid w:val="38CA75FD"/>
    <w:rsid w:val="38CB6BE0"/>
    <w:rsid w:val="38CD5D11"/>
    <w:rsid w:val="38CF0963"/>
    <w:rsid w:val="38CF5567"/>
    <w:rsid w:val="38D17360"/>
    <w:rsid w:val="38D22ACA"/>
    <w:rsid w:val="38D2557D"/>
    <w:rsid w:val="38D3753F"/>
    <w:rsid w:val="38D37935"/>
    <w:rsid w:val="38D46E50"/>
    <w:rsid w:val="38D60F20"/>
    <w:rsid w:val="38D62BC9"/>
    <w:rsid w:val="38D64977"/>
    <w:rsid w:val="38D76874"/>
    <w:rsid w:val="38D806EF"/>
    <w:rsid w:val="38D84270"/>
    <w:rsid w:val="38D854C1"/>
    <w:rsid w:val="38D86941"/>
    <w:rsid w:val="38D96215"/>
    <w:rsid w:val="38DB01DF"/>
    <w:rsid w:val="38DC0A95"/>
    <w:rsid w:val="38DE4D37"/>
    <w:rsid w:val="38DE55D9"/>
    <w:rsid w:val="38E01351"/>
    <w:rsid w:val="38E0406F"/>
    <w:rsid w:val="38E07FC7"/>
    <w:rsid w:val="38E15005"/>
    <w:rsid w:val="38E37D97"/>
    <w:rsid w:val="38E521B1"/>
    <w:rsid w:val="38E5599A"/>
    <w:rsid w:val="38E643F6"/>
    <w:rsid w:val="38E6454E"/>
    <w:rsid w:val="38E7064E"/>
    <w:rsid w:val="38E76B84"/>
    <w:rsid w:val="38E7767D"/>
    <w:rsid w:val="38E86458"/>
    <w:rsid w:val="38E928FC"/>
    <w:rsid w:val="38E96775"/>
    <w:rsid w:val="38E968F1"/>
    <w:rsid w:val="38EA0422"/>
    <w:rsid w:val="38EA5D39"/>
    <w:rsid w:val="38EA6674"/>
    <w:rsid w:val="38EB0CAE"/>
    <w:rsid w:val="38EC419A"/>
    <w:rsid w:val="38ED328C"/>
    <w:rsid w:val="38ED6DEB"/>
    <w:rsid w:val="38EE6D9E"/>
    <w:rsid w:val="38EE742A"/>
    <w:rsid w:val="38EF2BC7"/>
    <w:rsid w:val="38EF77E6"/>
    <w:rsid w:val="38F01AE5"/>
    <w:rsid w:val="38F41833"/>
    <w:rsid w:val="38F4304F"/>
    <w:rsid w:val="38F512A1"/>
    <w:rsid w:val="38F62F17"/>
    <w:rsid w:val="38F65019"/>
    <w:rsid w:val="38F71FEB"/>
    <w:rsid w:val="38F73CA0"/>
    <w:rsid w:val="38F82B3F"/>
    <w:rsid w:val="38F84D9B"/>
    <w:rsid w:val="38F87798"/>
    <w:rsid w:val="38FA5001"/>
    <w:rsid w:val="38FA6152"/>
    <w:rsid w:val="38FB262F"/>
    <w:rsid w:val="38FB43DD"/>
    <w:rsid w:val="38FB518B"/>
    <w:rsid w:val="38FE2285"/>
    <w:rsid w:val="38FE5445"/>
    <w:rsid w:val="38FE7A29"/>
    <w:rsid w:val="390037A2"/>
    <w:rsid w:val="39006B30"/>
    <w:rsid w:val="3901038F"/>
    <w:rsid w:val="390207FE"/>
    <w:rsid w:val="390340C8"/>
    <w:rsid w:val="39037344"/>
    <w:rsid w:val="39041681"/>
    <w:rsid w:val="3905525C"/>
    <w:rsid w:val="39057E66"/>
    <w:rsid w:val="39065067"/>
    <w:rsid w:val="39065A6D"/>
    <w:rsid w:val="39070DC9"/>
    <w:rsid w:val="39075A94"/>
    <w:rsid w:val="39091013"/>
    <w:rsid w:val="39094CCC"/>
    <w:rsid w:val="390952B7"/>
    <w:rsid w:val="39096AFA"/>
    <w:rsid w:val="390A0868"/>
    <w:rsid w:val="390A4620"/>
    <w:rsid w:val="390B18B0"/>
    <w:rsid w:val="390B24DD"/>
    <w:rsid w:val="390B272B"/>
    <w:rsid w:val="390C2146"/>
    <w:rsid w:val="390C2EA9"/>
    <w:rsid w:val="390C4E4D"/>
    <w:rsid w:val="390D00FC"/>
    <w:rsid w:val="390F1730"/>
    <w:rsid w:val="390F7E89"/>
    <w:rsid w:val="39111E53"/>
    <w:rsid w:val="39131727"/>
    <w:rsid w:val="39132F92"/>
    <w:rsid w:val="391334D5"/>
    <w:rsid w:val="39140826"/>
    <w:rsid w:val="3914549F"/>
    <w:rsid w:val="39155CC9"/>
    <w:rsid w:val="391645AD"/>
    <w:rsid w:val="39164B5C"/>
    <w:rsid w:val="39172832"/>
    <w:rsid w:val="39180AEB"/>
    <w:rsid w:val="39182A0E"/>
    <w:rsid w:val="39186D3D"/>
    <w:rsid w:val="391A0D07"/>
    <w:rsid w:val="391C7B2E"/>
    <w:rsid w:val="391E1A91"/>
    <w:rsid w:val="391E580B"/>
    <w:rsid w:val="39203E44"/>
    <w:rsid w:val="3922196A"/>
    <w:rsid w:val="39241B86"/>
    <w:rsid w:val="39242885"/>
    <w:rsid w:val="39243934"/>
    <w:rsid w:val="39271AED"/>
    <w:rsid w:val="3928408F"/>
    <w:rsid w:val="39287D16"/>
    <w:rsid w:val="392B0D7F"/>
    <w:rsid w:val="392B10C5"/>
    <w:rsid w:val="392B35B6"/>
    <w:rsid w:val="392C0A3B"/>
    <w:rsid w:val="392D38A6"/>
    <w:rsid w:val="392F4087"/>
    <w:rsid w:val="39317DFF"/>
    <w:rsid w:val="39322235"/>
    <w:rsid w:val="39322AB8"/>
    <w:rsid w:val="39331DC9"/>
    <w:rsid w:val="39332409"/>
    <w:rsid w:val="39335925"/>
    <w:rsid w:val="39343322"/>
    <w:rsid w:val="39355B41"/>
    <w:rsid w:val="393572C2"/>
    <w:rsid w:val="3938118D"/>
    <w:rsid w:val="39382F3B"/>
    <w:rsid w:val="3939145C"/>
    <w:rsid w:val="39396CB4"/>
    <w:rsid w:val="393A1EE9"/>
    <w:rsid w:val="393B2FB9"/>
    <w:rsid w:val="393C1DC0"/>
    <w:rsid w:val="393C288A"/>
    <w:rsid w:val="393D0552"/>
    <w:rsid w:val="393D49F6"/>
    <w:rsid w:val="393D6CAC"/>
    <w:rsid w:val="393F076E"/>
    <w:rsid w:val="39407B15"/>
    <w:rsid w:val="394156DE"/>
    <w:rsid w:val="3941605C"/>
    <w:rsid w:val="39424263"/>
    <w:rsid w:val="39425615"/>
    <w:rsid w:val="394265D8"/>
    <w:rsid w:val="394306AA"/>
    <w:rsid w:val="39455517"/>
    <w:rsid w:val="39463C3B"/>
    <w:rsid w:val="39471B39"/>
    <w:rsid w:val="3947222C"/>
    <w:rsid w:val="394925BC"/>
    <w:rsid w:val="39493734"/>
    <w:rsid w:val="394A2335"/>
    <w:rsid w:val="394A2C6F"/>
    <w:rsid w:val="394B3606"/>
    <w:rsid w:val="394C3330"/>
    <w:rsid w:val="394C6378"/>
    <w:rsid w:val="394D77FC"/>
    <w:rsid w:val="394E141A"/>
    <w:rsid w:val="394E6C03"/>
    <w:rsid w:val="394F1870"/>
    <w:rsid w:val="394F1B7B"/>
    <w:rsid w:val="39506C63"/>
    <w:rsid w:val="39513FFD"/>
    <w:rsid w:val="39550EA4"/>
    <w:rsid w:val="39567866"/>
    <w:rsid w:val="39592D36"/>
    <w:rsid w:val="39593B02"/>
    <w:rsid w:val="395A55A8"/>
    <w:rsid w:val="395B5CEF"/>
    <w:rsid w:val="395C0090"/>
    <w:rsid w:val="395D3DA4"/>
    <w:rsid w:val="39603363"/>
    <w:rsid w:val="39617472"/>
    <w:rsid w:val="39620BFF"/>
    <w:rsid w:val="396246AD"/>
    <w:rsid w:val="39645C66"/>
    <w:rsid w:val="39652780"/>
    <w:rsid w:val="39653FE8"/>
    <w:rsid w:val="39665CFB"/>
    <w:rsid w:val="39671719"/>
    <w:rsid w:val="39674B63"/>
    <w:rsid w:val="39695018"/>
    <w:rsid w:val="39696FD5"/>
    <w:rsid w:val="396B1563"/>
    <w:rsid w:val="396B3193"/>
    <w:rsid w:val="396B3311"/>
    <w:rsid w:val="396B60EE"/>
    <w:rsid w:val="396B6955"/>
    <w:rsid w:val="396B6E1A"/>
    <w:rsid w:val="396D0FDA"/>
    <w:rsid w:val="396E195F"/>
    <w:rsid w:val="396E436D"/>
    <w:rsid w:val="396F26D5"/>
    <w:rsid w:val="39702AE2"/>
    <w:rsid w:val="39711084"/>
    <w:rsid w:val="39717572"/>
    <w:rsid w:val="397228F1"/>
    <w:rsid w:val="39726E4C"/>
    <w:rsid w:val="39754190"/>
    <w:rsid w:val="39754FD7"/>
    <w:rsid w:val="39757207"/>
    <w:rsid w:val="397611FD"/>
    <w:rsid w:val="397634B3"/>
    <w:rsid w:val="397716CD"/>
    <w:rsid w:val="397717D0"/>
    <w:rsid w:val="39773B31"/>
    <w:rsid w:val="3977438A"/>
    <w:rsid w:val="39775B84"/>
    <w:rsid w:val="39777F08"/>
    <w:rsid w:val="39796AB5"/>
    <w:rsid w:val="39797DEE"/>
    <w:rsid w:val="397A17A6"/>
    <w:rsid w:val="397A79F8"/>
    <w:rsid w:val="397D5A15"/>
    <w:rsid w:val="397D5A4F"/>
    <w:rsid w:val="397E0770"/>
    <w:rsid w:val="398048E2"/>
    <w:rsid w:val="39810D86"/>
    <w:rsid w:val="39812099"/>
    <w:rsid w:val="39812B34"/>
    <w:rsid w:val="398166EC"/>
    <w:rsid w:val="398408D5"/>
    <w:rsid w:val="39842625"/>
    <w:rsid w:val="39846181"/>
    <w:rsid w:val="39853E89"/>
    <w:rsid w:val="398554DC"/>
    <w:rsid w:val="398652F8"/>
    <w:rsid w:val="39866233"/>
    <w:rsid w:val="39875C71"/>
    <w:rsid w:val="39875F79"/>
    <w:rsid w:val="398879CF"/>
    <w:rsid w:val="39894B1E"/>
    <w:rsid w:val="39896FEF"/>
    <w:rsid w:val="39897CC5"/>
    <w:rsid w:val="398A16C9"/>
    <w:rsid w:val="398A2420"/>
    <w:rsid w:val="398B39B3"/>
    <w:rsid w:val="398B5761"/>
    <w:rsid w:val="398B750F"/>
    <w:rsid w:val="398D5739"/>
    <w:rsid w:val="398D74CD"/>
    <w:rsid w:val="398E6F9A"/>
    <w:rsid w:val="398E6FFF"/>
    <w:rsid w:val="398F0CF0"/>
    <w:rsid w:val="39900FC9"/>
    <w:rsid w:val="39904B26"/>
    <w:rsid w:val="39916FA7"/>
    <w:rsid w:val="399274C1"/>
    <w:rsid w:val="39944722"/>
    <w:rsid w:val="39944EE6"/>
    <w:rsid w:val="399565E0"/>
    <w:rsid w:val="39956BEF"/>
    <w:rsid w:val="39967E56"/>
    <w:rsid w:val="3997122D"/>
    <w:rsid w:val="39986CE0"/>
    <w:rsid w:val="399A7939"/>
    <w:rsid w:val="399A7D16"/>
    <w:rsid w:val="399B6728"/>
    <w:rsid w:val="399C30DB"/>
    <w:rsid w:val="399C361F"/>
    <w:rsid w:val="399D41A3"/>
    <w:rsid w:val="399D4271"/>
    <w:rsid w:val="399E2974"/>
    <w:rsid w:val="399F120C"/>
    <w:rsid w:val="399F745E"/>
    <w:rsid w:val="39A02D3E"/>
    <w:rsid w:val="39A16D33"/>
    <w:rsid w:val="39A24859"/>
    <w:rsid w:val="39A255F9"/>
    <w:rsid w:val="39A32F17"/>
    <w:rsid w:val="39A35ADB"/>
    <w:rsid w:val="39A37DC8"/>
    <w:rsid w:val="39A46823"/>
    <w:rsid w:val="39A514A7"/>
    <w:rsid w:val="39A607ED"/>
    <w:rsid w:val="39A60D49"/>
    <w:rsid w:val="39A64349"/>
    <w:rsid w:val="39A6785C"/>
    <w:rsid w:val="39A813A9"/>
    <w:rsid w:val="39A9208B"/>
    <w:rsid w:val="39AA701B"/>
    <w:rsid w:val="39AB195F"/>
    <w:rsid w:val="39AB3FDE"/>
    <w:rsid w:val="39AE0AE1"/>
    <w:rsid w:val="39AE5171"/>
    <w:rsid w:val="39AE76A2"/>
    <w:rsid w:val="39AF47F0"/>
    <w:rsid w:val="39AF734D"/>
    <w:rsid w:val="39B06EEE"/>
    <w:rsid w:val="39B07817"/>
    <w:rsid w:val="39B3270E"/>
    <w:rsid w:val="39B34CB8"/>
    <w:rsid w:val="39B7269F"/>
    <w:rsid w:val="39B76EF5"/>
    <w:rsid w:val="39B77419"/>
    <w:rsid w:val="39B83314"/>
    <w:rsid w:val="39B94069"/>
    <w:rsid w:val="39BA6046"/>
    <w:rsid w:val="39BB32FB"/>
    <w:rsid w:val="39BB513C"/>
    <w:rsid w:val="39BB52B9"/>
    <w:rsid w:val="39BBF06B"/>
    <w:rsid w:val="39BC3604"/>
    <w:rsid w:val="39BC591B"/>
    <w:rsid w:val="39BE2555"/>
    <w:rsid w:val="39BF540B"/>
    <w:rsid w:val="39C0366F"/>
    <w:rsid w:val="39C11183"/>
    <w:rsid w:val="39C1558C"/>
    <w:rsid w:val="39C173D5"/>
    <w:rsid w:val="39C21839"/>
    <w:rsid w:val="39C24EFB"/>
    <w:rsid w:val="39C277C3"/>
    <w:rsid w:val="39C315C6"/>
    <w:rsid w:val="39C40C73"/>
    <w:rsid w:val="39C42A21"/>
    <w:rsid w:val="39C80E81"/>
    <w:rsid w:val="39C838CA"/>
    <w:rsid w:val="39C90111"/>
    <w:rsid w:val="39C94707"/>
    <w:rsid w:val="39C96289"/>
    <w:rsid w:val="39CA2008"/>
    <w:rsid w:val="39CB6EF2"/>
    <w:rsid w:val="39CC0D24"/>
    <w:rsid w:val="39CC1850"/>
    <w:rsid w:val="39CE4CF3"/>
    <w:rsid w:val="39CF3F53"/>
    <w:rsid w:val="39CF5DE9"/>
    <w:rsid w:val="39D013C6"/>
    <w:rsid w:val="39D06930"/>
    <w:rsid w:val="39D07FAA"/>
    <w:rsid w:val="39D17CF1"/>
    <w:rsid w:val="39D30EB6"/>
    <w:rsid w:val="39D32C64"/>
    <w:rsid w:val="39D37D16"/>
    <w:rsid w:val="39D43A6B"/>
    <w:rsid w:val="39D517BB"/>
    <w:rsid w:val="39D60B4F"/>
    <w:rsid w:val="39D709A6"/>
    <w:rsid w:val="39D91198"/>
    <w:rsid w:val="39DA0497"/>
    <w:rsid w:val="39DA397A"/>
    <w:rsid w:val="39DB54A2"/>
    <w:rsid w:val="39DC5FBD"/>
    <w:rsid w:val="39DC786B"/>
    <w:rsid w:val="39DC7D6B"/>
    <w:rsid w:val="39DE18A7"/>
    <w:rsid w:val="39DE7F87"/>
    <w:rsid w:val="39DF4812"/>
    <w:rsid w:val="39DF5AAD"/>
    <w:rsid w:val="39E0603E"/>
    <w:rsid w:val="39E15381"/>
    <w:rsid w:val="39E37444"/>
    <w:rsid w:val="39E42048"/>
    <w:rsid w:val="39E46FC1"/>
    <w:rsid w:val="39E52979"/>
    <w:rsid w:val="39E64CE4"/>
    <w:rsid w:val="39E76710"/>
    <w:rsid w:val="39E804E3"/>
    <w:rsid w:val="39E906DA"/>
    <w:rsid w:val="39E96D6B"/>
    <w:rsid w:val="39EB2301"/>
    <w:rsid w:val="39EB6200"/>
    <w:rsid w:val="39EC19A5"/>
    <w:rsid w:val="39ED0F17"/>
    <w:rsid w:val="39ED1F78"/>
    <w:rsid w:val="39ED6819"/>
    <w:rsid w:val="39EF3F42"/>
    <w:rsid w:val="39EF5809"/>
    <w:rsid w:val="39F0211F"/>
    <w:rsid w:val="39F040D7"/>
    <w:rsid w:val="39F07CBA"/>
    <w:rsid w:val="39F257E0"/>
    <w:rsid w:val="39F31B96"/>
    <w:rsid w:val="39F357F7"/>
    <w:rsid w:val="39F50E2C"/>
    <w:rsid w:val="39F5376A"/>
    <w:rsid w:val="39F606E5"/>
    <w:rsid w:val="39F70EB4"/>
    <w:rsid w:val="39F7262D"/>
    <w:rsid w:val="39F7354E"/>
    <w:rsid w:val="39F74BA5"/>
    <w:rsid w:val="39F77CF8"/>
    <w:rsid w:val="39F94C7C"/>
    <w:rsid w:val="39F96757"/>
    <w:rsid w:val="39FA239B"/>
    <w:rsid w:val="39FB2858"/>
    <w:rsid w:val="39FC3A6A"/>
    <w:rsid w:val="39FD5F33"/>
    <w:rsid w:val="39FE735F"/>
    <w:rsid w:val="39FE7F55"/>
    <w:rsid w:val="39FF05C0"/>
    <w:rsid w:val="3A00173F"/>
    <w:rsid w:val="3A007C89"/>
    <w:rsid w:val="3A0136DC"/>
    <w:rsid w:val="3A01660B"/>
    <w:rsid w:val="3A024CC5"/>
    <w:rsid w:val="3A033549"/>
    <w:rsid w:val="3A03787A"/>
    <w:rsid w:val="3A0379ED"/>
    <w:rsid w:val="3A04287F"/>
    <w:rsid w:val="3A044F65"/>
    <w:rsid w:val="3A045513"/>
    <w:rsid w:val="3A06128C"/>
    <w:rsid w:val="3A063EE6"/>
    <w:rsid w:val="3A074E36"/>
    <w:rsid w:val="3A0948D8"/>
    <w:rsid w:val="3A0A4ABB"/>
    <w:rsid w:val="3A0B13D9"/>
    <w:rsid w:val="3A0C1025"/>
    <w:rsid w:val="3A0C55DA"/>
    <w:rsid w:val="3A0D261A"/>
    <w:rsid w:val="3A0D43C8"/>
    <w:rsid w:val="3A0F6631"/>
    <w:rsid w:val="3A107C53"/>
    <w:rsid w:val="3A1176BA"/>
    <w:rsid w:val="3A127C30"/>
    <w:rsid w:val="3A140742"/>
    <w:rsid w:val="3A142A7D"/>
    <w:rsid w:val="3A15327D"/>
    <w:rsid w:val="3A155358"/>
    <w:rsid w:val="3A161DA8"/>
    <w:rsid w:val="3A170ED6"/>
    <w:rsid w:val="3A177D7B"/>
    <w:rsid w:val="3A182E8C"/>
    <w:rsid w:val="3A184281"/>
    <w:rsid w:val="3A1B7816"/>
    <w:rsid w:val="3A1C065C"/>
    <w:rsid w:val="3A1E4827"/>
    <w:rsid w:val="3A1E6C78"/>
    <w:rsid w:val="3A2320DC"/>
    <w:rsid w:val="3A235D7F"/>
    <w:rsid w:val="3A237D4B"/>
    <w:rsid w:val="3A241FC9"/>
    <w:rsid w:val="3A254A0A"/>
    <w:rsid w:val="3A257964"/>
    <w:rsid w:val="3A263C57"/>
    <w:rsid w:val="3A263DB6"/>
    <w:rsid w:val="3A267238"/>
    <w:rsid w:val="3A272D2D"/>
    <w:rsid w:val="3A280B91"/>
    <w:rsid w:val="3A296D28"/>
    <w:rsid w:val="3A2A4657"/>
    <w:rsid w:val="3A2B2AA0"/>
    <w:rsid w:val="3A2C0477"/>
    <w:rsid w:val="3A2C7318"/>
    <w:rsid w:val="3A2D4A6A"/>
    <w:rsid w:val="3A2E3234"/>
    <w:rsid w:val="3A2F4904"/>
    <w:rsid w:val="3A304A1A"/>
    <w:rsid w:val="3A306308"/>
    <w:rsid w:val="3A3167A5"/>
    <w:rsid w:val="3A337D78"/>
    <w:rsid w:val="3A3519D1"/>
    <w:rsid w:val="3A3571B4"/>
    <w:rsid w:val="3A361089"/>
    <w:rsid w:val="3A375ECA"/>
    <w:rsid w:val="3A377697"/>
    <w:rsid w:val="3A38137E"/>
    <w:rsid w:val="3A3856EF"/>
    <w:rsid w:val="3A3869E0"/>
    <w:rsid w:val="3A39768A"/>
    <w:rsid w:val="3A3A1C9A"/>
    <w:rsid w:val="3A3B588B"/>
    <w:rsid w:val="3A3C2396"/>
    <w:rsid w:val="3A3C2EFF"/>
    <w:rsid w:val="3A3C4CAD"/>
    <w:rsid w:val="3A3E411D"/>
    <w:rsid w:val="3A3E6C77"/>
    <w:rsid w:val="3A3F02FA"/>
    <w:rsid w:val="3A406B87"/>
    <w:rsid w:val="3A410516"/>
    <w:rsid w:val="3A4122C4"/>
    <w:rsid w:val="3A4163D7"/>
    <w:rsid w:val="3A435D9F"/>
    <w:rsid w:val="3A4362B2"/>
    <w:rsid w:val="3A461A8D"/>
    <w:rsid w:val="3A4678DA"/>
    <w:rsid w:val="3A481871"/>
    <w:rsid w:val="3A4818A4"/>
    <w:rsid w:val="3A4859D6"/>
    <w:rsid w:val="3A4911C7"/>
    <w:rsid w:val="3A4938B7"/>
    <w:rsid w:val="3A493E3B"/>
    <w:rsid w:val="3A4B16B4"/>
    <w:rsid w:val="3A4B3DB2"/>
    <w:rsid w:val="3A4B585F"/>
    <w:rsid w:val="3A4D0C68"/>
    <w:rsid w:val="3A4D6EBA"/>
    <w:rsid w:val="3A4F3765"/>
    <w:rsid w:val="3A4F678F"/>
    <w:rsid w:val="3A510ED9"/>
    <w:rsid w:val="3A522678"/>
    <w:rsid w:val="3A535B66"/>
    <w:rsid w:val="3A564669"/>
    <w:rsid w:val="3A574E7A"/>
    <w:rsid w:val="3A5800DB"/>
    <w:rsid w:val="3A5A5133"/>
    <w:rsid w:val="3A5C03BE"/>
    <w:rsid w:val="3A5C3ADB"/>
    <w:rsid w:val="3A5C3F21"/>
    <w:rsid w:val="3A5C70FE"/>
    <w:rsid w:val="3A5D155C"/>
    <w:rsid w:val="3A5D453C"/>
    <w:rsid w:val="3A5D4B0D"/>
    <w:rsid w:val="3A612EDE"/>
    <w:rsid w:val="3A641688"/>
    <w:rsid w:val="3A673B80"/>
    <w:rsid w:val="3A681827"/>
    <w:rsid w:val="3A68403C"/>
    <w:rsid w:val="3A687F5C"/>
    <w:rsid w:val="3A690478"/>
    <w:rsid w:val="3A6A7A6C"/>
    <w:rsid w:val="3A6B0CE8"/>
    <w:rsid w:val="3A6B53FF"/>
    <w:rsid w:val="3A6C5593"/>
    <w:rsid w:val="3A6E1F40"/>
    <w:rsid w:val="3A6E7C08"/>
    <w:rsid w:val="3A6F6E31"/>
    <w:rsid w:val="3A700C56"/>
    <w:rsid w:val="3A722701"/>
    <w:rsid w:val="3A726921"/>
    <w:rsid w:val="3A726CCD"/>
    <w:rsid w:val="3A7323C3"/>
    <w:rsid w:val="3A733FBC"/>
    <w:rsid w:val="3A73502A"/>
    <w:rsid w:val="3A7461F5"/>
    <w:rsid w:val="3A756DB1"/>
    <w:rsid w:val="3A761B40"/>
    <w:rsid w:val="3A766411"/>
    <w:rsid w:val="3A7715E7"/>
    <w:rsid w:val="3A777A93"/>
    <w:rsid w:val="3A7B57D6"/>
    <w:rsid w:val="3A7C154E"/>
    <w:rsid w:val="3A7C3CA4"/>
    <w:rsid w:val="3A7D77A0"/>
    <w:rsid w:val="3A7E4FA2"/>
    <w:rsid w:val="3A810912"/>
    <w:rsid w:val="3A825716"/>
    <w:rsid w:val="3A830B2E"/>
    <w:rsid w:val="3A844BC6"/>
    <w:rsid w:val="3A846083"/>
    <w:rsid w:val="3A852230"/>
    <w:rsid w:val="3A856654"/>
    <w:rsid w:val="3A86417A"/>
    <w:rsid w:val="3A886145"/>
    <w:rsid w:val="3A8A57EE"/>
    <w:rsid w:val="3A8B1723"/>
    <w:rsid w:val="3A8C7A50"/>
    <w:rsid w:val="3A8D375B"/>
    <w:rsid w:val="3A8D4A12"/>
    <w:rsid w:val="3A8D5509"/>
    <w:rsid w:val="3A8D7309"/>
    <w:rsid w:val="3A8E0B9A"/>
    <w:rsid w:val="3A8E36A7"/>
    <w:rsid w:val="3A9062D8"/>
    <w:rsid w:val="3A91085B"/>
    <w:rsid w:val="3A912B12"/>
    <w:rsid w:val="3A962595"/>
    <w:rsid w:val="3A970136"/>
    <w:rsid w:val="3A980507"/>
    <w:rsid w:val="3A990C85"/>
    <w:rsid w:val="3A9912CC"/>
    <w:rsid w:val="3A991B69"/>
    <w:rsid w:val="3A99559E"/>
    <w:rsid w:val="3A9C74FA"/>
    <w:rsid w:val="3A9D63A7"/>
    <w:rsid w:val="3AA03559"/>
    <w:rsid w:val="3AA0545E"/>
    <w:rsid w:val="3AA11AC1"/>
    <w:rsid w:val="3AA224D8"/>
    <w:rsid w:val="3AA32CA0"/>
    <w:rsid w:val="3AA47E2B"/>
    <w:rsid w:val="3AA54601"/>
    <w:rsid w:val="3AA61851"/>
    <w:rsid w:val="3AA61B65"/>
    <w:rsid w:val="3AA70E2C"/>
    <w:rsid w:val="3AA73973"/>
    <w:rsid w:val="3AA7481D"/>
    <w:rsid w:val="3AA83018"/>
    <w:rsid w:val="3AA86414"/>
    <w:rsid w:val="3AA8A8C5"/>
    <w:rsid w:val="3AA96991"/>
    <w:rsid w:val="3AAB0952"/>
    <w:rsid w:val="3AAB2892"/>
    <w:rsid w:val="3AAB35A7"/>
    <w:rsid w:val="3AAB7700"/>
    <w:rsid w:val="3AAC2DAD"/>
    <w:rsid w:val="3AAC3BE1"/>
    <w:rsid w:val="3AAF36D1"/>
    <w:rsid w:val="3AB0753A"/>
    <w:rsid w:val="3AB102D2"/>
    <w:rsid w:val="3AB111F7"/>
    <w:rsid w:val="3AB14F6B"/>
    <w:rsid w:val="3AB17449"/>
    <w:rsid w:val="3AB22220"/>
    <w:rsid w:val="3AB26D1E"/>
    <w:rsid w:val="3AB365B2"/>
    <w:rsid w:val="3AB45085"/>
    <w:rsid w:val="3AB74334"/>
    <w:rsid w:val="3AB83912"/>
    <w:rsid w:val="3AB900AC"/>
    <w:rsid w:val="3AB95913"/>
    <w:rsid w:val="3AB95BBB"/>
    <w:rsid w:val="3ABA6CD1"/>
    <w:rsid w:val="3ABC6D03"/>
    <w:rsid w:val="3ABD434B"/>
    <w:rsid w:val="3ABD5E67"/>
    <w:rsid w:val="3ABE4E09"/>
    <w:rsid w:val="3ABE7DE8"/>
    <w:rsid w:val="3ABF38D9"/>
    <w:rsid w:val="3AC058DE"/>
    <w:rsid w:val="3AC0768C"/>
    <w:rsid w:val="3AC07ADF"/>
    <w:rsid w:val="3AC16F61"/>
    <w:rsid w:val="3AC302A4"/>
    <w:rsid w:val="3AC40E59"/>
    <w:rsid w:val="3AC52923"/>
    <w:rsid w:val="3AC56A51"/>
    <w:rsid w:val="3AC6749A"/>
    <w:rsid w:val="3AC70A1B"/>
    <w:rsid w:val="3AC7129C"/>
    <w:rsid w:val="3AC7606A"/>
    <w:rsid w:val="3AC80247"/>
    <w:rsid w:val="3AC81B6D"/>
    <w:rsid w:val="3AC84793"/>
    <w:rsid w:val="3AC86541"/>
    <w:rsid w:val="3AC94953"/>
    <w:rsid w:val="3AC96FB9"/>
    <w:rsid w:val="3ACA050B"/>
    <w:rsid w:val="3ACA22B9"/>
    <w:rsid w:val="3ACD1319"/>
    <w:rsid w:val="3ACF2F23"/>
    <w:rsid w:val="3AD11ED5"/>
    <w:rsid w:val="3AD12D46"/>
    <w:rsid w:val="3AD153F6"/>
    <w:rsid w:val="3AD211A1"/>
    <w:rsid w:val="3AD273C0"/>
    <w:rsid w:val="3AD35612"/>
    <w:rsid w:val="3AD423CF"/>
    <w:rsid w:val="3AD44E70"/>
    <w:rsid w:val="3AD60C5E"/>
    <w:rsid w:val="3AD72806"/>
    <w:rsid w:val="3AD974B0"/>
    <w:rsid w:val="3ADB44C6"/>
    <w:rsid w:val="3ADC26C3"/>
    <w:rsid w:val="3ADC4AB5"/>
    <w:rsid w:val="3ADD3F27"/>
    <w:rsid w:val="3ADE308D"/>
    <w:rsid w:val="3ADE5B41"/>
    <w:rsid w:val="3ADE7B13"/>
    <w:rsid w:val="3ADF0C6B"/>
    <w:rsid w:val="3AE01ADD"/>
    <w:rsid w:val="3AE1064B"/>
    <w:rsid w:val="3AE24FE2"/>
    <w:rsid w:val="3AE25855"/>
    <w:rsid w:val="3AE34F7D"/>
    <w:rsid w:val="3AE40027"/>
    <w:rsid w:val="3AE47C9F"/>
    <w:rsid w:val="3AE5093C"/>
    <w:rsid w:val="3AE53287"/>
    <w:rsid w:val="3AE55AC0"/>
    <w:rsid w:val="3AE60B1C"/>
    <w:rsid w:val="3AE6290B"/>
    <w:rsid w:val="3AE65ADC"/>
    <w:rsid w:val="3AE6926A"/>
    <w:rsid w:val="3AE70551"/>
    <w:rsid w:val="3AE710BD"/>
    <w:rsid w:val="3AE8148A"/>
    <w:rsid w:val="3AE8273F"/>
    <w:rsid w:val="3AEA11B7"/>
    <w:rsid w:val="3AEA4709"/>
    <w:rsid w:val="3AEB2969"/>
    <w:rsid w:val="3AEC2382"/>
    <w:rsid w:val="3AED5C9F"/>
    <w:rsid w:val="3AEE244B"/>
    <w:rsid w:val="3AEF0575"/>
    <w:rsid w:val="3AEF7A08"/>
    <w:rsid w:val="3AF17846"/>
    <w:rsid w:val="3AF22033"/>
    <w:rsid w:val="3AF22446"/>
    <w:rsid w:val="3AF2263E"/>
    <w:rsid w:val="3AF47336"/>
    <w:rsid w:val="3AF55317"/>
    <w:rsid w:val="3AF64E5C"/>
    <w:rsid w:val="3AF64EE4"/>
    <w:rsid w:val="3AF6655C"/>
    <w:rsid w:val="3AF87316"/>
    <w:rsid w:val="3AF91965"/>
    <w:rsid w:val="3AFA6FF2"/>
    <w:rsid w:val="3AFB2E57"/>
    <w:rsid w:val="3AFC12B1"/>
    <w:rsid w:val="3AFC32C9"/>
    <w:rsid w:val="3AFC79AE"/>
    <w:rsid w:val="3AFD3EDA"/>
    <w:rsid w:val="3AFD44E9"/>
    <w:rsid w:val="3AFE5C11"/>
    <w:rsid w:val="3B01524C"/>
    <w:rsid w:val="3B023046"/>
    <w:rsid w:val="3B0357CB"/>
    <w:rsid w:val="3B050B60"/>
    <w:rsid w:val="3B051543"/>
    <w:rsid w:val="3B05272F"/>
    <w:rsid w:val="3B06606E"/>
    <w:rsid w:val="3B07112E"/>
    <w:rsid w:val="3B07350D"/>
    <w:rsid w:val="3B0750E0"/>
    <w:rsid w:val="3B0763DB"/>
    <w:rsid w:val="3B0A1350"/>
    <w:rsid w:val="3B0A4F7B"/>
    <w:rsid w:val="3B0A7610"/>
    <w:rsid w:val="3B0B4509"/>
    <w:rsid w:val="3B0D1F0A"/>
    <w:rsid w:val="3B0D7568"/>
    <w:rsid w:val="3B0F2A03"/>
    <w:rsid w:val="3B0F4170"/>
    <w:rsid w:val="3B0F5F1E"/>
    <w:rsid w:val="3B115FB1"/>
    <w:rsid w:val="3B122080"/>
    <w:rsid w:val="3B133494"/>
    <w:rsid w:val="3B160115"/>
    <w:rsid w:val="3B164422"/>
    <w:rsid w:val="3B1672AC"/>
    <w:rsid w:val="3B183024"/>
    <w:rsid w:val="3B184C2B"/>
    <w:rsid w:val="3B190B4B"/>
    <w:rsid w:val="3B1B530A"/>
    <w:rsid w:val="3B1D0881"/>
    <w:rsid w:val="3B1E2C9A"/>
    <w:rsid w:val="3B1E36F6"/>
    <w:rsid w:val="3B1E6E22"/>
    <w:rsid w:val="3B2071CD"/>
    <w:rsid w:val="3B215CA1"/>
    <w:rsid w:val="3B222746"/>
    <w:rsid w:val="3B223EA3"/>
    <w:rsid w:val="3B234555"/>
    <w:rsid w:val="3B251BE5"/>
    <w:rsid w:val="3B253993"/>
    <w:rsid w:val="3B263DE9"/>
    <w:rsid w:val="3B276991"/>
    <w:rsid w:val="3B286FE0"/>
    <w:rsid w:val="3B290C2F"/>
    <w:rsid w:val="3B293484"/>
    <w:rsid w:val="3B2A3F8E"/>
    <w:rsid w:val="3B2B57DB"/>
    <w:rsid w:val="3B2B66A3"/>
    <w:rsid w:val="3B2C045B"/>
    <w:rsid w:val="3B2C5B57"/>
    <w:rsid w:val="3B2D45F6"/>
    <w:rsid w:val="3B2E6ED6"/>
    <w:rsid w:val="3B2F036E"/>
    <w:rsid w:val="3B320AF9"/>
    <w:rsid w:val="3B3422C0"/>
    <w:rsid w:val="3B3616FD"/>
    <w:rsid w:val="3B3836C7"/>
    <w:rsid w:val="3B3C0890"/>
    <w:rsid w:val="3B3D2725"/>
    <w:rsid w:val="3B3D2A8B"/>
    <w:rsid w:val="3B3E1E72"/>
    <w:rsid w:val="3B4007CD"/>
    <w:rsid w:val="3B400EEA"/>
    <w:rsid w:val="3B404329"/>
    <w:rsid w:val="3B40750E"/>
    <w:rsid w:val="3B407FF9"/>
    <w:rsid w:val="3B4200A1"/>
    <w:rsid w:val="3B4262F3"/>
    <w:rsid w:val="3B42790F"/>
    <w:rsid w:val="3B4402BD"/>
    <w:rsid w:val="3B452C14"/>
    <w:rsid w:val="3B463501"/>
    <w:rsid w:val="3B463B76"/>
    <w:rsid w:val="3B47385E"/>
    <w:rsid w:val="3B47794B"/>
    <w:rsid w:val="3B4832CD"/>
    <w:rsid w:val="3B4857BF"/>
    <w:rsid w:val="3B48765C"/>
    <w:rsid w:val="3B492272"/>
    <w:rsid w:val="3B497426"/>
    <w:rsid w:val="3B4B6EB6"/>
    <w:rsid w:val="3B4D03A3"/>
    <w:rsid w:val="3B4E59B5"/>
    <w:rsid w:val="3B4F4E41"/>
    <w:rsid w:val="3B514788"/>
    <w:rsid w:val="3B520E42"/>
    <w:rsid w:val="3B523786"/>
    <w:rsid w:val="3B527799"/>
    <w:rsid w:val="3B555260"/>
    <w:rsid w:val="3B556B2E"/>
    <w:rsid w:val="3B5572E4"/>
    <w:rsid w:val="3B5628BD"/>
    <w:rsid w:val="3B5638F3"/>
    <w:rsid w:val="3B571971"/>
    <w:rsid w:val="3B582BAA"/>
    <w:rsid w:val="3B5935AF"/>
    <w:rsid w:val="3B5C0F4A"/>
    <w:rsid w:val="3B5C40CB"/>
    <w:rsid w:val="3B5F09CA"/>
    <w:rsid w:val="3B5F40A8"/>
    <w:rsid w:val="3B5F50F7"/>
    <w:rsid w:val="3B5F6EA5"/>
    <w:rsid w:val="3B602C1D"/>
    <w:rsid w:val="3B602DF8"/>
    <w:rsid w:val="3B6112A5"/>
    <w:rsid w:val="3B6162CB"/>
    <w:rsid w:val="3B616EF6"/>
    <w:rsid w:val="3B63097D"/>
    <w:rsid w:val="3B6512FD"/>
    <w:rsid w:val="3B653D90"/>
    <w:rsid w:val="3B676A0C"/>
    <w:rsid w:val="3B677B08"/>
    <w:rsid w:val="3B6A013A"/>
    <w:rsid w:val="3B6A2E1A"/>
    <w:rsid w:val="3B6A6973"/>
    <w:rsid w:val="3B6C3370"/>
    <w:rsid w:val="3B6C511E"/>
    <w:rsid w:val="3B6E2EAE"/>
    <w:rsid w:val="3B702D0A"/>
    <w:rsid w:val="3B703234"/>
    <w:rsid w:val="3B70568B"/>
    <w:rsid w:val="3B7108EE"/>
    <w:rsid w:val="3B712735"/>
    <w:rsid w:val="3B714E2B"/>
    <w:rsid w:val="3B732951"/>
    <w:rsid w:val="3B7364AD"/>
    <w:rsid w:val="3B7417BF"/>
    <w:rsid w:val="3B75354B"/>
    <w:rsid w:val="3B76365C"/>
    <w:rsid w:val="3B765BB2"/>
    <w:rsid w:val="3B765F9D"/>
    <w:rsid w:val="3B76709B"/>
    <w:rsid w:val="3B77173E"/>
    <w:rsid w:val="3B774F94"/>
    <w:rsid w:val="3B781D15"/>
    <w:rsid w:val="3B786A88"/>
    <w:rsid w:val="3B7A3CDF"/>
    <w:rsid w:val="3B7B1805"/>
    <w:rsid w:val="3B7B2E16"/>
    <w:rsid w:val="3B7C4F59"/>
    <w:rsid w:val="3B7C7A57"/>
    <w:rsid w:val="3B7D557D"/>
    <w:rsid w:val="3B7D6268"/>
    <w:rsid w:val="3B7E1350"/>
    <w:rsid w:val="3B7E5EF0"/>
    <w:rsid w:val="3B7F5FB5"/>
    <w:rsid w:val="3B800BCA"/>
    <w:rsid w:val="3B8329AF"/>
    <w:rsid w:val="3B842006"/>
    <w:rsid w:val="3B842468"/>
    <w:rsid w:val="3B856D60"/>
    <w:rsid w:val="3B8614CC"/>
    <w:rsid w:val="3B8651FD"/>
    <w:rsid w:val="3B866ABF"/>
    <w:rsid w:val="3B895CD0"/>
    <w:rsid w:val="3B8A766A"/>
    <w:rsid w:val="3B8B1D88"/>
    <w:rsid w:val="3B8B60DC"/>
    <w:rsid w:val="3B8B6F62"/>
    <w:rsid w:val="3B8C57C0"/>
    <w:rsid w:val="3B8D08FA"/>
    <w:rsid w:val="3B8D09EB"/>
    <w:rsid w:val="3B8D16B3"/>
    <w:rsid w:val="3B914B85"/>
    <w:rsid w:val="3B9229EA"/>
    <w:rsid w:val="3B934DA1"/>
    <w:rsid w:val="3B940971"/>
    <w:rsid w:val="3B940CE9"/>
    <w:rsid w:val="3B942B1E"/>
    <w:rsid w:val="3B952189"/>
    <w:rsid w:val="3B954675"/>
    <w:rsid w:val="3B974FB2"/>
    <w:rsid w:val="3B9829B9"/>
    <w:rsid w:val="3B98418D"/>
    <w:rsid w:val="3B9A15D8"/>
    <w:rsid w:val="3B9A7EDD"/>
    <w:rsid w:val="3B9B556E"/>
    <w:rsid w:val="3B9B5A04"/>
    <w:rsid w:val="3B9C1EA7"/>
    <w:rsid w:val="3B9D177C"/>
    <w:rsid w:val="3B9D6379"/>
    <w:rsid w:val="3B9E1398"/>
    <w:rsid w:val="3B9E29D6"/>
    <w:rsid w:val="3B9E78A7"/>
    <w:rsid w:val="3B9F54F4"/>
    <w:rsid w:val="3BA00A78"/>
    <w:rsid w:val="3BA1126C"/>
    <w:rsid w:val="3BA13D42"/>
    <w:rsid w:val="3BA23236"/>
    <w:rsid w:val="3BA4F677"/>
    <w:rsid w:val="3BA535B5"/>
    <w:rsid w:val="3BA650FC"/>
    <w:rsid w:val="3BA66E35"/>
    <w:rsid w:val="3BA71D70"/>
    <w:rsid w:val="3BA81B70"/>
    <w:rsid w:val="3BA839B3"/>
    <w:rsid w:val="3BA90120"/>
    <w:rsid w:val="3BAB0817"/>
    <w:rsid w:val="3BAB3E99"/>
    <w:rsid w:val="3BAD0F2A"/>
    <w:rsid w:val="3BAD23E7"/>
    <w:rsid w:val="3BAD6C67"/>
    <w:rsid w:val="3BAE1BDB"/>
    <w:rsid w:val="3BAF6777"/>
    <w:rsid w:val="3BB22C22"/>
    <w:rsid w:val="3BB23479"/>
    <w:rsid w:val="3BB25267"/>
    <w:rsid w:val="3BB350EE"/>
    <w:rsid w:val="3BB371F1"/>
    <w:rsid w:val="3BB41E0A"/>
    <w:rsid w:val="3BB512A9"/>
    <w:rsid w:val="3BB57040"/>
    <w:rsid w:val="3BB742C5"/>
    <w:rsid w:val="3BB83F2C"/>
    <w:rsid w:val="3BB97416"/>
    <w:rsid w:val="3BBA0580"/>
    <w:rsid w:val="3BBA40DC"/>
    <w:rsid w:val="3BBD46FA"/>
    <w:rsid w:val="3BBE04E2"/>
    <w:rsid w:val="3BBE5D4C"/>
    <w:rsid w:val="3BC073E4"/>
    <w:rsid w:val="3BC12830"/>
    <w:rsid w:val="3BC64D18"/>
    <w:rsid w:val="3BC66F24"/>
    <w:rsid w:val="3BC90C1B"/>
    <w:rsid w:val="3BCC2B5C"/>
    <w:rsid w:val="3BCC41B0"/>
    <w:rsid w:val="3BCD02B3"/>
    <w:rsid w:val="3BCD545F"/>
    <w:rsid w:val="3BCE45B8"/>
    <w:rsid w:val="3BD11425"/>
    <w:rsid w:val="3BD13F01"/>
    <w:rsid w:val="3BD26D06"/>
    <w:rsid w:val="3BD27BF0"/>
    <w:rsid w:val="3BD3519D"/>
    <w:rsid w:val="3BD547D8"/>
    <w:rsid w:val="3BD66A3C"/>
    <w:rsid w:val="3BD72E12"/>
    <w:rsid w:val="3BD80A06"/>
    <w:rsid w:val="3BD81221"/>
    <w:rsid w:val="3BD822FA"/>
    <w:rsid w:val="3BD827B4"/>
    <w:rsid w:val="3BD9342C"/>
    <w:rsid w:val="3BDA45A5"/>
    <w:rsid w:val="3BDB420A"/>
    <w:rsid w:val="3BDB4909"/>
    <w:rsid w:val="3BDB78CC"/>
    <w:rsid w:val="3BDC6496"/>
    <w:rsid w:val="3BDD48F1"/>
    <w:rsid w:val="3BDF3698"/>
    <w:rsid w:val="3BE0537C"/>
    <w:rsid w:val="3BE115BE"/>
    <w:rsid w:val="3BE15B0C"/>
    <w:rsid w:val="3BE1654A"/>
    <w:rsid w:val="3BE21884"/>
    <w:rsid w:val="3BE455FD"/>
    <w:rsid w:val="3BE473AB"/>
    <w:rsid w:val="3BE513D1"/>
    <w:rsid w:val="3BE53A23"/>
    <w:rsid w:val="3BE57EB5"/>
    <w:rsid w:val="3BE61494"/>
    <w:rsid w:val="3BE658D1"/>
    <w:rsid w:val="3BE92C13"/>
    <w:rsid w:val="3BE949C1"/>
    <w:rsid w:val="3BEA02DB"/>
    <w:rsid w:val="3BEA2812"/>
    <w:rsid w:val="3BED3092"/>
    <w:rsid w:val="3BEE0229"/>
    <w:rsid w:val="3BEF27C9"/>
    <w:rsid w:val="3BF030E5"/>
    <w:rsid w:val="3BF10DE2"/>
    <w:rsid w:val="3BF22272"/>
    <w:rsid w:val="3BF27D19"/>
    <w:rsid w:val="3BF44787"/>
    <w:rsid w:val="3BF515B8"/>
    <w:rsid w:val="3BF63568"/>
    <w:rsid w:val="3BF73513"/>
    <w:rsid w:val="3BF73FC9"/>
    <w:rsid w:val="3BF755D7"/>
    <w:rsid w:val="3BF84C04"/>
    <w:rsid w:val="3BF8671C"/>
    <w:rsid w:val="3BF94BEB"/>
    <w:rsid w:val="3BFA1683"/>
    <w:rsid w:val="3BFA3839"/>
    <w:rsid w:val="3BFA6BCE"/>
    <w:rsid w:val="3BFB18C4"/>
    <w:rsid w:val="3BFC2946"/>
    <w:rsid w:val="3BFC7FFC"/>
    <w:rsid w:val="3BFD046C"/>
    <w:rsid w:val="3BFE0202"/>
    <w:rsid w:val="3BFF1BFA"/>
    <w:rsid w:val="3BFF5F92"/>
    <w:rsid w:val="3C003C8A"/>
    <w:rsid w:val="3C00671F"/>
    <w:rsid w:val="3C0161AE"/>
    <w:rsid w:val="3C016711"/>
    <w:rsid w:val="3C040F23"/>
    <w:rsid w:val="3C047A4D"/>
    <w:rsid w:val="3C05040F"/>
    <w:rsid w:val="3C0564A9"/>
    <w:rsid w:val="3C06361D"/>
    <w:rsid w:val="3C0637C5"/>
    <w:rsid w:val="3C07116F"/>
    <w:rsid w:val="3C073099"/>
    <w:rsid w:val="3C095063"/>
    <w:rsid w:val="3C0B05A8"/>
    <w:rsid w:val="3C0B115A"/>
    <w:rsid w:val="3C0B217E"/>
    <w:rsid w:val="3C0C0822"/>
    <w:rsid w:val="3C0C089C"/>
    <w:rsid w:val="3C0C16CC"/>
    <w:rsid w:val="3C0C1B12"/>
    <w:rsid w:val="3C0C4938"/>
    <w:rsid w:val="3C0D06AF"/>
    <w:rsid w:val="3C0D2645"/>
    <w:rsid w:val="3C0D3179"/>
    <w:rsid w:val="3C0D6901"/>
    <w:rsid w:val="3C0F1B1F"/>
    <w:rsid w:val="3C102FD3"/>
    <w:rsid w:val="3C120E97"/>
    <w:rsid w:val="3C123F18"/>
    <w:rsid w:val="3C131A3E"/>
    <w:rsid w:val="3C145EE2"/>
    <w:rsid w:val="3C1557B6"/>
    <w:rsid w:val="3C1627B7"/>
    <w:rsid w:val="3C1747FA"/>
    <w:rsid w:val="3C176BD4"/>
    <w:rsid w:val="3C186286"/>
    <w:rsid w:val="3C196DDF"/>
    <w:rsid w:val="3C1A7198"/>
    <w:rsid w:val="3C1B3C85"/>
    <w:rsid w:val="3C1B4016"/>
    <w:rsid w:val="3C1C4D96"/>
    <w:rsid w:val="3C1E0B0E"/>
    <w:rsid w:val="3C1E36DF"/>
    <w:rsid w:val="3C1E44E9"/>
    <w:rsid w:val="3C1E5D83"/>
    <w:rsid w:val="3C1F6635"/>
    <w:rsid w:val="3C21415B"/>
    <w:rsid w:val="3C215F09"/>
    <w:rsid w:val="3C2240A0"/>
    <w:rsid w:val="3C237ED3"/>
    <w:rsid w:val="3C2400EA"/>
    <w:rsid w:val="3C241E9D"/>
    <w:rsid w:val="3C254D8C"/>
    <w:rsid w:val="3C270604"/>
    <w:rsid w:val="3C2854E9"/>
    <w:rsid w:val="3C291261"/>
    <w:rsid w:val="3C29318F"/>
    <w:rsid w:val="3C2B2C84"/>
    <w:rsid w:val="3C2C68A7"/>
    <w:rsid w:val="3C2D3DBE"/>
    <w:rsid w:val="3C2D6FA3"/>
    <w:rsid w:val="3C2E0626"/>
    <w:rsid w:val="3C2E0A65"/>
    <w:rsid w:val="3C2E22A3"/>
    <w:rsid w:val="3C2E6878"/>
    <w:rsid w:val="3C2E7644"/>
    <w:rsid w:val="3C2F371D"/>
    <w:rsid w:val="3C3025F0"/>
    <w:rsid w:val="3C304A35"/>
    <w:rsid w:val="3C3078B6"/>
    <w:rsid w:val="3C324674"/>
    <w:rsid w:val="3C326368"/>
    <w:rsid w:val="3C331D90"/>
    <w:rsid w:val="3C333E8E"/>
    <w:rsid w:val="3C335A49"/>
    <w:rsid w:val="3C344673"/>
    <w:rsid w:val="3C3519B4"/>
    <w:rsid w:val="3C3535C7"/>
    <w:rsid w:val="3C3549E3"/>
    <w:rsid w:val="3C360059"/>
    <w:rsid w:val="3C377DBA"/>
    <w:rsid w:val="3C3821F3"/>
    <w:rsid w:val="3C384EB5"/>
    <w:rsid w:val="3C390E25"/>
    <w:rsid w:val="3C393DD5"/>
    <w:rsid w:val="3C394A07"/>
    <w:rsid w:val="3C3976F6"/>
    <w:rsid w:val="3C3A1E3A"/>
    <w:rsid w:val="3C3B1EF8"/>
    <w:rsid w:val="3C3C2D43"/>
    <w:rsid w:val="3C3C30CB"/>
    <w:rsid w:val="3C3C3E06"/>
    <w:rsid w:val="3C3D036B"/>
    <w:rsid w:val="3C3D4818"/>
    <w:rsid w:val="3C3D61EC"/>
    <w:rsid w:val="3C3E33C8"/>
    <w:rsid w:val="3C3E5CA8"/>
    <w:rsid w:val="3C3F3F7C"/>
    <w:rsid w:val="3C402E47"/>
    <w:rsid w:val="3C426F56"/>
    <w:rsid w:val="3C4340D1"/>
    <w:rsid w:val="3C4340DD"/>
    <w:rsid w:val="3C44384C"/>
    <w:rsid w:val="3C447E49"/>
    <w:rsid w:val="3C4542ED"/>
    <w:rsid w:val="3C454F75"/>
    <w:rsid w:val="3C457686"/>
    <w:rsid w:val="3C47416B"/>
    <w:rsid w:val="3C4770A0"/>
    <w:rsid w:val="3C4804B8"/>
    <w:rsid w:val="3C4807F1"/>
    <w:rsid w:val="3C487939"/>
    <w:rsid w:val="3C495460"/>
    <w:rsid w:val="3C4A0AEF"/>
    <w:rsid w:val="3C4A32CD"/>
    <w:rsid w:val="3C4B2834"/>
    <w:rsid w:val="3C4C173C"/>
    <w:rsid w:val="3C4C4055"/>
    <w:rsid w:val="3C4D41A4"/>
    <w:rsid w:val="3C4E44C2"/>
    <w:rsid w:val="3C502C92"/>
    <w:rsid w:val="3C5159F3"/>
    <w:rsid w:val="3C526A0A"/>
    <w:rsid w:val="3C53454E"/>
    <w:rsid w:val="3C5508C8"/>
    <w:rsid w:val="3C553E04"/>
    <w:rsid w:val="3C58443F"/>
    <w:rsid w:val="3C5A307E"/>
    <w:rsid w:val="3C5A58BF"/>
    <w:rsid w:val="3C5C1637"/>
    <w:rsid w:val="3C5C33E5"/>
    <w:rsid w:val="3C5C4120"/>
    <w:rsid w:val="3C5D11E3"/>
    <w:rsid w:val="3C5D26C1"/>
    <w:rsid w:val="3C5D51E5"/>
    <w:rsid w:val="3C5D656F"/>
    <w:rsid w:val="3C5E715D"/>
    <w:rsid w:val="3C5F1DD5"/>
    <w:rsid w:val="3C614C90"/>
    <w:rsid w:val="3C617528"/>
    <w:rsid w:val="3C6250A3"/>
    <w:rsid w:val="3C634773"/>
    <w:rsid w:val="3C652D10"/>
    <w:rsid w:val="3C663675"/>
    <w:rsid w:val="3C664263"/>
    <w:rsid w:val="3C666012"/>
    <w:rsid w:val="3C674838"/>
    <w:rsid w:val="3C6768C4"/>
    <w:rsid w:val="3C677354"/>
    <w:rsid w:val="3C6779A4"/>
    <w:rsid w:val="3C681D8A"/>
    <w:rsid w:val="3C696F19"/>
    <w:rsid w:val="3C6B4CC5"/>
    <w:rsid w:val="3C6B5715"/>
    <w:rsid w:val="3C6B7ACC"/>
    <w:rsid w:val="3C6D2759"/>
    <w:rsid w:val="3C6D73A0"/>
    <w:rsid w:val="3C701755"/>
    <w:rsid w:val="3C7163D6"/>
    <w:rsid w:val="3C7249B6"/>
    <w:rsid w:val="3C725248"/>
    <w:rsid w:val="3C74072E"/>
    <w:rsid w:val="3C740978"/>
    <w:rsid w:val="3C771068"/>
    <w:rsid w:val="3C782F1E"/>
    <w:rsid w:val="3C784B9B"/>
    <w:rsid w:val="3C7A1CB8"/>
    <w:rsid w:val="3C7E15AD"/>
    <w:rsid w:val="3C7F70D3"/>
    <w:rsid w:val="3C802D7C"/>
    <w:rsid w:val="3C805325"/>
    <w:rsid w:val="3C806ABD"/>
    <w:rsid w:val="3C8238BD"/>
    <w:rsid w:val="3C830972"/>
    <w:rsid w:val="3C83635E"/>
    <w:rsid w:val="3C8446EA"/>
    <w:rsid w:val="3C851268"/>
    <w:rsid w:val="3C853D67"/>
    <w:rsid w:val="3C862C4F"/>
    <w:rsid w:val="3C8666B4"/>
    <w:rsid w:val="3C871F64"/>
    <w:rsid w:val="3C88242C"/>
    <w:rsid w:val="3C885D1E"/>
    <w:rsid w:val="3C893659"/>
    <w:rsid w:val="3C89423F"/>
    <w:rsid w:val="3C8B05A4"/>
    <w:rsid w:val="3C8B7826"/>
    <w:rsid w:val="3C8C141F"/>
    <w:rsid w:val="3C8D1BC0"/>
    <w:rsid w:val="3C8D2E91"/>
    <w:rsid w:val="3C8E3B6C"/>
    <w:rsid w:val="3C8F2AF0"/>
    <w:rsid w:val="3C903D0C"/>
    <w:rsid w:val="3C912F75"/>
    <w:rsid w:val="3C917532"/>
    <w:rsid w:val="3C940BFC"/>
    <w:rsid w:val="3C940DD1"/>
    <w:rsid w:val="3C9506A5"/>
    <w:rsid w:val="3C951E3A"/>
    <w:rsid w:val="3C9615FE"/>
    <w:rsid w:val="3C962968"/>
    <w:rsid w:val="3C9839DE"/>
    <w:rsid w:val="3C990195"/>
    <w:rsid w:val="3C996968"/>
    <w:rsid w:val="3C9A072C"/>
    <w:rsid w:val="3C9A52C8"/>
    <w:rsid w:val="3C9C5ED7"/>
    <w:rsid w:val="3C9C7C85"/>
    <w:rsid w:val="3C9D0C7E"/>
    <w:rsid w:val="3C9D24DF"/>
    <w:rsid w:val="3C9D7253"/>
    <w:rsid w:val="3C9E2548"/>
    <w:rsid w:val="3C9F0E3F"/>
    <w:rsid w:val="3C9F32D2"/>
    <w:rsid w:val="3CA02EE5"/>
    <w:rsid w:val="3CA0627C"/>
    <w:rsid w:val="3CA134EE"/>
    <w:rsid w:val="3CA32DC2"/>
    <w:rsid w:val="3CA339C6"/>
    <w:rsid w:val="3CA37266"/>
    <w:rsid w:val="3CA52FDE"/>
    <w:rsid w:val="3CA53AD7"/>
    <w:rsid w:val="3CA628B2"/>
    <w:rsid w:val="3CA85D02"/>
    <w:rsid w:val="3CA97423"/>
    <w:rsid w:val="3CAA10FF"/>
    <w:rsid w:val="3CAD59EE"/>
    <w:rsid w:val="3CAE221A"/>
    <w:rsid w:val="3CB021F1"/>
    <w:rsid w:val="3CB11983"/>
    <w:rsid w:val="3CB21BE4"/>
    <w:rsid w:val="3CB23005"/>
    <w:rsid w:val="3CB274A9"/>
    <w:rsid w:val="3CB308EA"/>
    <w:rsid w:val="3CB37167"/>
    <w:rsid w:val="3CB442ED"/>
    <w:rsid w:val="3CB52AF5"/>
    <w:rsid w:val="3CB7061B"/>
    <w:rsid w:val="3CB81153"/>
    <w:rsid w:val="3CB81A19"/>
    <w:rsid w:val="3CB824A3"/>
    <w:rsid w:val="3CB83CD3"/>
    <w:rsid w:val="3CB920E5"/>
    <w:rsid w:val="3CB95786"/>
    <w:rsid w:val="3CBB4669"/>
    <w:rsid w:val="3CBD0ABF"/>
    <w:rsid w:val="3CBD1152"/>
    <w:rsid w:val="3CBE0E2D"/>
    <w:rsid w:val="3CBE19AA"/>
    <w:rsid w:val="3CBE23CB"/>
    <w:rsid w:val="3CC00B04"/>
    <w:rsid w:val="3CC01FCA"/>
    <w:rsid w:val="3CC1149A"/>
    <w:rsid w:val="3CC34583"/>
    <w:rsid w:val="3CC4108B"/>
    <w:rsid w:val="3CC67B01"/>
    <w:rsid w:val="3CC72F54"/>
    <w:rsid w:val="3CC82828"/>
    <w:rsid w:val="3CC84D6A"/>
    <w:rsid w:val="3CC948C2"/>
    <w:rsid w:val="3CC956E1"/>
    <w:rsid w:val="3CCB40C7"/>
    <w:rsid w:val="3CCC2548"/>
    <w:rsid w:val="3CCD7E3F"/>
    <w:rsid w:val="3CCE355F"/>
    <w:rsid w:val="3CCF1E09"/>
    <w:rsid w:val="3CCF4DD4"/>
    <w:rsid w:val="3CCF57B8"/>
    <w:rsid w:val="3CD02D4E"/>
    <w:rsid w:val="3CD13DD3"/>
    <w:rsid w:val="3CD32A60"/>
    <w:rsid w:val="3CD36699"/>
    <w:rsid w:val="3CD4783A"/>
    <w:rsid w:val="3CD53C84"/>
    <w:rsid w:val="3CD55A22"/>
    <w:rsid w:val="3CD62E12"/>
    <w:rsid w:val="3CD76F0F"/>
    <w:rsid w:val="3CD81175"/>
    <w:rsid w:val="3CD907B1"/>
    <w:rsid w:val="3CD94A35"/>
    <w:rsid w:val="3CDB255C"/>
    <w:rsid w:val="3CDB37D2"/>
    <w:rsid w:val="3CDB69FF"/>
    <w:rsid w:val="3CDC62D4"/>
    <w:rsid w:val="3CDD0806"/>
    <w:rsid w:val="3CDD6728"/>
    <w:rsid w:val="3CDE204C"/>
    <w:rsid w:val="3CDE3DFA"/>
    <w:rsid w:val="3CE00566"/>
    <w:rsid w:val="3CE04016"/>
    <w:rsid w:val="3CE0629C"/>
    <w:rsid w:val="3CE138EA"/>
    <w:rsid w:val="3CE21B3C"/>
    <w:rsid w:val="3CE238EF"/>
    <w:rsid w:val="3CE32812"/>
    <w:rsid w:val="3CE51CF3"/>
    <w:rsid w:val="3CE5496F"/>
    <w:rsid w:val="3CE60534"/>
    <w:rsid w:val="3CE64793"/>
    <w:rsid w:val="3CE8383B"/>
    <w:rsid w:val="3CEA3122"/>
    <w:rsid w:val="3CEA55A4"/>
    <w:rsid w:val="3CEA6C27"/>
    <w:rsid w:val="3CEB753A"/>
    <w:rsid w:val="3CEC18C4"/>
    <w:rsid w:val="3CEC4769"/>
    <w:rsid w:val="3CED6503"/>
    <w:rsid w:val="3CEF2861"/>
    <w:rsid w:val="3CF022E1"/>
    <w:rsid w:val="3CF24299"/>
    <w:rsid w:val="3CF2741A"/>
    <w:rsid w:val="3CF278A5"/>
    <w:rsid w:val="3CF332B8"/>
    <w:rsid w:val="3CF41DDE"/>
    <w:rsid w:val="3CF655E7"/>
    <w:rsid w:val="3CF67395"/>
    <w:rsid w:val="3CF802D5"/>
    <w:rsid w:val="3CF8135F"/>
    <w:rsid w:val="3CFA3FDE"/>
    <w:rsid w:val="3CFA5A1F"/>
    <w:rsid w:val="3CFA5D8B"/>
    <w:rsid w:val="3CFB0E50"/>
    <w:rsid w:val="3CFB49AC"/>
    <w:rsid w:val="3CFD45D1"/>
    <w:rsid w:val="3CFD4BC8"/>
    <w:rsid w:val="3CFE2E90"/>
    <w:rsid w:val="3CFE624A"/>
    <w:rsid w:val="3D001FC2"/>
    <w:rsid w:val="3D033102"/>
    <w:rsid w:val="3D037D04"/>
    <w:rsid w:val="3D041B96"/>
    <w:rsid w:val="3D05582A"/>
    <w:rsid w:val="3D0575D8"/>
    <w:rsid w:val="3D0628D4"/>
    <w:rsid w:val="3D062D2D"/>
    <w:rsid w:val="3D0715A3"/>
    <w:rsid w:val="3D08531B"/>
    <w:rsid w:val="3D0A2B69"/>
    <w:rsid w:val="3D0A650D"/>
    <w:rsid w:val="3D0B44CF"/>
    <w:rsid w:val="3D0B60B5"/>
    <w:rsid w:val="3D0B7243"/>
    <w:rsid w:val="3D0C3446"/>
    <w:rsid w:val="3D0D506C"/>
    <w:rsid w:val="3D0D6E52"/>
    <w:rsid w:val="3D0E0A9B"/>
    <w:rsid w:val="3D0F5284"/>
    <w:rsid w:val="3D0F53AF"/>
    <w:rsid w:val="3D102311"/>
    <w:rsid w:val="3D11543B"/>
    <w:rsid w:val="3D125367"/>
    <w:rsid w:val="3D127F47"/>
    <w:rsid w:val="3D133DE3"/>
    <w:rsid w:val="3D141F11"/>
    <w:rsid w:val="3D153F17"/>
    <w:rsid w:val="3D1617E6"/>
    <w:rsid w:val="3D16720B"/>
    <w:rsid w:val="3D1837B0"/>
    <w:rsid w:val="3D1A1DD5"/>
    <w:rsid w:val="3D1B6DFC"/>
    <w:rsid w:val="3D1C4922"/>
    <w:rsid w:val="3D1D0DC6"/>
    <w:rsid w:val="3D2008B6"/>
    <w:rsid w:val="3D2026A0"/>
    <w:rsid w:val="3D2063EE"/>
    <w:rsid w:val="3D210771"/>
    <w:rsid w:val="3D211A35"/>
    <w:rsid w:val="3D2263DC"/>
    <w:rsid w:val="3D231C22"/>
    <w:rsid w:val="3D24003C"/>
    <w:rsid w:val="3D240E92"/>
    <w:rsid w:val="3D244695"/>
    <w:rsid w:val="3D263B7E"/>
    <w:rsid w:val="3D271347"/>
    <w:rsid w:val="3D29776B"/>
    <w:rsid w:val="3D2C1009"/>
    <w:rsid w:val="3D2D035A"/>
    <w:rsid w:val="3D2D4058"/>
    <w:rsid w:val="3D2E2FD3"/>
    <w:rsid w:val="3D2F4655"/>
    <w:rsid w:val="3D3103CE"/>
    <w:rsid w:val="3D3305EA"/>
    <w:rsid w:val="3D332398"/>
    <w:rsid w:val="3D346863"/>
    <w:rsid w:val="3D347EBE"/>
    <w:rsid w:val="3D357217"/>
    <w:rsid w:val="3D364349"/>
    <w:rsid w:val="3D374C5B"/>
    <w:rsid w:val="3D376652"/>
    <w:rsid w:val="3D393726"/>
    <w:rsid w:val="3D396162"/>
    <w:rsid w:val="3D3A1978"/>
    <w:rsid w:val="3D3A36EF"/>
    <w:rsid w:val="3D3A5362"/>
    <w:rsid w:val="3D3B0611"/>
    <w:rsid w:val="3D3B749E"/>
    <w:rsid w:val="3D3C5A02"/>
    <w:rsid w:val="3D3E0E25"/>
    <w:rsid w:val="3D4018CE"/>
    <w:rsid w:val="3D404AB5"/>
    <w:rsid w:val="3D4075D2"/>
    <w:rsid w:val="3D421874"/>
    <w:rsid w:val="3D430E10"/>
    <w:rsid w:val="3D4445A5"/>
    <w:rsid w:val="3D4452A1"/>
    <w:rsid w:val="3D446489"/>
    <w:rsid w:val="3D453E79"/>
    <w:rsid w:val="3D4578B3"/>
    <w:rsid w:val="3D474A60"/>
    <w:rsid w:val="3D483249"/>
    <w:rsid w:val="3D484767"/>
    <w:rsid w:val="3D4959A7"/>
    <w:rsid w:val="3D4A76E1"/>
    <w:rsid w:val="3D4B47CC"/>
    <w:rsid w:val="3D4C3459"/>
    <w:rsid w:val="3D4C4DCF"/>
    <w:rsid w:val="3D4D254F"/>
    <w:rsid w:val="3D4D7173"/>
    <w:rsid w:val="3D4E27D0"/>
    <w:rsid w:val="3D5033E3"/>
    <w:rsid w:val="3D5269E6"/>
    <w:rsid w:val="3D532E9B"/>
    <w:rsid w:val="3D5347E8"/>
    <w:rsid w:val="3D536596"/>
    <w:rsid w:val="3D546D5E"/>
    <w:rsid w:val="3D551AD2"/>
    <w:rsid w:val="3D57414D"/>
    <w:rsid w:val="3D5A3DC8"/>
    <w:rsid w:val="3D5B1587"/>
    <w:rsid w:val="3D5B2377"/>
    <w:rsid w:val="3D5B369C"/>
    <w:rsid w:val="3D5C61A7"/>
    <w:rsid w:val="3D5E189A"/>
    <w:rsid w:val="3D5E4A13"/>
    <w:rsid w:val="3D5E4F3B"/>
    <w:rsid w:val="3D5E790C"/>
    <w:rsid w:val="3D6127E7"/>
    <w:rsid w:val="3D6227CF"/>
    <w:rsid w:val="3D622C7D"/>
    <w:rsid w:val="3D631EEA"/>
    <w:rsid w:val="3D6407A3"/>
    <w:rsid w:val="3D665BDC"/>
    <w:rsid w:val="3D6764E5"/>
    <w:rsid w:val="3D6829DD"/>
    <w:rsid w:val="3D6A0A80"/>
    <w:rsid w:val="3D6B0B5C"/>
    <w:rsid w:val="3D6B3B5F"/>
    <w:rsid w:val="3D6C1780"/>
    <w:rsid w:val="3D6C58AA"/>
    <w:rsid w:val="3D6D22E1"/>
    <w:rsid w:val="3D6F0EF6"/>
    <w:rsid w:val="3D6F3C59"/>
    <w:rsid w:val="3D715D82"/>
    <w:rsid w:val="3D7165C1"/>
    <w:rsid w:val="3D736C38"/>
    <w:rsid w:val="3D74475E"/>
    <w:rsid w:val="3D766728"/>
    <w:rsid w:val="3D780BC7"/>
    <w:rsid w:val="3D7824A0"/>
    <w:rsid w:val="3D78348D"/>
    <w:rsid w:val="3D790BDE"/>
    <w:rsid w:val="3D795A45"/>
    <w:rsid w:val="3D7A1496"/>
    <w:rsid w:val="3D7A6218"/>
    <w:rsid w:val="3D7B5F70"/>
    <w:rsid w:val="3D7D16C1"/>
    <w:rsid w:val="3D7E3008"/>
    <w:rsid w:val="3D7E4B98"/>
    <w:rsid w:val="3D7E6C57"/>
    <w:rsid w:val="3D7F13C9"/>
    <w:rsid w:val="3D7F7338"/>
    <w:rsid w:val="3D803103"/>
    <w:rsid w:val="3D806841"/>
    <w:rsid w:val="3D8144F8"/>
    <w:rsid w:val="3D837C7B"/>
    <w:rsid w:val="3D853F47"/>
    <w:rsid w:val="3D864BBD"/>
    <w:rsid w:val="3D866850"/>
    <w:rsid w:val="3D8714E6"/>
    <w:rsid w:val="3D8726E3"/>
    <w:rsid w:val="3D8902DC"/>
    <w:rsid w:val="3D891FB8"/>
    <w:rsid w:val="3D894435"/>
    <w:rsid w:val="3D896AF2"/>
    <w:rsid w:val="3D8A6D28"/>
    <w:rsid w:val="3D8C1AA8"/>
    <w:rsid w:val="3D8C234C"/>
    <w:rsid w:val="3D8D13D6"/>
    <w:rsid w:val="3D8F1598"/>
    <w:rsid w:val="3D902299"/>
    <w:rsid w:val="3D915809"/>
    <w:rsid w:val="3D932E36"/>
    <w:rsid w:val="3D93654B"/>
    <w:rsid w:val="3D962926"/>
    <w:rsid w:val="3D967A29"/>
    <w:rsid w:val="3D9903F3"/>
    <w:rsid w:val="3D9A2417"/>
    <w:rsid w:val="3D9B06D9"/>
    <w:rsid w:val="3D9B1773"/>
    <w:rsid w:val="3D9B1C10"/>
    <w:rsid w:val="3D9B52AC"/>
    <w:rsid w:val="3D9D025B"/>
    <w:rsid w:val="3D9D0692"/>
    <w:rsid w:val="3D9D5A63"/>
    <w:rsid w:val="3D9F17DB"/>
    <w:rsid w:val="3D9F3D4F"/>
    <w:rsid w:val="3D9F5C7F"/>
    <w:rsid w:val="3DA037A5"/>
    <w:rsid w:val="3DA05489"/>
    <w:rsid w:val="3DA07201"/>
    <w:rsid w:val="3DA222DC"/>
    <w:rsid w:val="3DA23079"/>
    <w:rsid w:val="3DA474D0"/>
    <w:rsid w:val="3DA50576"/>
    <w:rsid w:val="3DA63D3E"/>
    <w:rsid w:val="3DA6478A"/>
    <w:rsid w:val="3DA6700D"/>
    <w:rsid w:val="3DA70690"/>
    <w:rsid w:val="3DA753B7"/>
    <w:rsid w:val="3DA908AC"/>
    <w:rsid w:val="3DA9265A"/>
    <w:rsid w:val="3DAA1EF4"/>
    <w:rsid w:val="3DAD7044"/>
    <w:rsid w:val="3DAE5EC2"/>
    <w:rsid w:val="3DAE7C70"/>
    <w:rsid w:val="3DAF5796"/>
    <w:rsid w:val="3DAF70A0"/>
    <w:rsid w:val="3DB01C3A"/>
    <w:rsid w:val="3DB17760"/>
    <w:rsid w:val="3DB254D2"/>
    <w:rsid w:val="3DB52E6F"/>
    <w:rsid w:val="3DB70047"/>
    <w:rsid w:val="3DB73927"/>
    <w:rsid w:val="3DB94A03"/>
    <w:rsid w:val="3DBA03C3"/>
    <w:rsid w:val="3DBB238D"/>
    <w:rsid w:val="3DBB464A"/>
    <w:rsid w:val="3DBD17B8"/>
    <w:rsid w:val="3DBD4357"/>
    <w:rsid w:val="3DBD6105"/>
    <w:rsid w:val="3DBF1269"/>
    <w:rsid w:val="3DBF8295"/>
    <w:rsid w:val="3DC2283C"/>
    <w:rsid w:val="3DC29B1B"/>
    <w:rsid w:val="3DC3603C"/>
    <w:rsid w:val="3DC41242"/>
    <w:rsid w:val="3DC468F1"/>
    <w:rsid w:val="3DC46C62"/>
    <w:rsid w:val="3DC506BA"/>
    <w:rsid w:val="3DC5425B"/>
    <w:rsid w:val="3DC54BDA"/>
    <w:rsid w:val="3DC54FBA"/>
    <w:rsid w:val="3DC56D68"/>
    <w:rsid w:val="3DC57838"/>
    <w:rsid w:val="3DC61A5E"/>
    <w:rsid w:val="3DC61FCF"/>
    <w:rsid w:val="3DC72AE0"/>
    <w:rsid w:val="3DC76F84"/>
    <w:rsid w:val="3DC868CB"/>
    <w:rsid w:val="3DC96858"/>
    <w:rsid w:val="3DCA27BA"/>
    <w:rsid w:val="3DCB0822"/>
    <w:rsid w:val="3DCC2F8E"/>
    <w:rsid w:val="3DCC5AB7"/>
    <w:rsid w:val="3DCD3C7B"/>
    <w:rsid w:val="3DCD5C4A"/>
    <w:rsid w:val="3DCE20C0"/>
    <w:rsid w:val="3DCF5755"/>
    <w:rsid w:val="3DD0408A"/>
    <w:rsid w:val="3DD10DC4"/>
    <w:rsid w:val="3DD31485"/>
    <w:rsid w:val="3DD376D7"/>
    <w:rsid w:val="3DD46B0C"/>
    <w:rsid w:val="3DD4703D"/>
    <w:rsid w:val="3DD521C3"/>
    <w:rsid w:val="3DD5344F"/>
    <w:rsid w:val="3DD53E97"/>
    <w:rsid w:val="3DD75419"/>
    <w:rsid w:val="3DD86A9B"/>
    <w:rsid w:val="3DDB0DA2"/>
    <w:rsid w:val="3DDB187D"/>
    <w:rsid w:val="3DDB5C37"/>
    <w:rsid w:val="3DDC1B63"/>
    <w:rsid w:val="3DDC2A2F"/>
    <w:rsid w:val="3DDD42B6"/>
    <w:rsid w:val="3DDD4C95"/>
    <w:rsid w:val="3DDF607B"/>
    <w:rsid w:val="3DE05E1A"/>
    <w:rsid w:val="3DE06D8C"/>
    <w:rsid w:val="3DE31E64"/>
    <w:rsid w:val="3DE331A8"/>
    <w:rsid w:val="3DE36C61"/>
    <w:rsid w:val="3DE43EE7"/>
    <w:rsid w:val="3DE45E91"/>
    <w:rsid w:val="3DE47B36"/>
    <w:rsid w:val="3DE51DC3"/>
    <w:rsid w:val="3DE94C08"/>
    <w:rsid w:val="3DEA4647"/>
    <w:rsid w:val="3DEB2C72"/>
    <w:rsid w:val="3DEC6130"/>
    <w:rsid w:val="3DED4EC2"/>
    <w:rsid w:val="3DED69DB"/>
    <w:rsid w:val="3DEE54F8"/>
    <w:rsid w:val="3DEE6735"/>
    <w:rsid w:val="3DEE759F"/>
    <w:rsid w:val="3DEF2FA7"/>
    <w:rsid w:val="3DF064DB"/>
    <w:rsid w:val="3DF143A8"/>
    <w:rsid w:val="3DF15908"/>
    <w:rsid w:val="3DF15A9C"/>
    <w:rsid w:val="3DF15DAF"/>
    <w:rsid w:val="3DF17FC7"/>
    <w:rsid w:val="3DF17FF3"/>
    <w:rsid w:val="3DF3225C"/>
    <w:rsid w:val="3DF338D5"/>
    <w:rsid w:val="3DF52681"/>
    <w:rsid w:val="3DF535E5"/>
    <w:rsid w:val="3DF5764D"/>
    <w:rsid w:val="3DF84269"/>
    <w:rsid w:val="3DFA0548"/>
    <w:rsid w:val="3DFA2EB5"/>
    <w:rsid w:val="3DFA507F"/>
    <w:rsid w:val="3DFA5649"/>
    <w:rsid w:val="3DFB4AAE"/>
    <w:rsid w:val="3DFC20B4"/>
    <w:rsid w:val="3DFD6EDA"/>
    <w:rsid w:val="3E021431"/>
    <w:rsid w:val="3E045AE2"/>
    <w:rsid w:val="3E047E69"/>
    <w:rsid w:val="3E061886"/>
    <w:rsid w:val="3E0755D2"/>
    <w:rsid w:val="3E097DBF"/>
    <w:rsid w:val="3E0C0E9F"/>
    <w:rsid w:val="3E0C3CEB"/>
    <w:rsid w:val="3E0D0E3B"/>
    <w:rsid w:val="3E0D1CAB"/>
    <w:rsid w:val="3E0D4FFF"/>
    <w:rsid w:val="3E0E5A3D"/>
    <w:rsid w:val="3E0F3E9F"/>
    <w:rsid w:val="3E104487"/>
    <w:rsid w:val="3E1046CF"/>
    <w:rsid w:val="3E1052E4"/>
    <w:rsid w:val="3E11578F"/>
    <w:rsid w:val="3E1201B0"/>
    <w:rsid w:val="3E1201FF"/>
    <w:rsid w:val="3E186CAD"/>
    <w:rsid w:val="3E1877DF"/>
    <w:rsid w:val="3E1B1A55"/>
    <w:rsid w:val="3E1B59C1"/>
    <w:rsid w:val="3E1C2826"/>
    <w:rsid w:val="3E1C2E2C"/>
    <w:rsid w:val="3E1C6ABE"/>
    <w:rsid w:val="3E1C72D0"/>
    <w:rsid w:val="3E1D044E"/>
    <w:rsid w:val="3E1D6216"/>
    <w:rsid w:val="3E1E5657"/>
    <w:rsid w:val="3E1F4DBA"/>
    <w:rsid w:val="3E23683C"/>
    <w:rsid w:val="3E236CB1"/>
    <w:rsid w:val="3E24286C"/>
    <w:rsid w:val="3E256430"/>
    <w:rsid w:val="3E257465"/>
    <w:rsid w:val="3E2609B2"/>
    <w:rsid w:val="3E2630E8"/>
    <w:rsid w:val="3E2717D1"/>
    <w:rsid w:val="3E272002"/>
    <w:rsid w:val="3E27325E"/>
    <w:rsid w:val="3E29379B"/>
    <w:rsid w:val="3E295549"/>
    <w:rsid w:val="3E2A1C63"/>
    <w:rsid w:val="3E2A1FF4"/>
    <w:rsid w:val="3E2A4D9E"/>
    <w:rsid w:val="3E2B306F"/>
    <w:rsid w:val="3E2B7FD6"/>
    <w:rsid w:val="3E2C2E0A"/>
    <w:rsid w:val="3E2D328B"/>
    <w:rsid w:val="3E2D545D"/>
    <w:rsid w:val="3E2D75A9"/>
    <w:rsid w:val="3E2E5FA5"/>
    <w:rsid w:val="3E2E86FB"/>
    <w:rsid w:val="3E2F693D"/>
    <w:rsid w:val="3E301978"/>
    <w:rsid w:val="3E30448D"/>
    <w:rsid w:val="3E3158D7"/>
    <w:rsid w:val="3E3208A1"/>
    <w:rsid w:val="3E320C67"/>
    <w:rsid w:val="3E32389B"/>
    <w:rsid w:val="3E3363C7"/>
    <w:rsid w:val="3E344367"/>
    <w:rsid w:val="3E344619"/>
    <w:rsid w:val="3E350623"/>
    <w:rsid w:val="3E35213F"/>
    <w:rsid w:val="3E371A14"/>
    <w:rsid w:val="3E391C30"/>
    <w:rsid w:val="3E393B79"/>
    <w:rsid w:val="3E3A59A8"/>
    <w:rsid w:val="3E3A7756"/>
    <w:rsid w:val="3E3B0878"/>
    <w:rsid w:val="3E3C34CE"/>
    <w:rsid w:val="3E3C527C"/>
    <w:rsid w:val="3E3D7AD5"/>
    <w:rsid w:val="3E4059D0"/>
    <w:rsid w:val="3E414717"/>
    <w:rsid w:val="3E41505C"/>
    <w:rsid w:val="3E420A12"/>
    <w:rsid w:val="3E425B9F"/>
    <w:rsid w:val="3E43232F"/>
    <w:rsid w:val="3E4325B7"/>
    <w:rsid w:val="3E444CFE"/>
    <w:rsid w:val="3E4555E0"/>
    <w:rsid w:val="3E45771E"/>
    <w:rsid w:val="3E465190"/>
    <w:rsid w:val="3E466C92"/>
    <w:rsid w:val="3E467EA9"/>
    <w:rsid w:val="3E470582"/>
    <w:rsid w:val="3E481508"/>
    <w:rsid w:val="3E48542C"/>
    <w:rsid w:val="3E4A2027"/>
    <w:rsid w:val="3E4D1237"/>
    <w:rsid w:val="3E4E0103"/>
    <w:rsid w:val="3E4E3F57"/>
    <w:rsid w:val="3E51418E"/>
    <w:rsid w:val="3E524A9F"/>
    <w:rsid w:val="3E5325C6"/>
    <w:rsid w:val="3E5365C3"/>
    <w:rsid w:val="3E537C41"/>
    <w:rsid w:val="3E542340"/>
    <w:rsid w:val="3E554590"/>
    <w:rsid w:val="3E55633E"/>
    <w:rsid w:val="3E5638B9"/>
    <w:rsid w:val="3E5723A2"/>
    <w:rsid w:val="3E573E64"/>
    <w:rsid w:val="3E587BDC"/>
    <w:rsid w:val="3E5D3C78"/>
    <w:rsid w:val="3E5F71BC"/>
    <w:rsid w:val="3E611903"/>
    <w:rsid w:val="3E616028"/>
    <w:rsid w:val="3E636CAD"/>
    <w:rsid w:val="3E641550"/>
    <w:rsid w:val="3E64432C"/>
    <w:rsid w:val="3E6616F4"/>
    <w:rsid w:val="3E6700DD"/>
    <w:rsid w:val="3E671084"/>
    <w:rsid w:val="3E674DA9"/>
    <w:rsid w:val="3E67508D"/>
    <w:rsid w:val="3E691DE9"/>
    <w:rsid w:val="3E6A003B"/>
    <w:rsid w:val="3E6B3C25"/>
    <w:rsid w:val="3E6B5B61"/>
    <w:rsid w:val="3E6D7B2B"/>
    <w:rsid w:val="3E6F71F4"/>
    <w:rsid w:val="3E703177"/>
    <w:rsid w:val="3E713A9B"/>
    <w:rsid w:val="3E717CEF"/>
    <w:rsid w:val="3E733B27"/>
    <w:rsid w:val="3E742C68"/>
    <w:rsid w:val="3E752DDF"/>
    <w:rsid w:val="3E75538F"/>
    <w:rsid w:val="3E781836"/>
    <w:rsid w:val="3E7836D4"/>
    <w:rsid w:val="3E7A4080"/>
    <w:rsid w:val="3E7A5DA4"/>
    <w:rsid w:val="3E7A68C1"/>
    <w:rsid w:val="3E7C31F6"/>
    <w:rsid w:val="3E7D5A52"/>
    <w:rsid w:val="3E7E7642"/>
    <w:rsid w:val="3E7F33BB"/>
    <w:rsid w:val="3E7F4104"/>
    <w:rsid w:val="3E8363BD"/>
    <w:rsid w:val="3E850F70"/>
    <w:rsid w:val="3E8606E2"/>
    <w:rsid w:val="3E864946"/>
    <w:rsid w:val="3E871162"/>
    <w:rsid w:val="3E8751F4"/>
    <w:rsid w:val="3E88560A"/>
    <w:rsid w:val="3E8A5248"/>
    <w:rsid w:val="3E8B1D5F"/>
    <w:rsid w:val="3E8B7FB1"/>
    <w:rsid w:val="3E8C0C9B"/>
    <w:rsid w:val="3E8C3D26"/>
    <w:rsid w:val="3E8E0D99"/>
    <w:rsid w:val="3E8F3986"/>
    <w:rsid w:val="3E9055C8"/>
    <w:rsid w:val="3E9079E7"/>
    <w:rsid w:val="3E913D25"/>
    <w:rsid w:val="3E921340"/>
    <w:rsid w:val="3E923199"/>
    <w:rsid w:val="3E927592"/>
    <w:rsid w:val="3E940B72"/>
    <w:rsid w:val="3E94330A"/>
    <w:rsid w:val="3E95F242"/>
    <w:rsid w:val="3E9638EC"/>
    <w:rsid w:val="3E976956"/>
    <w:rsid w:val="3E9776BC"/>
    <w:rsid w:val="3E9A01F4"/>
    <w:rsid w:val="3E9A4A61"/>
    <w:rsid w:val="3E9C33B9"/>
    <w:rsid w:val="3E9C5D1B"/>
    <w:rsid w:val="3E9DB04A"/>
    <w:rsid w:val="3E9F5347"/>
    <w:rsid w:val="3EA30361"/>
    <w:rsid w:val="3EA3354D"/>
    <w:rsid w:val="3EA40C63"/>
    <w:rsid w:val="3EA5077D"/>
    <w:rsid w:val="3EA77B23"/>
    <w:rsid w:val="3EA848A3"/>
    <w:rsid w:val="3EA90437"/>
    <w:rsid w:val="3EAC006D"/>
    <w:rsid w:val="3EAC50A2"/>
    <w:rsid w:val="3EAC5A7F"/>
    <w:rsid w:val="3EAC5EB0"/>
    <w:rsid w:val="3EAD1CD6"/>
    <w:rsid w:val="3EAD5DAA"/>
    <w:rsid w:val="3EAD7F28"/>
    <w:rsid w:val="3EB02CBF"/>
    <w:rsid w:val="3EB27FDF"/>
    <w:rsid w:val="3EB30935"/>
    <w:rsid w:val="3EB47508"/>
    <w:rsid w:val="3EB505B3"/>
    <w:rsid w:val="3EB51294"/>
    <w:rsid w:val="3EB539AB"/>
    <w:rsid w:val="3EB578EA"/>
    <w:rsid w:val="3EB64E01"/>
    <w:rsid w:val="3EB70DA6"/>
    <w:rsid w:val="3EB7247A"/>
    <w:rsid w:val="3EB76AC1"/>
    <w:rsid w:val="3EB835B4"/>
    <w:rsid w:val="3EB968CD"/>
    <w:rsid w:val="3EB97C0B"/>
    <w:rsid w:val="3EBB76E6"/>
    <w:rsid w:val="3EBC460F"/>
    <w:rsid w:val="3EBF2918"/>
    <w:rsid w:val="3EBF3EF4"/>
    <w:rsid w:val="3EBF7C5B"/>
    <w:rsid w:val="3EC05EAD"/>
    <w:rsid w:val="3EC10C83"/>
    <w:rsid w:val="3EC25E8C"/>
    <w:rsid w:val="3EC528EC"/>
    <w:rsid w:val="3EC76A41"/>
    <w:rsid w:val="3EC93468"/>
    <w:rsid w:val="3EC942EA"/>
    <w:rsid w:val="3ECA20D9"/>
    <w:rsid w:val="3ECA3C2C"/>
    <w:rsid w:val="3ECA5080"/>
    <w:rsid w:val="3ECB1CB9"/>
    <w:rsid w:val="3ECB2E7A"/>
    <w:rsid w:val="3ECC2127"/>
    <w:rsid w:val="3ECC2AA4"/>
    <w:rsid w:val="3ECD04A8"/>
    <w:rsid w:val="3ECE6CC8"/>
    <w:rsid w:val="3ED01E68"/>
    <w:rsid w:val="3ED12640"/>
    <w:rsid w:val="3ED15EB7"/>
    <w:rsid w:val="3ED2317A"/>
    <w:rsid w:val="3ED37F2F"/>
    <w:rsid w:val="3ED40399"/>
    <w:rsid w:val="3ED454B4"/>
    <w:rsid w:val="3ED51366"/>
    <w:rsid w:val="3ED60F4A"/>
    <w:rsid w:val="3ED656D0"/>
    <w:rsid w:val="3ED6747E"/>
    <w:rsid w:val="3ED82B4E"/>
    <w:rsid w:val="3ED90D1D"/>
    <w:rsid w:val="3EDB0DF0"/>
    <w:rsid w:val="3EDB3689"/>
    <w:rsid w:val="3EDB4A95"/>
    <w:rsid w:val="3EDC0997"/>
    <w:rsid w:val="3EDC25BB"/>
    <w:rsid w:val="3EDC341C"/>
    <w:rsid w:val="3EDD1759"/>
    <w:rsid w:val="3EDE27D7"/>
    <w:rsid w:val="3EDF01EC"/>
    <w:rsid w:val="3EDF3E59"/>
    <w:rsid w:val="3EE002FD"/>
    <w:rsid w:val="3EE11ADE"/>
    <w:rsid w:val="3EE14075"/>
    <w:rsid w:val="3EE15AD9"/>
    <w:rsid w:val="3EE23A00"/>
    <w:rsid w:val="3EE26D2B"/>
    <w:rsid w:val="3EE420A7"/>
    <w:rsid w:val="3EE45E28"/>
    <w:rsid w:val="3EE4760A"/>
    <w:rsid w:val="3EE55C0F"/>
    <w:rsid w:val="3EE6709F"/>
    <w:rsid w:val="3EE852B9"/>
    <w:rsid w:val="3EE871B2"/>
    <w:rsid w:val="3EE906D2"/>
    <w:rsid w:val="3EEB27FE"/>
    <w:rsid w:val="3EEB4CD9"/>
    <w:rsid w:val="3EED170A"/>
    <w:rsid w:val="3EED676D"/>
    <w:rsid w:val="3EEE296C"/>
    <w:rsid w:val="3EEE5831"/>
    <w:rsid w:val="3EEF088A"/>
    <w:rsid w:val="3EEF22EE"/>
    <w:rsid w:val="3EEF2873"/>
    <w:rsid w:val="3EEF33C0"/>
    <w:rsid w:val="3EEF5028"/>
    <w:rsid w:val="3EEF5E30"/>
    <w:rsid w:val="3EEF69FA"/>
    <w:rsid w:val="3EF142B8"/>
    <w:rsid w:val="3EF26282"/>
    <w:rsid w:val="3EF44636"/>
    <w:rsid w:val="3EF45487"/>
    <w:rsid w:val="3EF45B57"/>
    <w:rsid w:val="3EF45BBC"/>
    <w:rsid w:val="3EF47905"/>
    <w:rsid w:val="3EF47F62"/>
    <w:rsid w:val="3EF50183"/>
    <w:rsid w:val="3EF6072B"/>
    <w:rsid w:val="3EF64B5A"/>
    <w:rsid w:val="3EF913BF"/>
    <w:rsid w:val="3EF92B0A"/>
    <w:rsid w:val="3EF9316D"/>
    <w:rsid w:val="3EFA1644"/>
    <w:rsid w:val="3EFA6182"/>
    <w:rsid w:val="3EFC11BE"/>
    <w:rsid w:val="3EFC2A06"/>
    <w:rsid w:val="3EFC2A3B"/>
    <w:rsid w:val="3EFE70C2"/>
    <w:rsid w:val="3EFE75EE"/>
    <w:rsid w:val="3EFFAF2B"/>
    <w:rsid w:val="3F0044FB"/>
    <w:rsid w:val="3F014F73"/>
    <w:rsid w:val="3F021405"/>
    <w:rsid w:val="3F031614"/>
    <w:rsid w:val="3F033FEC"/>
    <w:rsid w:val="3F047AC0"/>
    <w:rsid w:val="3F050B2F"/>
    <w:rsid w:val="3F051B12"/>
    <w:rsid w:val="3F073925"/>
    <w:rsid w:val="3F081602"/>
    <w:rsid w:val="3F0833B0"/>
    <w:rsid w:val="3F084BA6"/>
    <w:rsid w:val="3F090E96"/>
    <w:rsid w:val="3F093602"/>
    <w:rsid w:val="3F0A7128"/>
    <w:rsid w:val="3F0B377C"/>
    <w:rsid w:val="3F0B4DB6"/>
    <w:rsid w:val="3F0C10F2"/>
    <w:rsid w:val="3F0D224A"/>
    <w:rsid w:val="3F0E02A4"/>
    <w:rsid w:val="3F0F0BE2"/>
    <w:rsid w:val="3F13409D"/>
    <w:rsid w:val="3F142D32"/>
    <w:rsid w:val="3F1541CF"/>
    <w:rsid w:val="3F15624C"/>
    <w:rsid w:val="3F167CFC"/>
    <w:rsid w:val="3F1740AF"/>
    <w:rsid w:val="3F1B30E3"/>
    <w:rsid w:val="3F1C5008"/>
    <w:rsid w:val="3F1D1653"/>
    <w:rsid w:val="3F1D4041"/>
    <w:rsid w:val="3F1D4625"/>
    <w:rsid w:val="3F1D6E5D"/>
    <w:rsid w:val="3F1D7CB8"/>
    <w:rsid w:val="3F1E4982"/>
    <w:rsid w:val="3F1F0CCB"/>
    <w:rsid w:val="3F1F1687"/>
    <w:rsid w:val="3F201DD5"/>
    <w:rsid w:val="3F204E01"/>
    <w:rsid w:val="3F2057F6"/>
    <w:rsid w:val="3F215EF6"/>
    <w:rsid w:val="3F220916"/>
    <w:rsid w:val="3F224C90"/>
    <w:rsid w:val="3F232CE8"/>
    <w:rsid w:val="3F255D10"/>
    <w:rsid w:val="3F2622AC"/>
    <w:rsid w:val="3F27347F"/>
    <w:rsid w:val="3F277CDA"/>
    <w:rsid w:val="3F282A3A"/>
    <w:rsid w:val="3F282C50"/>
    <w:rsid w:val="3F2949FF"/>
    <w:rsid w:val="3F2B4D42"/>
    <w:rsid w:val="3F2B709E"/>
    <w:rsid w:val="3F2C2AAF"/>
    <w:rsid w:val="3F2E062C"/>
    <w:rsid w:val="3F2E502C"/>
    <w:rsid w:val="3F2F3033"/>
    <w:rsid w:val="3F301AC1"/>
    <w:rsid w:val="3F312907"/>
    <w:rsid w:val="3F3272DF"/>
    <w:rsid w:val="3F3441A5"/>
    <w:rsid w:val="3F3643C1"/>
    <w:rsid w:val="3F3649FD"/>
    <w:rsid w:val="3F375A43"/>
    <w:rsid w:val="3F377746"/>
    <w:rsid w:val="3F381EE7"/>
    <w:rsid w:val="3F3839F6"/>
    <w:rsid w:val="3F39486F"/>
    <w:rsid w:val="3F3963B5"/>
    <w:rsid w:val="3F397F7D"/>
    <w:rsid w:val="3F3A1634"/>
    <w:rsid w:val="3F3A3C21"/>
    <w:rsid w:val="3F3D484E"/>
    <w:rsid w:val="3F3D501C"/>
    <w:rsid w:val="3F3D5750"/>
    <w:rsid w:val="3F3F3E60"/>
    <w:rsid w:val="3F400491"/>
    <w:rsid w:val="3F40263A"/>
    <w:rsid w:val="3F4049A7"/>
    <w:rsid w:val="3F406FEE"/>
    <w:rsid w:val="3F4168C2"/>
    <w:rsid w:val="3F424B64"/>
    <w:rsid w:val="3F4275D2"/>
    <w:rsid w:val="3F430C8E"/>
    <w:rsid w:val="3F434044"/>
    <w:rsid w:val="3F4469DF"/>
    <w:rsid w:val="3F461DB0"/>
    <w:rsid w:val="3F463B37"/>
    <w:rsid w:val="3F473D3F"/>
    <w:rsid w:val="3F477557"/>
    <w:rsid w:val="3F487C50"/>
    <w:rsid w:val="3F4944C1"/>
    <w:rsid w:val="3F4A5777"/>
    <w:rsid w:val="3F4A7E6C"/>
    <w:rsid w:val="3F4C1A76"/>
    <w:rsid w:val="3F4C2B1C"/>
    <w:rsid w:val="3F4E0527"/>
    <w:rsid w:val="3F4E11E8"/>
    <w:rsid w:val="3F4E57AE"/>
    <w:rsid w:val="3F4F7231"/>
    <w:rsid w:val="3F505FC4"/>
    <w:rsid w:val="3F51257F"/>
    <w:rsid w:val="3F520ACF"/>
    <w:rsid w:val="3F532B70"/>
    <w:rsid w:val="3F5448BF"/>
    <w:rsid w:val="3F5546AE"/>
    <w:rsid w:val="3F55665B"/>
    <w:rsid w:val="3F5605BF"/>
    <w:rsid w:val="3F56236D"/>
    <w:rsid w:val="3F567338"/>
    <w:rsid w:val="3F583911"/>
    <w:rsid w:val="3F596F10"/>
    <w:rsid w:val="3F5C40FE"/>
    <w:rsid w:val="3F5D71D2"/>
    <w:rsid w:val="3F5E25E8"/>
    <w:rsid w:val="3F5E2AEB"/>
    <w:rsid w:val="3F5E3E2E"/>
    <w:rsid w:val="3F6031EC"/>
    <w:rsid w:val="3F6172B5"/>
    <w:rsid w:val="3F622C27"/>
    <w:rsid w:val="3F6257A2"/>
    <w:rsid w:val="3F650802"/>
    <w:rsid w:val="3F655563"/>
    <w:rsid w:val="3F656A54"/>
    <w:rsid w:val="3F67457A"/>
    <w:rsid w:val="3F6750E6"/>
    <w:rsid w:val="3F680184"/>
    <w:rsid w:val="3F681E5B"/>
    <w:rsid w:val="3F68516E"/>
    <w:rsid w:val="3F6A00C4"/>
    <w:rsid w:val="3F6C7DE3"/>
    <w:rsid w:val="3F6F13E8"/>
    <w:rsid w:val="3F70007E"/>
    <w:rsid w:val="3F704128"/>
    <w:rsid w:val="3F724CCD"/>
    <w:rsid w:val="3F726F7D"/>
    <w:rsid w:val="3F731171"/>
    <w:rsid w:val="3F762A0F"/>
    <w:rsid w:val="3F7648F8"/>
    <w:rsid w:val="3F776544"/>
    <w:rsid w:val="3F795933"/>
    <w:rsid w:val="3F796B3C"/>
    <w:rsid w:val="3F7B0737"/>
    <w:rsid w:val="3F7B2672"/>
    <w:rsid w:val="3F7C0ACD"/>
    <w:rsid w:val="3F7D476E"/>
    <w:rsid w:val="3F7D78FA"/>
    <w:rsid w:val="3F7E3647"/>
    <w:rsid w:val="3F7E3672"/>
    <w:rsid w:val="3F7F7D0A"/>
    <w:rsid w:val="3F8022A3"/>
    <w:rsid w:val="3F80388E"/>
    <w:rsid w:val="3F8073EA"/>
    <w:rsid w:val="3F82455C"/>
    <w:rsid w:val="3F8259E5"/>
    <w:rsid w:val="3F830C89"/>
    <w:rsid w:val="3F841FFA"/>
    <w:rsid w:val="3F84512C"/>
    <w:rsid w:val="3F860321"/>
    <w:rsid w:val="3F881F6F"/>
    <w:rsid w:val="3F887A0A"/>
    <w:rsid w:val="3F892743"/>
    <w:rsid w:val="3F89331C"/>
    <w:rsid w:val="3F89361E"/>
    <w:rsid w:val="3F8B369D"/>
    <w:rsid w:val="3F8C2824"/>
    <w:rsid w:val="3F8C2AC3"/>
    <w:rsid w:val="3F8E5FAB"/>
    <w:rsid w:val="3F8E7D59"/>
    <w:rsid w:val="3F8F0BD1"/>
    <w:rsid w:val="3F8F16EA"/>
    <w:rsid w:val="3F8F3AD1"/>
    <w:rsid w:val="3F914AE8"/>
    <w:rsid w:val="3F917849"/>
    <w:rsid w:val="3F92622B"/>
    <w:rsid w:val="3F93168F"/>
    <w:rsid w:val="3F931FFF"/>
    <w:rsid w:val="3F93307A"/>
    <w:rsid w:val="3F933A3A"/>
    <w:rsid w:val="3F935E11"/>
    <w:rsid w:val="3F93711E"/>
    <w:rsid w:val="3F9410E8"/>
    <w:rsid w:val="3F9452D3"/>
    <w:rsid w:val="3F945D40"/>
    <w:rsid w:val="3F966C0E"/>
    <w:rsid w:val="3F974EC0"/>
    <w:rsid w:val="3F9859E4"/>
    <w:rsid w:val="3F99643A"/>
    <w:rsid w:val="3F9A3956"/>
    <w:rsid w:val="3F9A45A3"/>
    <w:rsid w:val="3F9A4950"/>
    <w:rsid w:val="3F9B2F32"/>
    <w:rsid w:val="3F9C3FA0"/>
    <w:rsid w:val="3F9E59DA"/>
    <w:rsid w:val="3F9F1F66"/>
    <w:rsid w:val="3FA05FF6"/>
    <w:rsid w:val="3FA07DF3"/>
    <w:rsid w:val="3FA1732D"/>
    <w:rsid w:val="3FA3250A"/>
    <w:rsid w:val="3FA40966"/>
    <w:rsid w:val="3FA4757D"/>
    <w:rsid w:val="3FA66E58"/>
    <w:rsid w:val="3FA75AB9"/>
    <w:rsid w:val="3FA8269D"/>
    <w:rsid w:val="3FA92C08"/>
    <w:rsid w:val="3FAB0BDB"/>
    <w:rsid w:val="3FAD13BB"/>
    <w:rsid w:val="3FAE21A9"/>
    <w:rsid w:val="3FAF459B"/>
    <w:rsid w:val="3FAF7CCF"/>
    <w:rsid w:val="3FB13694"/>
    <w:rsid w:val="3FB13A48"/>
    <w:rsid w:val="3FB26499"/>
    <w:rsid w:val="3FB3156E"/>
    <w:rsid w:val="3FB335EC"/>
    <w:rsid w:val="3FB377C0"/>
    <w:rsid w:val="3FB4145C"/>
    <w:rsid w:val="3FB562AA"/>
    <w:rsid w:val="3FB6088D"/>
    <w:rsid w:val="3FB60A12"/>
    <w:rsid w:val="3FB6105E"/>
    <w:rsid w:val="3FB64144"/>
    <w:rsid w:val="3FB672B0"/>
    <w:rsid w:val="3FB83028"/>
    <w:rsid w:val="3FB83DCE"/>
    <w:rsid w:val="3FB87E59"/>
    <w:rsid w:val="3FB928FC"/>
    <w:rsid w:val="3FBA0B4E"/>
    <w:rsid w:val="3FBA545B"/>
    <w:rsid w:val="3FBB48C6"/>
    <w:rsid w:val="3FBB6674"/>
    <w:rsid w:val="3FBD0A05"/>
    <w:rsid w:val="3FBD419A"/>
    <w:rsid w:val="3FBF43B6"/>
    <w:rsid w:val="3FBF6165"/>
    <w:rsid w:val="3FBF62A4"/>
    <w:rsid w:val="3FC06360"/>
    <w:rsid w:val="3FC1672B"/>
    <w:rsid w:val="3FC217F4"/>
    <w:rsid w:val="3FC2198A"/>
    <w:rsid w:val="3FC23063"/>
    <w:rsid w:val="3FC26023"/>
    <w:rsid w:val="3FC419CD"/>
    <w:rsid w:val="3FC573C1"/>
    <w:rsid w:val="3FC60589"/>
    <w:rsid w:val="3FC71CEF"/>
    <w:rsid w:val="3FC723F7"/>
    <w:rsid w:val="3FC76DC7"/>
    <w:rsid w:val="3FC803C9"/>
    <w:rsid w:val="3FC85E61"/>
    <w:rsid w:val="3FC86191"/>
    <w:rsid w:val="3FC90D91"/>
    <w:rsid w:val="3FC968BA"/>
    <w:rsid w:val="3FCA4C4E"/>
    <w:rsid w:val="3FCB250F"/>
    <w:rsid w:val="3FCC6AD3"/>
    <w:rsid w:val="3FCC6D1F"/>
    <w:rsid w:val="3FCD2003"/>
    <w:rsid w:val="3FCE0156"/>
    <w:rsid w:val="3FCE1E74"/>
    <w:rsid w:val="3FCF2120"/>
    <w:rsid w:val="3FCF4CD3"/>
    <w:rsid w:val="3FD0787E"/>
    <w:rsid w:val="3FD31C10"/>
    <w:rsid w:val="3FD55988"/>
    <w:rsid w:val="3FD563B1"/>
    <w:rsid w:val="3FD6525C"/>
    <w:rsid w:val="3FD7127F"/>
    <w:rsid w:val="3FD72018"/>
    <w:rsid w:val="3FD80FD4"/>
    <w:rsid w:val="3FD85478"/>
    <w:rsid w:val="3FD871F3"/>
    <w:rsid w:val="3FD87BB9"/>
    <w:rsid w:val="3FD9792A"/>
    <w:rsid w:val="3FDA0C9A"/>
    <w:rsid w:val="3FDA4D4C"/>
    <w:rsid w:val="3FDA528A"/>
    <w:rsid w:val="3FDB0AC5"/>
    <w:rsid w:val="3FDB1C00"/>
    <w:rsid w:val="3FDB2873"/>
    <w:rsid w:val="3FDC3CC6"/>
    <w:rsid w:val="3FDD2A8F"/>
    <w:rsid w:val="3FDE42F3"/>
    <w:rsid w:val="3FDF2E3E"/>
    <w:rsid w:val="3FE15C40"/>
    <w:rsid w:val="3FE24949"/>
    <w:rsid w:val="3FE36043"/>
    <w:rsid w:val="3FE422B8"/>
    <w:rsid w:val="3FE4CD8E"/>
    <w:rsid w:val="3FE71217"/>
    <w:rsid w:val="3FE76269"/>
    <w:rsid w:val="3FE77469"/>
    <w:rsid w:val="3FE814ED"/>
    <w:rsid w:val="3FEA1733"/>
    <w:rsid w:val="3FEC7937"/>
    <w:rsid w:val="3FED15ED"/>
    <w:rsid w:val="3FEE07F8"/>
    <w:rsid w:val="3FEE4341"/>
    <w:rsid w:val="3FF102E8"/>
    <w:rsid w:val="3FF1210F"/>
    <w:rsid w:val="3FF14BB2"/>
    <w:rsid w:val="3FF17510"/>
    <w:rsid w:val="3FF21F64"/>
    <w:rsid w:val="3FF31A9B"/>
    <w:rsid w:val="3FF327D4"/>
    <w:rsid w:val="3FF33144"/>
    <w:rsid w:val="3FF35E0E"/>
    <w:rsid w:val="3FF37A97"/>
    <w:rsid w:val="3FF43934"/>
    <w:rsid w:val="3FF4713D"/>
    <w:rsid w:val="3FF47320"/>
    <w:rsid w:val="3FF63FA7"/>
    <w:rsid w:val="3FF770FE"/>
    <w:rsid w:val="3FFA0DA1"/>
    <w:rsid w:val="3FFA0F4B"/>
    <w:rsid w:val="3FFBAD53"/>
    <w:rsid w:val="3FFCBB75"/>
    <w:rsid w:val="3FFD6C8D"/>
    <w:rsid w:val="3FFE79A1"/>
    <w:rsid w:val="3FFE84D6"/>
    <w:rsid w:val="3FFFF27A"/>
    <w:rsid w:val="4000052B"/>
    <w:rsid w:val="4000492B"/>
    <w:rsid w:val="400134AB"/>
    <w:rsid w:val="40020632"/>
    <w:rsid w:val="400379C7"/>
    <w:rsid w:val="40040270"/>
    <w:rsid w:val="400648A7"/>
    <w:rsid w:val="400718BA"/>
    <w:rsid w:val="40071D9D"/>
    <w:rsid w:val="40077B0C"/>
    <w:rsid w:val="40080B13"/>
    <w:rsid w:val="4008500B"/>
    <w:rsid w:val="400A7627"/>
    <w:rsid w:val="400B3D92"/>
    <w:rsid w:val="400B68FA"/>
    <w:rsid w:val="400D0364"/>
    <w:rsid w:val="400D358C"/>
    <w:rsid w:val="400E2C48"/>
    <w:rsid w:val="400E3B3D"/>
    <w:rsid w:val="400E4C13"/>
    <w:rsid w:val="400F7AC3"/>
    <w:rsid w:val="401016AA"/>
    <w:rsid w:val="401069C0"/>
    <w:rsid w:val="40112738"/>
    <w:rsid w:val="40112CE5"/>
    <w:rsid w:val="401149B7"/>
    <w:rsid w:val="40123C83"/>
    <w:rsid w:val="40127DF7"/>
    <w:rsid w:val="40134E73"/>
    <w:rsid w:val="40142DC9"/>
    <w:rsid w:val="401476B8"/>
    <w:rsid w:val="4015056B"/>
    <w:rsid w:val="40155C28"/>
    <w:rsid w:val="40156D97"/>
    <w:rsid w:val="401753E8"/>
    <w:rsid w:val="4019602A"/>
    <w:rsid w:val="401A037E"/>
    <w:rsid w:val="401A15ED"/>
    <w:rsid w:val="401A1CD9"/>
    <w:rsid w:val="401B747C"/>
    <w:rsid w:val="401D0D77"/>
    <w:rsid w:val="401D2E8B"/>
    <w:rsid w:val="401D3824"/>
    <w:rsid w:val="401D732F"/>
    <w:rsid w:val="401F0EBE"/>
    <w:rsid w:val="401F30A7"/>
    <w:rsid w:val="40204729"/>
    <w:rsid w:val="402267B0"/>
    <w:rsid w:val="40226E5D"/>
    <w:rsid w:val="4023277B"/>
    <w:rsid w:val="4024168F"/>
    <w:rsid w:val="4024421A"/>
    <w:rsid w:val="40258078"/>
    <w:rsid w:val="40273D0A"/>
    <w:rsid w:val="402875AB"/>
    <w:rsid w:val="40291200"/>
    <w:rsid w:val="402938C5"/>
    <w:rsid w:val="402975B0"/>
    <w:rsid w:val="402C152F"/>
    <w:rsid w:val="402C3B38"/>
    <w:rsid w:val="402F273D"/>
    <w:rsid w:val="402F78A1"/>
    <w:rsid w:val="40302BBE"/>
    <w:rsid w:val="403043D2"/>
    <w:rsid w:val="40314241"/>
    <w:rsid w:val="403143C7"/>
    <w:rsid w:val="40322037"/>
    <w:rsid w:val="40322DDA"/>
    <w:rsid w:val="40330081"/>
    <w:rsid w:val="403326AF"/>
    <w:rsid w:val="40342E33"/>
    <w:rsid w:val="40350311"/>
    <w:rsid w:val="40354679"/>
    <w:rsid w:val="4035C59F"/>
    <w:rsid w:val="40364F60"/>
    <w:rsid w:val="40366B06"/>
    <w:rsid w:val="40375423"/>
    <w:rsid w:val="403914C2"/>
    <w:rsid w:val="403A38E1"/>
    <w:rsid w:val="403B084E"/>
    <w:rsid w:val="403B0D81"/>
    <w:rsid w:val="403C2513"/>
    <w:rsid w:val="403C5A07"/>
    <w:rsid w:val="403C77B5"/>
    <w:rsid w:val="403C7D0F"/>
    <w:rsid w:val="403D352D"/>
    <w:rsid w:val="403F1053"/>
    <w:rsid w:val="40404180"/>
    <w:rsid w:val="404041AC"/>
    <w:rsid w:val="40416B7A"/>
    <w:rsid w:val="404176B4"/>
    <w:rsid w:val="404448BC"/>
    <w:rsid w:val="40445D03"/>
    <w:rsid w:val="40464039"/>
    <w:rsid w:val="404654A5"/>
    <w:rsid w:val="40477F08"/>
    <w:rsid w:val="40493BB9"/>
    <w:rsid w:val="404B2857"/>
    <w:rsid w:val="404B5C4A"/>
    <w:rsid w:val="404C3770"/>
    <w:rsid w:val="404C551E"/>
    <w:rsid w:val="404D267D"/>
    <w:rsid w:val="404D59DA"/>
    <w:rsid w:val="404E5FF7"/>
    <w:rsid w:val="4052672E"/>
    <w:rsid w:val="40530843"/>
    <w:rsid w:val="40534C5D"/>
    <w:rsid w:val="40535863"/>
    <w:rsid w:val="40552075"/>
    <w:rsid w:val="40552659"/>
    <w:rsid w:val="40552F53"/>
    <w:rsid w:val="40556AC9"/>
    <w:rsid w:val="4056454A"/>
    <w:rsid w:val="405745EF"/>
    <w:rsid w:val="4057639D"/>
    <w:rsid w:val="40581322"/>
    <w:rsid w:val="40592E34"/>
    <w:rsid w:val="40592F49"/>
    <w:rsid w:val="405A5E8D"/>
    <w:rsid w:val="405B31B7"/>
    <w:rsid w:val="405D597D"/>
    <w:rsid w:val="405F34A4"/>
    <w:rsid w:val="405F5AE8"/>
    <w:rsid w:val="40622950"/>
    <w:rsid w:val="40624D42"/>
    <w:rsid w:val="4062582C"/>
    <w:rsid w:val="40646D0C"/>
    <w:rsid w:val="40656886"/>
    <w:rsid w:val="4065783E"/>
    <w:rsid w:val="40661614"/>
    <w:rsid w:val="406665E0"/>
    <w:rsid w:val="406867FC"/>
    <w:rsid w:val="40693C2A"/>
    <w:rsid w:val="40694191"/>
    <w:rsid w:val="406E032D"/>
    <w:rsid w:val="406E03F5"/>
    <w:rsid w:val="406E38CA"/>
    <w:rsid w:val="4071676C"/>
    <w:rsid w:val="40730CFD"/>
    <w:rsid w:val="40736F4F"/>
    <w:rsid w:val="407440BA"/>
    <w:rsid w:val="407451A1"/>
    <w:rsid w:val="407560BE"/>
    <w:rsid w:val="407562B4"/>
    <w:rsid w:val="407707ED"/>
    <w:rsid w:val="40775A32"/>
    <w:rsid w:val="40784565"/>
    <w:rsid w:val="40797F93"/>
    <w:rsid w:val="407A2271"/>
    <w:rsid w:val="407A4563"/>
    <w:rsid w:val="407C5E04"/>
    <w:rsid w:val="407D1CDC"/>
    <w:rsid w:val="407D7043"/>
    <w:rsid w:val="407E04CC"/>
    <w:rsid w:val="407E5B32"/>
    <w:rsid w:val="407E7F33"/>
    <w:rsid w:val="407F2E4B"/>
    <w:rsid w:val="407F3C03"/>
    <w:rsid w:val="407F58F4"/>
    <w:rsid w:val="408246EF"/>
    <w:rsid w:val="40842063"/>
    <w:rsid w:val="408568CD"/>
    <w:rsid w:val="40861C89"/>
    <w:rsid w:val="40874AB9"/>
    <w:rsid w:val="408829FA"/>
    <w:rsid w:val="40890521"/>
    <w:rsid w:val="408954DF"/>
    <w:rsid w:val="408A2458"/>
    <w:rsid w:val="408A49C4"/>
    <w:rsid w:val="408A4E49"/>
    <w:rsid w:val="408A66F2"/>
    <w:rsid w:val="408B4299"/>
    <w:rsid w:val="408C24BF"/>
    <w:rsid w:val="408D14D1"/>
    <w:rsid w:val="408D1C2D"/>
    <w:rsid w:val="408D3845"/>
    <w:rsid w:val="408F1FDB"/>
    <w:rsid w:val="4091778D"/>
    <w:rsid w:val="40925627"/>
    <w:rsid w:val="40935998"/>
    <w:rsid w:val="409415CC"/>
    <w:rsid w:val="40942EE0"/>
    <w:rsid w:val="40952927"/>
    <w:rsid w:val="40953369"/>
    <w:rsid w:val="40955117"/>
    <w:rsid w:val="409726F1"/>
    <w:rsid w:val="40974F84"/>
    <w:rsid w:val="4098744A"/>
    <w:rsid w:val="409879F0"/>
    <w:rsid w:val="4099271C"/>
    <w:rsid w:val="409969B6"/>
    <w:rsid w:val="409A1153"/>
    <w:rsid w:val="409A44DC"/>
    <w:rsid w:val="409B7EE0"/>
    <w:rsid w:val="409D5D7A"/>
    <w:rsid w:val="409E5432"/>
    <w:rsid w:val="409E7C2A"/>
    <w:rsid w:val="409F6A85"/>
    <w:rsid w:val="409F7A83"/>
    <w:rsid w:val="409F7D44"/>
    <w:rsid w:val="40A06C06"/>
    <w:rsid w:val="40A0F44C"/>
    <w:rsid w:val="40A11D0E"/>
    <w:rsid w:val="40A13893"/>
    <w:rsid w:val="40A15739"/>
    <w:rsid w:val="40A23390"/>
    <w:rsid w:val="40A2641B"/>
    <w:rsid w:val="40A435AC"/>
    <w:rsid w:val="40A43C43"/>
    <w:rsid w:val="40A4535A"/>
    <w:rsid w:val="40A45AF1"/>
    <w:rsid w:val="40A47108"/>
    <w:rsid w:val="40A54ACD"/>
    <w:rsid w:val="40A67324"/>
    <w:rsid w:val="40A70071"/>
    <w:rsid w:val="40A84E4B"/>
    <w:rsid w:val="40A86BF9"/>
    <w:rsid w:val="40A909CD"/>
    <w:rsid w:val="40A9471F"/>
    <w:rsid w:val="40A977F9"/>
    <w:rsid w:val="40AA6712"/>
    <w:rsid w:val="40AB3CBD"/>
    <w:rsid w:val="40AB4E23"/>
    <w:rsid w:val="40AC6196"/>
    <w:rsid w:val="40AC7DDE"/>
    <w:rsid w:val="40AD06B3"/>
    <w:rsid w:val="40AD1CAC"/>
    <w:rsid w:val="40AE41D1"/>
    <w:rsid w:val="40AE5488"/>
    <w:rsid w:val="40B03CFF"/>
    <w:rsid w:val="40B05DE6"/>
    <w:rsid w:val="40B16935"/>
    <w:rsid w:val="40B27C66"/>
    <w:rsid w:val="40B27F79"/>
    <w:rsid w:val="40B3435B"/>
    <w:rsid w:val="40B3559D"/>
    <w:rsid w:val="40B414F2"/>
    <w:rsid w:val="40B41A41"/>
    <w:rsid w:val="40B437EF"/>
    <w:rsid w:val="40B52C88"/>
    <w:rsid w:val="40B557B9"/>
    <w:rsid w:val="40B607A5"/>
    <w:rsid w:val="40B838E7"/>
    <w:rsid w:val="40B93D32"/>
    <w:rsid w:val="40BA0240"/>
    <w:rsid w:val="40BB2DD0"/>
    <w:rsid w:val="40BC1C4B"/>
    <w:rsid w:val="40BC26A4"/>
    <w:rsid w:val="40BC5F51"/>
    <w:rsid w:val="40BD0A04"/>
    <w:rsid w:val="40BD62C9"/>
    <w:rsid w:val="40BE01CA"/>
    <w:rsid w:val="40BE3219"/>
    <w:rsid w:val="40BE37CB"/>
    <w:rsid w:val="40BE5ACB"/>
    <w:rsid w:val="40C040B8"/>
    <w:rsid w:val="40C15F0C"/>
    <w:rsid w:val="40C213CC"/>
    <w:rsid w:val="40C37970"/>
    <w:rsid w:val="40C5532D"/>
    <w:rsid w:val="40C61775"/>
    <w:rsid w:val="40C63523"/>
    <w:rsid w:val="40C652D1"/>
    <w:rsid w:val="40C657D6"/>
    <w:rsid w:val="40C81049"/>
    <w:rsid w:val="40C82B3A"/>
    <w:rsid w:val="40C83AD7"/>
    <w:rsid w:val="40C8729B"/>
    <w:rsid w:val="40CA5F7F"/>
    <w:rsid w:val="40CB28E7"/>
    <w:rsid w:val="40CB4E4C"/>
    <w:rsid w:val="40CC7BBE"/>
    <w:rsid w:val="40CC7CD6"/>
    <w:rsid w:val="40CD6C3E"/>
    <w:rsid w:val="40CE4185"/>
    <w:rsid w:val="40CF3BAC"/>
    <w:rsid w:val="40D043A1"/>
    <w:rsid w:val="40D105C6"/>
    <w:rsid w:val="40D1246E"/>
    <w:rsid w:val="40D21EC7"/>
    <w:rsid w:val="40D221A7"/>
    <w:rsid w:val="40D231C9"/>
    <w:rsid w:val="40D232A7"/>
    <w:rsid w:val="40D2591E"/>
    <w:rsid w:val="40D27557"/>
    <w:rsid w:val="40D3161F"/>
    <w:rsid w:val="40D32180"/>
    <w:rsid w:val="40D406AF"/>
    <w:rsid w:val="40D53766"/>
    <w:rsid w:val="40D551E1"/>
    <w:rsid w:val="40D55514"/>
    <w:rsid w:val="40D63873"/>
    <w:rsid w:val="40D63D15"/>
    <w:rsid w:val="40D64B27"/>
    <w:rsid w:val="40D67F8D"/>
    <w:rsid w:val="40D75730"/>
    <w:rsid w:val="40D77CB2"/>
    <w:rsid w:val="40D803CC"/>
    <w:rsid w:val="40D80DC7"/>
    <w:rsid w:val="40D813C7"/>
    <w:rsid w:val="40D94840"/>
    <w:rsid w:val="40DA00DC"/>
    <w:rsid w:val="40DA11A7"/>
    <w:rsid w:val="40DA699C"/>
    <w:rsid w:val="40DB376D"/>
    <w:rsid w:val="40DB5C12"/>
    <w:rsid w:val="40DB77EA"/>
    <w:rsid w:val="40DB790E"/>
    <w:rsid w:val="40DE3B27"/>
    <w:rsid w:val="40DF6392"/>
    <w:rsid w:val="40E02836"/>
    <w:rsid w:val="40E16263"/>
    <w:rsid w:val="40E22BDC"/>
    <w:rsid w:val="40E2467E"/>
    <w:rsid w:val="40E277D5"/>
    <w:rsid w:val="40E32400"/>
    <w:rsid w:val="40E404D0"/>
    <w:rsid w:val="40E67721"/>
    <w:rsid w:val="40E7728C"/>
    <w:rsid w:val="40E77DF5"/>
    <w:rsid w:val="40E85247"/>
    <w:rsid w:val="40E85864"/>
    <w:rsid w:val="40E8793D"/>
    <w:rsid w:val="40E8AECE"/>
    <w:rsid w:val="40E94C5A"/>
    <w:rsid w:val="40EA5463"/>
    <w:rsid w:val="40EA60DE"/>
    <w:rsid w:val="40EC171C"/>
    <w:rsid w:val="40ECCAD8"/>
    <w:rsid w:val="40ED0288"/>
    <w:rsid w:val="40ED1600"/>
    <w:rsid w:val="40ED3C67"/>
    <w:rsid w:val="40EE67F5"/>
    <w:rsid w:val="40EF1FC5"/>
    <w:rsid w:val="40EF2A79"/>
    <w:rsid w:val="40F0501E"/>
    <w:rsid w:val="40F10D47"/>
    <w:rsid w:val="40F167F2"/>
    <w:rsid w:val="40F2256A"/>
    <w:rsid w:val="40F276B5"/>
    <w:rsid w:val="40F3181C"/>
    <w:rsid w:val="40F41E3E"/>
    <w:rsid w:val="40F462E2"/>
    <w:rsid w:val="40F55BB6"/>
    <w:rsid w:val="40F736DC"/>
    <w:rsid w:val="40F91259"/>
    <w:rsid w:val="40FA3C1D"/>
    <w:rsid w:val="40FA52FD"/>
    <w:rsid w:val="40FA5E33"/>
    <w:rsid w:val="40FB4D50"/>
    <w:rsid w:val="40FB7670"/>
    <w:rsid w:val="40FC5196"/>
    <w:rsid w:val="40FD2008"/>
    <w:rsid w:val="40FE2B4E"/>
    <w:rsid w:val="40FE2CBD"/>
    <w:rsid w:val="40FF07E3"/>
    <w:rsid w:val="40FF0EE5"/>
    <w:rsid w:val="40FF3436"/>
    <w:rsid w:val="40FF5EB4"/>
    <w:rsid w:val="41001FB1"/>
    <w:rsid w:val="4101356D"/>
    <w:rsid w:val="4101423D"/>
    <w:rsid w:val="41016309"/>
    <w:rsid w:val="410214C6"/>
    <w:rsid w:val="41033FDC"/>
    <w:rsid w:val="41036525"/>
    <w:rsid w:val="41036C81"/>
    <w:rsid w:val="41037938"/>
    <w:rsid w:val="4104637D"/>
    <w:rsid w:val="41051305"/>
    <w:rsid w:val="410628E5"/>
    <w:rsid w:val="4108086F"/>
    <w:rsid w:val="410858E9"/>
    <w:rsid w:val="410A16AB"/>
    <w:rsid w:val="410A340F"/>
    <w:rsid w:val="410B0216"/>
    <w:rsid w:val="410B5587"/>
    <w:rsid w:val="410E1835"/>
    <w:rsid w:val="410E5380"/>
    <w:rsid w:val="410F4ECA"/>
    <w:rsid w:val="410F6C78"/>
    <w:rsid w:val="411025D5"/>
    <w:rsid w:val="41103630"/>
    <w:rsid w:val="411108D9"/>
    <w:rsid w:val="411237D2"/>
    <w:rsid w:val="41134083"/>
    <w:rsid w:val="41152314"/>
    <w:rsid w:val="411539B1"/>
    <w:rsid w:val="41185BB6"/>
    <w:rsid w:val="41195471"/>
    <w:rsid w:val="411B215D"/>
    <w:rsid w:val="411C3143"/>
    <w:rsid w:val="411D3794"/>
    <w:rsid w:val="411E332F"/>
    <w:rsid w:val="411E335F"/>
    <w:rsid w:val="411E510D"/>
    <w:rsid w:val="411F3DDB"/>
    <w:rsid w:val="411F7DBA"/>
    <w:rsid w:val="41210759"/>
    <w:rsid w:val="412222D3"/>
    <w:rsid w:val="412344D1"/>
    <w:rsid w:val="41245BED"/>
    <w:rsid w:val="41247015"/>
    <w:rsid w:val="412566F6"/>
    <w:rsid w:val="41271D46"/>
    <w:rsid w:val="412750EA"/>
    <w:rsid w:val="41281AE7"/>
    <w:rsid w:val="41282AC4"/>
    <w:rsid w:val="41283F14"/>
    <w:rsid w:val="41287D39"/>
    <w:rsid w:val="41293ADA"/>
    <w:rsid w:val="4129612D"/>
    <w:rsid w:val="412B007B"/>
    <w:rsid w:val="412D1352"/>
    <w:rsid w:val="412E1B74"/>
    <w:rsid w:val="412E2B14"/>
    <w:rsid w:val="412F2E76"/>
    <w:rsid w:val="4131490C"/>
    <w:rsid w:val="4132572B"/>
    <w:rsid w:val="41350F1A"/>
    <w:rsid w:val="413606A8"/>
    <w:rsid w:val="41364831"/>
    <w:rsid w:val="413726F0"/>
    <w:rsid w:val="4137363C"/>
    <w:rsid w:val="41381060"/>
    <w:rsid w:val="413829DB"/>
    <w:rsid w:val="41390199"/>
    <w:rsid w:val="41391F47"/>
    <w:rsid w:val="41392E01"/>
    <w:rsid w:val="413953F4"/>
    <w:rsid w:val="4139723C"/>
    <w:rsid w:val="413A2647"/>
    <w:rsid w:val="413B181B"/>
    <w:rsid w:val="413B2C54"/>
    <w:rsid w:val="413C212B"/>
    <w:rsid w:val="413D327F"/>
    <w:rsid w:val="413D3D8C"/>
    <w:rsid w:val="413F3725"/>
    <w:rsid w:val="413F6487"/>
    <w:rsid w:val="41401736"/>
    <w:rsid w:val="41413841"/>
    <w:rsid w:val="414172F7"/>
    <w:rsid w:val="41450811"/>
    <w:rsid w:val="41455BCF"/>
    <w:rsid w:val="41465ECC"/>
    <w:rsid w:val="41474664"/>
    <w:rsid w:val="414838DA"/>
    <w:rsid w:val="414B0936"/>
    <w:rsid w:val="414B35EF"/>
    <w:rsid w:val="414C062D"/>
    <w:rsid w:val="414D154E"/>
    <w:rsid w:val="414D59F2"/>
    <w:rsid w:val="414E4025"/>
    <w:rsid w:val="414F18C3"/>
    <w:rsid w:val="4150199B"/>
    <w:rsid w:val="41504494"/>
    <w:rsid w:val="41506968"/>
    <w:rsid w:val="4151136B"/>
    <w:rsid w:val="41521985"/>
    <w:rsid w:val="4152645D"/>
    <w:rsid w:val="415627CF"/>
    <w:rsid w:val="41575B6E"/>
    <w:rsid w:val="41576630"/>
    <w:rsid w:val="4158123C"/>
    <w:rsid w:val="41594397"/>
    <w:rsid w:val="415B010F"/>
    <w:rsid w:val="415B3C6B"/>
    <w:rsid w:val="415B60CB"/>
    <w:rsid w:val="415C6422"/>
    <w:rsid w:val="415C79E3"/>
    <w:rsid w:val="415D339A"/>
    <w:rsid w:val="415E1276"/>
    <w:rsid w:val="415F2338"/>
    <w:rsid w:val="41602D87"/>
    <w:rsid w:val="416074D3"/>
    <w:rsid w:val="4162149D"/>
    <w:rsid w:val="4162324B"/>
    <w:rsid w:val="4164CDDA"/>
    <w:rsid w:val="41655A88"/>
    <w:rsid w:val="41665391"/>
    <w:rsid w:val="41670862"/>
    <w:rsid w:val="41676AB4"/>
    <w:rsid w:val="416C40CA"/>
    <w:rsid w:val="416C47D2"/>
    <w:rsid w:val="416C5E78"/>
    <w:rsid w:val="416D399E"/>
    <w:rsid w:val="416D6550"/>
    <w:rsid w:val="41704A7F"/>
    <w:rsid w:val="41713498"/>
    <w:rsid w:val="41717932"/>
    <w:rsid w:val="41717E05"/>
    <w:rsid w:val="41744D2D"/>
    <w:rsid w:val="41746E7F"/>
    <w:rsid w:val="41766CF7"/>
    <w:rsid w:val="41772E9F"/>
    <w:rsid w:val="4178174A"/>
    <w:rsid w:val="41782A6F"/>
    <w:rsid w:val="41787880"/>
    <w:rsid w:val="417A2321"/>
    <w:rsid w:val="417B60BB"/>
    <w:rsid w:val="417C1E33"/>
    <w:rsid w:val="417C4D58"/>
    <w:rsid w:val="417D0085"/>
    <w:rsid w:val="417D4941"/>
    <w:rsid w:val="417D5553"/>
    <w:rsid w:val="4183382A"/>
    <w:rsid w:val="418362DB"/>
    <w:rsid w:val="418477AC"/>
    <w:rsid w:val="4185518C"/>
    <w:rsid w:val="418553FB"/>
    <w:rsid w:val="418558F8"/>
    <w:rsid w:val="41856F3A"/>
    <w:rsid w:val="4187036B"/>
    <w:rsid w:val="41886722"/>
    <w:rsid w:val="41886972"/>
    <w:rsid w:val="41892EE4"/>
    <w:rsid w:val="418A27A2"/>
    <w:rsid w:val="418C02C8"/>
    <w:rsid w:val="418D6F28"/>
    <w:rsid w:val="418E237C"/>
    <w:rsid w:val="418E3F64"/>
    <w:rsid w:val="418E46AA"/>
    <w:rsid w:val="418E4AE7"/>
    <w:rsid w:val="418E5012"/>
    <w:rsid w:val="418F4B0F"/>
    <w:rsid w:val="4191384D"/>
    <w:rsid w:val="41919CD1"/>
    <w:rsid w:val="41923405"/>
    <w:rsid w:val="41926E18"/>
    <w:rsid w:val="4197582E"/>
    <w:rsid w:val="41984EBF"/>
    <w:rsid w:val="419A0444"/>
    <w:rsid w:val="419A04BD"/>
    <w:rsid w:val="419A2692"/>
    <w:rsid w:val="419B47A8"/>
    <w:rsid w:val="419C5455"/>
    <w:rsid w:val="419D0727"/>
    <w:rsid w:val="419F1BA2"/>
    <w:rsid w:val="419F2D79"/>
    <w:rsid w:val="419F684B"/>
    <w:rsid w:val="41A04DB8"/>
    <w:rsid w:val="41A068C7"/>
    <w:rsid w:val="41A204BC"/>
    <w:rsid w:val="41A2189A"/>
    <w:rsid w:val="41A74FDC"/>
    <w:rsid w:val="41A75102"/>
    <w:rsid w:val="41A76EB0"/>
    <w:rsid w:val="41A90870"/>
    <w:rsid w:val="41A90FCC"/>
    <w:rsid w:val="41A970CC"/>
    <w:rsid w:val="41AA199A"/>
    <w:rsid w:val="41AA2E44"/>
    <w:rsid w:val="41AB1ECA"/>
    <w:rsid w:val="41AB222D"/>
    <w:rsid w:val="41AB652E"/>
    <w:rsid w:val="41AB79BE"/>
    <w:rsid w:val="41AC44C7"/>
    <w:rsid w:val="41AD377A"/>
    <w:rsid w:val="41AE22A1"/>
    <w:rsid w:val="41AE376E"/>
    <w:rsid w:val="41AE4685"/>
    <w:rsid w:val="41AE46E3"/>
    <w:rsid w:val="41B11ADD"/>
    <w:rsid w:val="41B236FC"/>
    <w:rsid w:val="41B3014F"/>
    <w:rsid w:val="41B3357F"/>
    <w:rsid w:val="41B45A71"/>
    <w:rsid w:val="41B4781F"/>
    <w:rsid w:val="41B5449A"/>
    <w:rsid w:val="41B804BD"/>
    <w:rsid w:val="41B96BE3"/>
    <w:rsid w:val="41BB0BAE"/>
    <w:rsid w:val="41BC1FBA"/>
    <w:rsid w:val="41BC3EC4"/>
    <w:rsid w:val="41BC589F"/>
    <w:rsid w:val="41BC5E65"/>
    <w:rsid w:val="41BF3C4D"/>
    <w:rsid w:val="41C04416"/>
    <w:rsid w:val="41C2018E"/>
    <w:rsid w:val="41C23DE0"/>
    <w:rsid w:val="41C36554"/>
    <w:rsid w:val="41C55588"/>
    <w:rsid w:val="41C570C9"/>
    <w:rsid w:val="41C72202"/>
    <w:rsid w:val="41CA6C32"/>
    <w:rsid w:val="41CC238E"/>
    <w:rsid w:val="41CC2DBB"/>
    <w:rsid w:val="41CC5867"/>
    <w:rsid w:val="41CC6195"/>
    <w:rsid w:val="41CC7876"/>
    <w:rsid w:val="41CD3A5B"/>
    <w:rsid w:val="41CF10E3"/>
    <w:rsid w:val="41CF375C"/>
    <w:rsid w:val="41D063C8"/>
    <w:rsid w:val="41D131E9"/>
    <w:rsid w:val="41D13F2D"/>
    <w:rsid w:val="41D16992"/>
    <w:rsid w:val="41D17230"/>
    <w:rsid w:val="41D35EF7"/>
    <w:rsid w:val="41D36692"/>
    <w:rsid w:val="41D3689A"/>
    <w:rsid w:val="41D41C6F"/>
    <w:rsid w:val="41D5230B"/>
    <w:rsid w:val="41D658FA"/>
    <w:rsid w:val="41D67795"/>
    <w:rsid w:val="41D677C0"/>
    <w:rsid w:val="41D67CEF"/>
    <w:rsid w:val="41D70A7A"/>
    <w:rsid w:val="41D81A69"/>
    <w:rsid w:val="41D8546E"/>
    <w:rsid w:val="41D967BA"/>
    <w:rsid w:val="41DB1250"/>
    <w:rsid w:val="41DB2D2B"/>
    <w:rsid w:val="41DB3829"/>
    <w:rsid w:val="41DB64F5"/>
    <w:rsid w:val="41DC3706"/>
    <w:rsid w:val="41DC510A"/>
    <w:rsid w:val="41DD02DC"/>
    <w:rsid w:val="41DD0B24"/>
    <w:rsid w:val="41DD1F18"/>
    <w:rsid w:val="41DD6D76"/>
    <w:rsid w:val="41DE664A"/>
    <w:rsid w:val="41DF313F"/>
    <w:rsid w:val="41DF4872"/>
    <w:rsid w:val="41DF9222"/>
    <w:rsid w:val="41E06866"/>
    <w:rsid w:val="41E0776A"/>
    <w:rsid w:val="41E11D90"/>
    <w:rsid w:val="41E161E8"/>
    <w:rsid w:val="41E2613A"/>
    <w:rsid w:val="41E311B0"/>
    <w:rsid w:val="41E40104"/>
    <w:rsid w:val="41E46081"/>
    <w:rsid w:val="41E70101"/>
    <w:rsid w:val="41E71E07"/>
    <w:rsid w:val="41E7292C"/>
    <w:rsid w:val="41E73751"/>
    <w:rsid w:val="41E9042B"/>
    <w:rsid w:val="41E91CE6"/>
    <w:rsid w:val="41E96A15"/>
    <w:rsid w:val="41E974C9"/>
    <w:rsid w:val="41EA3241"/>
    <w:rsid w:val="41EA6539"/>
    <w:rsid w:val="41EA777D"/>
    <w:rsid w:val="41EB5924"/>
    <w:rsid w:val="41EC3710"/>
    <w:rsid w:val="41EC520B"/>
    <w:rsid w:val="41EC5690"/>
    <w:rsid w:val="41EC6FB9"/>
    <w:rsid w:val="41ED2D7D"/>
    <w:rsid w:val="41ED5924"/>
    <w:rsid w:val="41ED7D93"/>
    <w:rsid w:val="41EF5564"/>
    <w:rsid w:val="41EF6534"/>
    <w:rsid w:val="41F1382D"/>
    <w:rsid w:val="41F27205"/>
    <w:rsid w:val="41F30347"/>
    <w:rsid w:val="41F34638"/>
    <w:rsid w:val="41F373D6"/>
    <w:rsid w:val="41F43222"/>
    <w:rsid w:val="41F479D3"/>
    <w:rsid w:val="41F540C0"/>
    <w:rsid w:val="41F64AE2"/>
    <w:rsid w:val="41F83BB0"/>
    <w:rsid w:val="41F8595E"/>
    <w:rsid w:val="41FA08E5"/>
    <w:rsid w:val="41FA16D6"/>
    <w:rsid w:val="41FC29EB"/>
    <w:rsid w:val="41FC65FA"/>
    <w:rsid w:val="41FD4D22"/>
    <w:rsid w:val="41FD4E19"/>
    <w:rsid w:val="41FD77F6"/>
    <w:rsid w:val="42016384"/>
    <w:rsid w:val="4202058A"/>
    <w:rsid w:val="4206641E"/>
    <w:rsid w:val="420756A1"/>
    <w:rsid w:val="42075BA1"/>
    <w:rsid w:val="42083E3A"/>
    <w:rsid w:val="42084369"/>
    <w:rsid w:val="42096F4A"/>
    <w:rsid w:val="420A743F"/>
    <w:rsid w:val="420B2BBF"/>
    <w:rsid w:val="420C1409"/>
    <w:rsid w:val="420C854A"/>
    <w:rsid w:val="420E01EB"/>
    <w:rsid w:val="420E35C1"/>
    <w:rsid w:val="4210424C"/>
    <w:rsid w:val="42105448"/>
    <w:rsid w:val="42114C71"/>
    <w:rsid w:val="421301E6"/>
    <w:rsid w:val="42134546"/>
    <w:rsid w:val="42144E2F"/>
    <w:rsid w:val="4216154E"/>
    <w:rsid w:val="42164036"/>
    <w:rsid w:val="421666A4"/>
    <w:rsid w:val="42172BAB"/>
    <w:rsid w:val="4217787F"/>
    <w:rsid w:val="42181B5C"/>
    <w:rsid w:val="421838E2"/>
    <w:rsid w:val="42187590"/>
    <w:rsid w:val="421877CE"/>
    <w:rsid w:val="421A2B4A"/>
    <w:rsid w:val="421A3B26"/>
    <w:rsid w:val="421A49E2"/>
    <w:rsid w:val="421A5DE3"/>
    <w:rsid w:val="421B066D"/>
    <w:rsid w:val="421B789E"/>
    <w:rsid w:val="421D2E5F"/>
    <w:rsid w:val="421D53C4"/>
    <w:rsid w:val="421F738E"/>
    <w:rsid w:val="42204EB5"/>
    <w:rsid w:val="422127CB"/>
    <w:rsid w:val="422229DB"/>
    <w:rsid w:val="42226EF6"/>
    <w:rsid w:val="422361F2"/>
    <w:rsid w:val="4224456E"/>
    <w:rsid w:val="42245718"/>
    <w:rsid w:val="42246753"/>
    <w:rsid w:val="42247DA1"/>
    <w:rsid w:val="42254279"/>
    <w:rsid w:val="422602AD"/>
    <w:rsid w:val="422624CB"/>
    <w:rsid w:val="422644AC"/>
    <w:rsid w:val="42274495"/>
    <w:rsid w:val="42276243"/>
    <w:rsid w:val="422770F7"/>
    <w:rsid w:val="42277FF1"/>
    <w:rsid w:val="422860DD"/>
    <w:rsid w:val="422936B2"/>
    <w:rsid w:val="42293D69"/>
    <w:rsid w:val="422A21A6"/>
    <w:rsid w:val="422A46E7"/>
    <w:rsid w:val="422C1A6D"/>
    <w:rsid w:val="422E312E"/>
    <w:rsid w:val="422F7FAC"/>
    <w:rsid w:val="42310928"/>
    <w:rsid w:val="42315607"/>
    <w:rsid w:val="42315811"/>
    <w:rsid w:val="42323EEB"/>
    <w:rsid w:val="42325B08"/>
    <w:rsid w:val="42326B90"/>
    <w:rsid w:val="42332E3A"/>
    <w:rsid w:val="4233369F"/>
    <w:rsid w:val="42366294"/>
    <w:rsid w:val="4239378B"/>
    <w:rsid w:val="423948E8"/>
    <w:rsid w:val="423A15EB"/>
    <w:rsid w:val="423B31FF"/>
    <w:rsid w:val="423B5844"/>
    <w:rsid w:val="423C0241"/>
    <w:rsid w:val="423C136D"/>
    <w:rsid w:val="423C6C0F"/>
    <w:rsid w:val="423F1E0C"/>
    <w:rsid w:val="423F4F1D"/>
    <w:rsid w:val="424010B3"/>
    <w:rsid w:val="42401233"/>
    <w:rsid w:val="42415557"/>
    <w:rsid w:val="42446308"/>
    <w:rsid w:val="4245510D"/>
    <w:rsid w:val="42462B6D"/>
    <w:rsid w:val="424741EF"/>
    <w:rsid w:val="424924E6"/>
    <w:rsid w:val="42494B94"/>
    <w:rsid w:val="424B1F31"/>
    <w:rsid w:val="424B6020"/>
    <w:rsid w:val="424C4CF2"/>
    <w:rsid w:val="424C5CAA"/>
    <w:rsid w:val="424D0BA3"/>
    <w:rsid w:val="424D3EFC"/>
    <w:rsid w:val="424D592A"/>
    <w:rsid w:val="424E557E"/>
    <w:rsid w:val="425050B1"/>
    <w:rsid w:val="42507548"/>
    <w:rsid w:val="4252365E"/>
    <w:rsid w:val="42524F3E"/>
    <w:rsid w:val="425253AB"/>
    <w:rsid w:val="425261B3"/>
    <w:rsid w:val="42556B0B"/>
    <w:rsid w:val="42562684"/>
    <w:rsid w:val="425841F9"/>
    <w:rsid w:val="425863FC"/>
    <w:rsid w:val="42586978"/>
    <w:rsid w:val="4258748D"/>
    <w:rsid w:val="42588766"/>
    <w:rsid w:val="42591B22"/>
    <w:rsid w:val="425A3F23"/>
    <w:rsid w:val="425A794A"/>
    <w:rsid w:val="425B7C9B"/>
    <w:rsid w:val="425C413F"/>
    <w:rsid w:val="425D3A13"/>
    <w:rsid w:val="425D524B"/>
    <w:rsid w:val="425E5F25"/>
    <w:rsid w:val="425F1218"/>
    <w:rsid w:val="42602441"/>
    <w:rsid w:val="42613503"/>
    <w:rsid w:val="4262727B"/>
    <w:rsid w:val="42627E6E"/>
    <w:rsid w:val="4263525C"/>
    <w:rsid w:val="42640AEA"/>
    <w:rsid w:val="42640D2C"/>
    <w:rsid w:val="42644FFC"/>
    <w:rsid w:val="42645C52"/>
    <w:rsid w:val="426522AD"/>
    <w:rsid w:val="42668E56"/>
    <w:rsid w:val="42672844"/>
    <w:rsid w:val="42672AE3"/>
    <w:rsid w:val="42680DF6"/>
    <w:rsid w:val="426979C8"/>
    <w:rsid w:val="426B3BF6"/>
    <w:rsid w:val="426C12BE"/>
    <w:rsid w:val="426D00FA"/>
    <w:rsid w:val="426D4E21"/>
    <w:rsid w:val="426E27E1"/>
    <w:rsid w:val="426E3E72"/>
    <w:rsid w:val="426F4DD5"/>
    <w:rsid w:val="426F4FA0"/>
    <w:rsid w:val="42707BEA"/>
    <w:rsid w:val="42712067"/>
    <w:rsid w:val="42714278"/>
    <w:rsid w:val="427149BA"/>
    <w:rsid w:val="427267AC"/>
    <w:rsid w:val="42731488"/>
    <w:rsid w:val="42733236"/>
    <w:rsid w:val="42734FE4"/>
    <w:rsid w:val="427355D5"/>
    <w:rsid w:val="4274419E"/>
    <w:rsid w:val="42747133"/>
    <w:rsid w:val="42750D5C"/>
    <w:rsid w:val="42753BB4"/>
    <w:rsid w:val="4278050E"/>
    <w:rsid w:val="42780B4F"/>
    <w:rsid w:val="42790128"/>
    <w:rsid w:val="427A320B"/>
    <w:rsid w:val="427B634F"/>
    <w:rsid w:val="427C0067"/>
    <w:rsid w:val="427C5B2B"/>
    <w:rsid w:val="427F5024"/>
    <w:rsid w:val="42812B4B"/>
    <w:rsid w:val="4281626C"/>
    <w:rsid w:val="42836F96"/>
    <w:rsid w:val="428402A1"/>
    <w:rsid w:val="4284113A"/>
    <w:rsid w:val="42845443"/>
    <w:rsid w:val="42855E1C"/>
    <w:rsid w:val="42864D18"/>
    <w:rsid w:val="42884F34"/>
    <w:rsid w:val="42890CAC"/>
    <w:rsid w:val="42894808"/>
    <w:rsid w:val="428A5D95"/>
    <w:rsid w:val="428A5EED"/>
    <w:rsid w:val="428B67D2"/>
    <w:rsid w:val="428C1AA4"/>
    <w:rsid w:val="428C60A6"/>
    <w:rsid w:val="428E1E1E"/>
    <w:rsid w:val="428E3F34"/>
    <w:rsid w:val="428F649C"/>
    <w:rsid w:val="428F6F5E"/>
    <w:rsid w:val="4291098B"/>
    <w:rsid w:val="429118B9"/>
    <w:rsid w:val="42916E45"/>
    <w:rsid w:val="42926478"/>
    <w:rsid w:val="429279CC"/>
    <w:rsid w:val="42935E17"/>
    <w:rsid w:val="42937679"/>
    <w:rsid w:val="42945D4A"/>
    <w:rsid w:val="42981797"/>
    <w:rsid w:val="42983396"/>
    <w:rsid w:val="4299145F"/>
    <w:rsid w:val="429A1986"/>
    <w:rsid w:val="429D02B3"/>
    <w:rsid w:val="429E4757"/>
    <w:rsid w:val="429F3EFC"/>
    <w:rsid w:val="42A14A13"/>
    <w:rsid w:val="42A44386"/>
    <w:rsid w:val="42A47894"/>
    <w:rsid w:val="42A653BA"/>
    <w:rsid w:val="42A812A2"/>
    <w:rsid w:val="42A8721E"/>
    <w:rsid w:val="42A87384"/>
    <w:rsid w:val="42A930FC"/>
    <w:rsid w:val="42A937B4"/>
    <w:rsid w:val="42A93EED"/>
    <w:rsid w:val="42A95CB6"/>
    <w:rsid w:val="42A96C58"/>
    <w:rsid w:val="42AA493A"/>
    <w:rsid w:val="42AB0FC4"/>
    <w:rsid w:val="42AB144A"/>
    <w:rsid w:val="42AB3C9E"/>
    <w:rsid w:val="42AB5E9C"/>
    <w:rsid w:val="42AE1600"/>
    <w:rsid w:val="42AE1FB5"/>
    <w:rsid w:val="42AE2C22"/>
    <w:rsid w:val="42AE426E"/>
    <w:rsid w:val="42B05221"/>
    <w:rsid w:val="42B06238"/>
    <w:rsid w:val="42B2247D"/>
    <w:rsid w:val="42B369EE"/>
    <w:rsid w:val="42B37AD7"/>
    <w:rsid w:val="42B54DF7"/>
    <w:rsid w:val="42B755C0"/>
    <w:rsid w:val="42B77F6E"/>
    <w:rsid w:val="42B92CCE"/>
    <w:rsid w:val="42B9333F"/>
    <w:rsid w:val="42BA0E65"/>
    <w:rsid w:val="42BA1385"/>
    <w:rsid w:val="42BB275C"/>
    <w:rsid w:val="42BC21D1"/>
    <w:rsid w:val="42BC2E2F"/>
    <w:rsid w:val="42BD472F"/>
    <w:rsid w:val="42BE0955"/>
    <w:rsid w:val="42C03EED"/>
    <w:rsid w:val="42C103DF"/>
    <w:rsid w:val="42C21DED"/>
    <w:rsid w:val="42C3346F"/>
    <w:rsid w:val="42C41CE4"/>
    <w:rsid w:val="42C5221B"/>
    <w:rsid w:val="42C56857"/>
    <w:rsid w:val="42C57F36"/>
    <w:rsid w:val="42C65A5C"/>
    <w:rsid w:val="42C706EA"/>
    <w:rsid w:val="42C83582"/>
    <w:rsid w:val="42C83C25"/>
    <w:rsid w:val="42C873E2"/>
    <w:rsid w:val="42CC1372"/>
    <w:rsid w:val="42CC2C62"/>
    <w:rsid w:val="42CD0D7D"/>
    <w:rsid w:val="42CE66BF"/>
    <w:rsid w:val="42CE7FA4"/>
    <w:rsid w:val="42D01E89"/>
    <w:rsid w:val="42D0415A"/>
    <w:rsid w:val="42D25CF4"/>
    <w:rsid w:val="42D33CD5"/>
    <w:rsid w:val="42D40179"/>
    <w:rsid w:val="42D4A4ED"/>
    <w:rsid w:val="42D552A6"/>
    <w:rsid w:val="42D61362"/>
    <w:rsid w:val="42D62D7C"/>
    <w:rsid w:val="42D642C4"/>
    <w:rsid w:val="42D71A17"/>
    <w:rsid w:val="42D737C5"/>
    <w:rsid w:val="42DA1507"/>
    <w:rsid w:val="42DA3CE8"/>
    <w:rsid w:val="42DA7202"/>
    <w:rsid w:val="42DB5AAD"/>
    <w:rsid w:val="42DC0DDB"/>
    <w:rsid w:val="42DE0FF8"/>
    <w:rsid w:val="42DE4DC6"/>
    <w:rsid w:val="42DF22D1"/>
    <w:rsid w:val="42DF4693"/>
    <w:rsid w:val="42DF6B1E"/>
    <w:rsid w:val="42E032C7"/>
    <w:rsid w:val="42E163F2"/>
    <w:rsid w:val="42E274CF"/>
    <w:rsid w:val="42E302C0"/>
    <w:rsid w:val="42E43104"/>
    <w:rsid w:val="42E432C1"/>
    <w:rsid w:val="42E44134"/>
    <w:rsid w:val="42E512D4"/>
    <w:rsid w:val="42E61C5A"/>
    <w:rsid w:val="42E65CA5"/>
    <w:rsid w:val="42E773AB"/>
    <w:rsid w:val="42E8635B"/>
    <w:rsid w:val="42E95DE1"/>
    <w:rsid w:val="42EA174A"/>
    <w:rsid w:val="42EA346B"/>
    <w:rsid w:val="42EA70F3"/>
    <w:rsid w:val="42EA7EF2"/>
    <w:rsid w:val="42EC1680"/>
    <w:rsid w:val="42EC19B7"/>
    <w:rsid w:val="42EE327C"/>
    <w:rsid w:val="42F0225C"/>
    <w:rsid w:val="42F02AD9"/>
    <w:rsid w:val="42F223AD"/>
    <w:rsid w:val="42F22558"/>
    <w:rsid w:val="42F30A10"/>
    <w:rsid w:val="42F34895"/>
    <w:rsid w:val="42F5057E"/>
    <w:rsid w:val="42F71332"/>
    <w:rsid w:val="42F73E67"/>
    <w:rsid w:val="42F75C15"/>
    <w:rsid w:val="42F7AE60"/>
    <w:rsid w:val="42F9198D"/>
    <w:rsid w:val="42FA26A4"/>
    <w:rsid w:val="42FA74B4"/>
    <w:rsid w:val="42FB45E4"/>
    <w:rsid w:val="42FC147E"/>
    <w:rsid w:val="42FE39C5"/>
    <w:rsid w:val="42FE78B4"/>
    <w:rsid w:val="42FF28D7"/>
    <w:rsid w:val="43001413"/>
    <w:rsid w:val="43016CA7"/>
    <w:rsid w:val="43021801"/>
    <w:rsid w:val="43022B82"/>
    <w:rsid w:val="43023508"/>
    <w:rsid w:val="4304276C"/>
    <w:rsid w:val="43054FD7"/>
    <w:rsid w:val="4305743F"/>
    <w:rsid w:val="43062A82"/>
    <w:rsid w:val="430630EE"/>
    <w:rsid w:val="43064506"/>
    <w:rsid w:val="43092AFE"/>
    <w:rsid w:val="43097473"/>
    <w:rsid w:val="430A4782"/>
    <w:rsid w:val="430B16C1"/>
    <w:rsid w:val="430B318B"/>
    <w:rsid w:val="430B4B9A"/>
    <w:rsid w:val="430C5098"/>
    <w:rsid w:val="430D368B"/>
    <w:rsid w:val="430D5439"/>
    <w:rsid w:val="430E7DF1"/>
    <w:rsid w:val="430F11B1"/>
    <w:rsid w:val="430F7403"/>
    <w:rsid w:val="43105131"/>
    <w:rsid w:val="43120CA1"/>
    <w:rsid w:val="431277DD"/>
    <w:rsid w:val="43131110"/>
    <w:rsid w:val="431325F0"/>
    <w:rsid w:val="43164513"/>
    <w:rsid w:val="431703E3"/>
    <w:rsid w:val="43180A16"/>
    <w:rsid w:val="431811D6"/>
    <w:rsid w:val="431B209A"/>
    <w:rsid w:val="431B4E6A"/>
    <w:rsid w:val="431C5436"/>
    <w:rsid w:val="431C742A"/>
    <w:rsid w:val="431D55C0"/>
    <w:rsid w:val="431E6385"/>
    <w:rsid w:val="431E7B6F"/>
    <w:rsid w:val="43202216"/>
    <w:rsid w:val="4321276E"/>
    <w:rsid w:val="432500C7"/>
    <w:rsid w:val="43250ACF"/>
    <w:rsid w:val="43250AEC"/>
    <w:rsid w:val="432518AC"/>
    <w:rsid w:val="43254462"/>
    <w:rsid w:val="432633A9"/>
    <w:rsid w:val="432671D8"/>
    <w:rsid w:val="43282273"/>
    <w:rsid w:val="43282FC9"/>
    <w:rsid w:val="43286DF7"/>
    <w:rsid w:val="432936D2"/>
    <w:rsid w:val="43293D9D"/>
    <w:rsid w:val="43293F26"/>
    <w:rsid w:val="432966F2"/>
    <w:rsid w:val="432A732A"/>
    <w:rsid w:val="432B3B11"/>
    <w:rsid w:val="432C2201"/>
    <w:rsid w:val="432C73B5"/>
    <w:rsid w:val="432C7DC6"/>
    <w:rsid w:val="432D1E91"/>
    <w:rsid w:val="432D5ADB"/>
    <w:rsid w:val="432E1357"/>
    <w:rsid w:val="432E2F4C"/>
    <w:rsid w:val="432E3796"/>
    <w:rsid w:val="432E6711"/>
    <w:rsid w:val="433230F1"/>
    <w:rsid w:val="433429B5"/>
    <w:rsid w:val="433429C6"/>
    <w:rsid w:val="4336092A"/>
    <w:rsid w:val="43371984"/>
    <w:rsid w:val="433760D0"/>
    <w:rsid w:val="43394480"/>
    <w:rsid w:val="433C007A"/>
    <w:rsid w:val="433C7F7E"/>
    <w:rsid w:val="433E1A96"/>
    <w:rsid w:val="433E3844"/>
    <w:rsid w:val="433E55F2"/>
    <w:rsid w:val="433F45D9"/>
    <w:rsid w:val="433F7A49"/>
    <w:rsid w:val="4340580E"/>
    <w:rsid w:val="434150E2"/>
    <w:rsid w:val="434370AD"/>
    <w:rsid w:val="4343C53B"/>
    <w:rsid w:val="43444760"/>
    <w:rsid w:val="43454BD3"/>
    <w:rsid w:val="43476B9D"/>
    <w:rsid w:val="43487623"/>
    <w:rsid w:val="434935CD"/>
    <w:rsid w:val="434A043B"/>
    <w:rsid w:val="434C3C97"/>
    <w:rsid w:val="434D1CD9"/>
    <w:rsid w:val="434D3A87"/>
    <w:rsid w:val="434F6A58"/>
    <w:rsid w:val="435014E8"/>
    <w:rsid w:val="435054ED"/>
    <w:rsid w:val="43510A7E"/>
    <w:rsid w:val="43510EF8"/>
    <w:rsid w:val="435200DC"/>
    <w:rsid w:val="43526E1E"/>
    <w:rsid w:val="43537423"/>
    <w:rsid w:val="435412BA"/>
    <w:rsid w:val="43544E16"/>
    <w:rsid w:val="43560B8E"/>
    <w:rsid w:val="43563734"/>
    <w:rsid w:val="43582AB4"/>
    <w:rsid w:val="4359067E"/>
    <w:rsid w:val="43591042"/>
    <w:rsid w:val="435A0E75"/>
    <w:rsid w:val="435A7F52"/>
    <w:rsid w:val="435B22FC"/>
    <w:rsid w:val="435C1F1C"/>
    <w:rsid w:val="435C3228"/>
    <w:rsid w:val="435C7BCF"/>
    <w:rsid w:val="43610766"/>
    <w:rsid w:val="43610885"/>
    <w:rsid w:val="43614A2D"/>
    <w:rsid w:val="43622123"/>
    <w:rsid w:val="436332AB"/>
    <w:rsid w:val="43636AD3"/>
    <w:rsid w:val="43656282"/>
    <w:rsid w:val="43667084"/>
    <w:rsid w:val="43674D07"/>
    <w:rsid w:val="436952C4"/>
    <w:rsid w:val="436A5D90"/>
    <w:rsid w:val="436C03B1"/>
    <w:rsid w:val="436D4129"/>
    <w:rsid w:val="436E4F7B"/>
    <w:rsid w:val="436F1C69"/>
    <w:rsid w:val="43704611"/>
    <w:rsid w:val="43711240"/>
    <w:rsid w:val="43721D12"/>
    <w:rsid w:val="43722B45"/>
    <w:rsid w:val="437420C8"/>
    <w:rsid w:val="4375230D"/>
    <w:rsid w:val="43761230"/>
    <w:rsid w:val="437812EF"/>
    <w:rsid w:val="43782099"/>
    <w:rsid w:val="43782F65"/>
    <w:rsid w:val="43790D20"/>
    <w:rsid w:val="437B05F4"/>
    <w:rsid w:val="437B2282"/>
    <w:rsid w:val="437D1BCF"/>
    <w:rsid w:val="437E1B57"/>
    <w:rsid w:val="437E3026"/>
    <w:rsid w:val="437F21B6"/>
    <w:rsid w:val="437F5042"/>
    <w:rsid w:val="43803E5D"/>
    <w:rsid w:val="43813900"/>
    <w:rsid w:val="43817D2E"/>
    <w:rsid w:val="43821602"/>
    <w:rsid w:val="438305FD"/>
    <w:rsid w:val="43830FD8"/>
    <w:rsid w:val="43853BD4"/>
    <w:rsid w:val="438572E9"/>
    <w:rsid w:val="4387343D"/>
    <w:rsid w:val="438759BB"/>
    <w:rsid w:val="438800D6"/>
    <w:rsid w:val="43881BA5"/>
    <w:rsid w:val="43884ABF"/>
    <w:rsid w:val="438A1034"/>
    <w:rsid w:val="438A6A89"/>
    <w:rsid w:val="438C31B0"/>
    <w:rsid w:val="438D26B4"/>
    <w:rsid w:val="438E442A"/>
    <w:rsid w:val="43900EDD"/>
    <w:rsid w:val="4390267C"/>
    <w:rsid w:val="43902B36"/>
    <w:rsid w:val="43910F3B"/>
    <w:rsid w:val="4393472A"/>
    <w:rsid w:val="43947442"/>
    <w:rsid w:val="43951D96"/>
    <w:rsid w:val="43970587"/>
    <w:rsid w:val="43993170"/>
    <w:rsid w:val="43996CCD"/>
    <w:rsid w:val="43996D58"/>
    <w:rsid w:val="43997FFC"/>
    <w:rsid w:val="439B0C97"/>
    <w:rsid w:val="439B47F3"/>
    <w:rsid w:val="439B62F0"/>
    <w:rsid w:val="439D66E0"/>
    <w:rsid w:val="439E20C1"/>
    <w:rsid w:val="439E42E3"/>
    <w:rsid w:val="439E4D7E"/>
    <w:rsid w:val="439F77F0"/>
    <w:rsid w:val="43A0005B"/>
    <w:rsid w:val="43A01DC8"/>
    <w:rsid w:val="43A02C1D"/>
    <w:rsid w:val="43A044FF"/>
    <w:rsid w:val="43A12C38"/>
    <w:rsid w:val="43A169DA"/>
    <w:rsid w:val="43A23DD3"/>
    <w:rsid w:val="43A318F9"/>
    <w:rsid w:val="43A35597"/>
    <w:rsid w:val="43A35D9D"/>
    <w:rsid w:val="43A700CD"/>
    <w:rsid w:val="43A75631"/>
    <w:rsid w:val="43A75DE1"/>
    <w:rsid w:val="43A86F10"/>
    <w:rsid w:val="43A87D09"/>
    <w:rsid w:val="43AA37A9"/>
    <w:rsid w:val="43AA5DF4"/>
    <w:rsid w:val="43AA7A50"/>
    <w:rsid w:val="43AC1F04"/>
    <w:rsid w:val="43AC2D3E"/>
    <w:rsid w:val="43AC4500"/>
    <w:rsid w:val="43AC4C52"/>
    <w:rsid w:val="43B104BA"/>
    <w:rsid w:val="43B10781"/>
    <w:rsid w:val="43B22E45"/>
    <w:rsid w:val="43B35DD1"/>
    <w:rsid w:val="43B3630A"/>
    <w:rsid w:val="43B47224"/>
    <w:rsid w:val="43B56AE9"/>
    <w:rsid w:val="43B72C56"/>
    <w:rsid w:val="43B81849"/>
    <w:rsid w:val="43B81C2B"/>
    <w:rsid w:val="43BA0CAA"/>
    <w:rsid w:val="43BA3C7F"/>
    <w:rsid w:val="43BC29BB"/>
    <w:rsid w:val="43BC3E7C"/>
    <w:rsid w:val="43BD0C0D"/>
    <w:rsid w:val="43BD6E5F"/>
    <w:rsid w:val="43C024AB"/>
    <w:rsid w:val="43C131F4"/>
    <w:rsid w:val="43C13A0A"/>
    <w:rsid w:val="43C17C02"/>
    <w:rsid w:val="43C26223"/>
    <w:rsid w:val="43C27FD1"/>
    <w:rsid w:val="43C46F1B"/>
    <w:rsid w:val="43C500AC"/>
    <w:rsid w:val="43C55D14"/>
    <w:rsid w:val="43C60419"/>
    <w:rsid w:val="43C65539"/>
    <w:rsid w:val="43C7383A"/>
    <w:rsid w:val="43C806D0"/>
    <w:rsid w:val="43C90366"/>
    <w:rsid w:val="43C91E2E"/>
    <w:rsid w:val="43CD6976"/>
    <w:rsid w:val="43CF0940"/>
    <w:rsid w:val="43CF22AB"/>
    <w:rsid w:val="43D01194"/>
    <w:rsid w:val="43D12712"/>
    <w:rsid w:val="43D1290A"/>
    <w:rsid w:val="43D36625"/>
    <w:rsid w:val="43D727DC"/>
    <w:rsid w:val="43D83C99"/>
    <w:rsid w:val="43D84B60"/>
    <w:rsid w:val="43D87F33"/>
    <w:rsid w:val="43D91174"/>
    <w:rsid w:val="43D931C8"/>
    <w:rsid w:val="43D9531B"/>
    <w:rsid w:val="43DA3792"/>
    <w:rsid w:val="43DB1B06"/>
    <w:rsid w:val="43DB3D15"/>
    <w:rsid w:val="43DD305D"/>
    <w:rsid w:val="43DD4E0B"/>
    <w:rsid w:val="43DE4987"/>
    <w:rsid w:val="43DE6DD5"/>
    <w:rsid w:val="43DF06F2"/>
    <w:rsid w:val="43DF5027"/>
    <w:rsid w:val="43DF5554"/>
    <w:rsid w:val="43E048FB"/>
    <w:rsid w:val="43E20674"/>
    <w:rsid w:val="43E268C5"/>
    <w:rsid w:val="43E43E1C"/>
    <w:rsid w:val="43E443EC"/>
    <w:rsid w:val="43E46922"/>
    <w:rsid w:val="43E56FA6"/>
    <w:rsid w:val="43E7651A"/>
    <w:rsid w:val="43E8185E"/>
    <w:rsid w:val="43E92901"/>
    <w:rsid w:val="43EA5939"/>
    <w:rsid w:val="43EA7528"/>
    <w:rsid w:val="43ED6E25"/>
    <w:rsid w:val="43EE0A0B"/>
    <w:rsid w:val="43EE33A0"/>
    <w:rsid w:val="43EF095B"/>
    <w:rsid w:val="43F00BB2"/>
    <w:rsid w:val="43F04F10"/>
    <w:rsid w:val="43F623A8"/>
    <w:rsid w:val="43F9776B"/>
    <w:rsid w:val="43FA5577"/>
    <w:rsid w:val="43FA62A7"/>
    <w:rsid w:val="43FC0F1B"/>
    <w:rsid w:val="43FD54AD"/>
    <w:rsid w:val="43FE2FD4"/>
    <w:rsid w:val="43FF401D"/>
    <w:rsid w:val="44005331"/>
    <w:rsid w:val="44017FD4"/>
    <w:rsid w:val="44022AC4"/>
    <w:rsid w:val="440305EA"/>
    <w:rsid w:val="44043B8A"/>
    <w:rsid w:val="44044C07"/>
    <w:rsid w:val="4404683C"/>
    <w:rsid w:val="44054362"/>
    <w:rsid w:val="44057A73"/>
    <w:rsid w:val="440753F5"/>
    <w:rsid w:val="44095017"/>
    <w:rsid w:val="440A30EA"/>
    <w:rsid w:val="440A7A40"/>
    <w:rsid w:val="440B7633"/>
    <w:rsid w:val="440C54E6"/>
    <w:rsid w:val="440D7B95"/>
    <w:rsid w:val="440E39B6"/>
    <w:rsid w:val="440F188C"/>
    <w:rsid w:val="440F4FB4"/>
    <w:rsid w:val="440F6F8F"/>
    <w:rsid w:val="44103433"/>
    <w:rsid w:val="4410457B"/>
    <w:rsid w:val="4410624B"/>
    <w:rsid w:val="44115E13"/>
    <w:rsid w:val="44116E4D"/>
    <w:rsid w:val="44117F8A"/>
    <w:rsid w:val="44121D1E"/>
    <w:rsid w:val="4412449B"/>
    <w:rsid w:val="44150A49"/>
    <w:rsid w:val="44153672"/>
    <w:rsid w:val="44166243"/>
    <w:rsid w:val="441722A4"/>
    <w:rsid w:val="44180B10"/>
    <w:rsid w:val="44187FD3"/>
    <w:rsid w:val="44191BBB"/>
    <w:rsid w:val="441C1DD1"/>
    <w:rsid w:val="441D4F94"/>
    <w:rsid w:val="441D5B50"/>
    <w:rsid w:val="441D76F4"/>
    <w:rsid w:val="441D78FE"/>
    <w:rsid w:val="441E065C"/>
    <w:rsid w:val="441E2B39"/>
    <w:rsid w:val="441E71D2"/>
    <w:rsid w:val="441E77F7"/>
    <w:rsid w:val="441F5424"/>
    <w:rsid w:val="442032FE"/>
    <w:rsid w:val="442073EE"/>
    <w:rsid w:val="44223166"/>
    <w:rsid w:val="4422404D"/>
    <w:rsid w:val="44226CFF"/>
    <w:rsid w:val="44227172"/>
    <w:rsid w:val="4424283D"/>
    <w:rsid w:val="4424359C"/>
    <w:rsid w:val="44246EDE"/>
    <w:rsid w:val="44254A04"/>
    <w:rsid w:val="4425688D"/>
    <w:rsid w:val="4427077C"/>
    <w:rsid w:val="442742D8"/>
    <w:rsid w:val="4427437D"/>
    <w:rsid w:val="4428328D"/>
    <w:rsid w:val="44286C6B"/>
    <w:rsid w:val="44291945"/>
    <w:rsid w:val="4429503A"/>
    <w:rsid w:val="4429574A"/>
    <w:rsid w:val="442962A2"/>
    <w:rsid w:val="442A3286"/>
    <w:rsid w:val="442A5142"/>
    <w:rsid w:val="442B6AA1"/>
    <w:rsid w:val="442D25A8"/>
    <w:rsid w:val="442D4FD6"/>
    <w:rsid w:val="442F13DF"/>
    <w:rsid w:val="44307631"/>
    <w:rsid w:val="4432138A"/>
    <w:rsid w:val="44327CBC"/>
    <w:rsid w:val="44330ECF"/>
    <w:rsid w:val="44337121"/>
    <w:rsid w:val="44354C47"/>
    <w:rsid w:val="4436451B"/>
    <w:rsid w:val="44364D38"/>
    <w:rsid w:val="44372753"/>
    <w:rsid w:val="4438254C"/>
    <w:rsid w:val="44382781"/>
    <w:rsid w:val="443833CF"/>
    <w:rsid w:val="443A27AD"/>
    <w:rsid w:val="443A71AC"/>
    <w:rsid w:val="443B5FD6"/>
    <w:rsid w:val="443B7D84"/>
    <w:rsid w:val="443C1643"/>
    <w:rsid w:val="443C34EA"/>
    <w:rsid w:val="443C7486"/>
    <w:rsid w:val="443E385D"/>
    <w:rsid w:val="443F0BC0"/>
    <w:rsid w:val="4440539A"/>
    <w:rsid w:val="44414C8C"/>
    <w:rsid w:val="44421112"/>
    <w:rsid w:val="444266C3"/>
    <w:rsid w:val="44451010"/>
    <w:rsid w:val="44466E54"/>
    <w:rsid w:val="44485C24"/>
    <w:rsid w:val="44496945"/>
    <w:rsid w:val="444B4501"/>
    <w:rsid w:val="444C0A23"/>
    <w:rsid w:val="444E3F5B"/>
    <w:rsid w:val="444E5D09"/>
    <w:rsid w:val="444E7AB7"/>
    <w:rsid w:val="444E81DE"/>
    <w:rsid w:val="444F079F"/>
    <w:rsid w:val="44504148"/>
    <w:rsid w:val="44507760"/>
    <w:rsid w:val="44507CD3"/>
    <w:rsid w:val="4451560E"/>
    <w:rsid w:val="445157F9"/>
    <w:rsid w:val="44515D6C"/>
    <w:rsid w:val="44522184"/>
    <w:rsid w:val="44526C0F"/>
    <w:rsid w:val="445315EA"/>
    <w:rsid w:val="445552E9"/>
    <w:rsid w:val="44581532"/>
    <w:rsid w:val="445A4A31"/>
    <w:rsid w:val="445A51BC"/>
    <w:rsid w:val="445B0426"/>
    <w:rsid w:val="445B21D4"/>
    <w:rsid w:val="445D25A5"/>
    <w:rsid w:val="445D5F4C"/>
    <w:rsid w:val="445D7297"/>
    <w:rsid w:val="445E3797"/>
    <w:rsid w:val="445E7BC2"/>
    <w:rsid w:val="445F4444"/>
    <w:rsid w:val="445F68F7"/>
    <w:rsid w:val="44615A3C"/>
    <w:rsid w:val="4462135F"/>
    <w:rsid w:val="44635ED7"/>
    <w:rsid w:val="4465031F"/>
    <w:rsid w:val="446546BA"/>
    <w:rsid w:val="446677FC"/>
    <w:rsid w:val="44676C40"/>
    <w:rsid w:val="44692525"/>
    <w:rsid w:val="446A3DDC"/>
    <w:rsid w:val="446A60F8"/>
    <w:rsid w:val="446A7072"/>
    <w:rsid w:val="446B21F6"/>
    <w:rsid w:val="446D57E5"/>
    <w:rsid w:val="446D69BB"/>
    <w:rsid w:val="446E0159"/>
    <w:rsid w:val="44716477"/>
    <w:rsid w:val="44742AE6"/>
    <w:rsid w:val="44752D2E"/>
    <w:rsid w:val="44754530"/>
    <w:rsid w:val="44775260"/>
    <w:rsid w:val="44781FAD"/>
    <w:rsid w:val="447A7AEF"/>
    <w:rsid w:val="447B11F6"/>
    <w:rsid w:val="447B4624"/>
    <w:rsid w:val="44806863"/>
    <w:rsid w:val="4481160C"/>
    <w:rsid w:val="4482083F"/>
    <w:rsid w:val="44836BBE"/>
    <w:rsid w:val="448636F5"/>
    <w:rsid w:val="44871975"/>
    <w:rsid w:val="44894F93"/>
    <w:rsid w:val="448A52D0"/>
    <w:rsid w:val="448B0D0B"/>
    <w:rsid w:val="448B2AB9"/>
    <w:rsid w:val="448B3A56"/>
    <w:rsid w:val="448C009C"/>
    <w:rsid w:val="448E7E34"/>
    <w:rsid w:val="449000D0"/>
    <w:rsid w:val="44900CF8"/>
    <w:rsid w:val="4491070D"/>
    <w:rsid w:val="44913E48"/>
    <w:rsid w:val="44915BF6"/>
    <w:rsid w:val="4491D735"/>
    <w:rsid w:val="44927398"/>
    <w:rsid w:val="44931F11"/>
    <w:rsid w:val="44932C28"/>
    <w:rsid w:val="44937E33"/>
    <w:rsid w:val="449501CB"/>
    <w:rsid w:val="4495566C"/>
    <w:rsid w:val="449605E9"/>
    <w:rsid w:val="449638F0"/>
    <w:rsid w:val="449A0F4E"/>
    <w:rsid w:val="449B62DD"/>
    <w:rsid w:val="449C4CC6"/>
    <w:rsid w:val="449D0E7C"/>
    <w:rsid w:val="449D4E82"/>
    <w:rsid w:val="449F47B6"/>
    <w:rsid w:val="449F4CB5"/>
    <w:rsid w:val="449F6565"/>
    <w:rsid w:val="44A02BAA"/>
    <w:rsid w:val="44A1147F"/>
    <w:rsid w:val="44A16E65"/>
    <w:rsid w:val="44A23BDD"/>
    <w:rsid w:val="44A24809"/>
    <w:rsid w:val="44A25277"/>
    <w:rsid w:val="44A264AD"/>
    <w:rsid w:val="44A41DCD"/>
    <w:rsid w:val="44A433B6"/>
    <w:rsid w:val="44A616A1"/>
    <w:rsid w:val="44A64862"/>
    <w:rsid w:val="44A678F3"/>
    <w:rsid w:val="44A75F5D"/>
    <w:rsid w:val="44A771C7"/>
    <w:rsid w:val="44AA8FFF"/>
    <w:rsid w:val="44AB315B"/>
    <w:rsid w:val="44AB453E"/>
    <w:rsid w:val="44AB61B3"/>
    <w:rsid w:val="44AD760B"/>
    <w:rsid w:val="44AE0556"/>
    <w:rsid w:val="44AF54C8"/>
    <w:rsid w:val="44B1034C"/>
    <w:rsid w:val="44B26298"/>
    <w:rsid w:val="44B518E4"/>
    <w:rsid w:val="44B54BD3"/>
    <w:rsid w:val="44B55D88"/>
    <w:rsid w:val="44B57D07"/>
    <w:rsid w:val="44B643F8"/>
    <w:rsid w:val="44B70804"/>
    <w:rsid w:val="44B844CB"/>
    <w:rsid w:val="44B85878"/>
    <w:rsid w:val="44B94BE9"/>
    <w:rsid w:val="44B95392"/>
    <w:rsid w:val="44B97A04"/>
    <w:rsid w:val="44BA112F"/>
    <w:rsid w:val="44BA514C"/>
    <w:rsid w:val="44BA6D34"/>
    <w:rsid w:val="44BA7158"/>
    <w:rsid w:val="44BB106E"/>
    <w:rsid w:val="44BB3F32"/>
    <w:rsid w:val="44BC24AC"/>
    <w:rsid w:val="44BE091B"/>
    <w:rsid w:val="44BF7AC3"/>
    <w:rsid w:val="44C123C0"/>
    <w:rsid w:val="44C16D53"/>
    <w:rsid w:val="44C379A3"/>
    <w:rsid w:val="44C4450B"/>
    <w:rsid w:val="44C61953"/>
    <w:rsid w:val="44C67297"/>
    <w:rsid w:val="44C771ED"/>
    <w:rsid w:val="44C935E1"/>
    <w:rsid w:val="44C9538F"/>
    <w:rsid w:val="44CA158E"/>
    <w:rsid w:val="44CB1108"/>
    <w:rsid w:val="44CB1130"/>
    <w:rsid w:val="44CB735A"/>
    <w:rsid w:val="44CC45FC"/>
    <w:rsid w:val="44CE122D"/>
    <w:rsid w:val="44CE6606"/>
    <w:rsid w:val="44D0671E"/>
    <w:rsid w:val="44D11925"/>
    <w:rsid w:val="44D23F82"/>
    <w:rsid w:val="44D53C9E"/>
    <w:rsid w:val="44D53D34"/>
    <w:rsid w:val="44D574AE"/>
    <w:rsid w:val="44D73F50"/>
    <w:rsid w:val="44D81A76"/>
    <w:rsid w:val="44DB6117"/>
    <w:rsid w:val="44DC743E"/>
    <w:rsid w:val="44DD0318"/>
    <w:rsid w:val="44DD3BD9"/>
    <w:rsid w:val="44DE708D"/>
    <w:rsid w:val="44DF2E05"/>
    <w:rsid w:val="44E1092B"/>
    <w:rsid w:val="44E126D9"/>
    <w:rsid w:val="44E326B1"/>
    <w:rsid w:val="44E32D69"/>
    <w:rsid w:val="44E346A3"/>
    <w:rsid w:val="44E3578C"/>
    <w:rsid w:val="44E36EBE"/>
    <w:rsid w:val="44E40A21"/>
    <w:rsid w:val="44E511B1"/>
    <w:rsid w:val="44E575B0"/>
    <w:rsid w:val="44E623E5"/>
    <w:rsid w:val="44E649C4"/>
    <w:rsid w:val="44E67CEF"/>
    <w:rsid w:val="44E83F04"/>
    <w:rsid w:val="44E95BCB"/>
    <w:rsid w:val="44E975DF"/>
    <w:rsid w:val="44EA30F8"/>
    <w:rsid w:val="44EB3558"/>
    <w:rsid w:val="44EB6D91"/>
    <w:rsid w:val="44EB79FC"/>
    <w:rsid w:val="44EC7ADA"/>
    <w:rsid w:val="44EF6235"/>
    <w:rsid w:val="44F00B6E"/>
    <w:rsid w:val="44F3065E"/>
    <w:rsid w:val="44F3143F"/>
    <w:rsid w:val="44F3240C"/>
    <w:rsid w:val="44F45BCF"/>
    <w:rsid w:val="44F46C21"/>
    <w:rsid w:val="44F543D6"/>
    <w:rsid w:val="44F7014F"/>
    <w:rsid w:val="44F72108"/>
    <w:rsid w:val="44F75334"/>
    <w:rsid w:val="44F83139"/>
    <w:rsid w:val="44F92119"/>
    <w:rsid w:val="44F967C1"/>
    <w:rsid w:val="44FA78AC"/>
    <w:rsid w:val="44FB1682"/>
    <w:rsid w:val="44FC39B7"/>
    <w:rsid w:val="44FF7003"/>
    <w:rsid w:val="45010FCD"/>
    <w:rsid w:val="45050ABD"/>
    <w:rsid w:val="45062140"/>
    <w:rsid w:val="450665E4"/>
    <w:rsid w:val="4508410A"/>
    <w:rsid w:val="45084385"/>
    <w:rsid w:val="450850B5"/>
    <w:rsid w:val="45085EB8"/>
    <w:rsid w:val="450A738D"/>
    <w:rsid w:val="450B0150"/>
    <w:rsid w:val="450B653B"/>
    <w:rsid w:val="450C0590"/>
    <w:rsid w:val="450C190F"/>
    <w:rsid w:val="450D1720"/>
    <w:rsid w:val="450D6AA8"/>
    <w:rsid w:val="450D7B5D"/>
    <w:rsid w:val="450E31AE"/>
    <w:rsid w:val="450E4B6A"/>
    <w:rsid w:val="45112D43"/>
    <w:rsid w:val="4511313B"/>
    <w:rsid w:val="45116D37"/>
    <w:rsid w:val="451505D5"/>
    <w:rsid w:val="45182E09"/>
    <w:rsid w:val="451830CA"/>
    <w:rsid w:val="45183F37"/>
    <w:rsid w:val="451A1665"/>
    <w:rsid w:val="451C128D"/>
    <w:rsid w:val="451C5BBF"/>
    <w:rsid w:val="451D0117"/>
    <w:rsid w:val="451D6DA3"/>
    <w:rsid w:val="451D6DE2"/>
    <w:rsid w:val="451E009A"/>
    <w:rsid w:val="451E457E"/>
    <w:rsid w:val="451F5034"/>
    <w:rsid w:val="45217C64"/>
    <w:rsid w:val="45225594"/>
    <w:rsid w:val="452331E0"/>
    <w:rsid w:val="45233710"/>
    <w:rsid w:val="452548F9"/>
    <w:rsid w:val="452567B1"/>
    <w:rsid w:val="45260BC5"/>
    <w:rsid w:val="45273344"/>
    <w:rsid w:val="45276AEA"/>
    <w:rsid w:val="452809BB"/>
    <w:rsid w:val="452A1653"/>
    <w:rsid w:val="452C3A38"/>
    <w:rsid w:val="452D3B70"/>
    <w:rsid w:val="452D6771"/>
    <w:rsid w:val="452E1696"/>
    <w:rsid w:val="452E2BA5"/>
    <w:rsid w:val="452F1E41"/>
    <w:rsid w:val="452F5B3A"/>
    <w:rsid w:val="452F5C6F"/>
    <w:rsid w:val="45303661"/>
    <w:rsid w:val="453066F8"/>
    <w:rsid w:val="45310096"/>
    <w:rsid w:val="453134C1"/>
    <w:rsid w:val="45334C13"/>
    <w:rsid w:val="45342923"/>
    <w:rsid w:val="45344EFF"/>
    <w:rsid w:val="45351365"/>
    <w:rsid w:val="45352A25"/>
    <w:rsid w:val="45360572"/>
    <w:rsid w:val="45367CA4"/>
    <w:rsid w:val="4537625C"/>
    <w:rsid w:val="45383C57"/>
    <w:rsid w:val="453A003B"/>
    <w:rsid w:val="453A317B"/>
    <w:rsid w:val="453A628D"/>
    <w:rsid w:val="453C3DB3"/>
    <w:rsid w:val="453E1712"/>
    <w:rsid w:val="453E3FCF"/>
    <w:rsid w:val="453E5D7D"/>
    <w:rsid w:val="453E7797"/>
    <w:rsid w:val="453F7C84"/>
    <w:rsid w:val="454113CA"/>
    <w:rsid w:val="45412409"/>
    <w:rsid w:val="4541586E"/>
    <w:rsid w:val="45424802"/>
    <w:rsid w:val="45432368"/>
    <w:rsid w:val="45433394"/>
    <w:rsid w:val="454544E0"/>
    <w:rsid w:val="4546090E"/>
    <w:rsid w:val="45462E84"/>
    <w:rsid w:val="45466D90"/>
    <w:rsid w:val="454A362A"/>
    <w:rsid w:val="454A6E02"/>
    <w:rsid w:val="454B3FF6"/>
    <w:rsid w:val="454C37C7"/>
    <w:rsid w:val="454D2098"/>
    <w:rsid w:val="454D5FC1"/>
    <w:rsid w:val="454E61EC"/>
    <w:rsid w:val="454E6894"/>
    <w:rsid w:val="454F3AE7"/>
    <w:rsid w:val="454F3BB9"/>
    <w:rsid w:val="4550160D"/>
    <w:rsid w:val="45513D03"/>
    <w:rsid w:val="455151B6"/>
    <w:rsid w:val="45521829"/>
    <w:rsid w:val="45525385"/>
    <w:rsid w:val="455419C1"/>
    <w:rsid w:val="45544CDE"/>
    <w:rsid w:val="455468C6"/>
    <w:rsid w:val="45550826"/>
    <w:rsid w:val="455530C7"/>
    <w:rsid w:val="4555443D"/>
    <w:rsid w:val="45570670"/>
    <w:rsid w:val="45575793"/>
    <w:rsid w:val="45576CBB"/>
    <w:rsid w:val="45581075"/>
    <w:rsid w:val="455916D8"/>
    <w:rsid w:val="45594965"/>
    <w:rsid w:val="455972A2"/>
    <w:rsid w:val="455A4365"/>
    <w:rsid w:val="455B692F"/>
    <w:rsid w:val="455C2D34"/>
    <w:rsid w:val="455C4456"/>
    <w:rsid w:val="455E3425"/>
    <w:rsid w:val="455E5A42"/>
    <w:rsid w:val="45607FA7"/>
    <w:rsid w:val="45611CD0"/>
    <w:rsid w:val="4561381A"/>
    <w:rsid w:val="45622D3C"/>
    <w:rsid w:val="45633A36"/>
    <w:rsid w:val="456443F4"/>
    <w:rsid w:val="45651C6D"/>
    <w:rsid w:val="45685693"/>
    <w:rsid w:val="456926CF"/>
    <w:rsid w:val="45692D97"/>
    <w:rsid w:val="456A6B72"/>
    <w:rsid w:val="456D0411"/>
    <w:rsid w:val="456D2A02"/>
    <w:rsid w:val="456D6663"/>
    <w:rsid w:val="456E0038"/>
    <w:rsid w:val="456E0C0B"/>
    <w:rsid w:val="456F21DE"/>
    <w:rsid w:val="456F5F37"/>
    <w:rsid w:val="457016B7"/>
    <w:rsid w:val="45723C79"/>
    <w:rsid w:val="457412D9"/>
    <w:rsid w:val="4574179F"/>
    <w:rsid w:val="45765089"/>
    <w:rsid w:val="45773E1F"/>
    <w:rsid w:val="45774DEB"/>
    <w:rsid w:val="457866D0"/>
    <w:rsid w:val="4578759E"/>
    <w:rsid w:val="457A457D"/>
    <w:rsid w:val="457A58A6"/>
    <w:rsid w:val="457C5F26"/>
    <w:rsid w:val="457C7386"/>
    <w:rsid w:val="45815C6A"/>
    <w:rsid w:val="458174C2"/>
    <w:rsid w:val="4582059A"/>
    <w:rsid w:val="45822AA4"/>
    <w:rsid w:val="45824662"/>
    <w:rsid w:val="45831A35"/>
    <w:rsid w:val="45853086"/>
    <w:rsid w:val="4585403B"/>
    <w:rsid w:val="45877DBE"/>
    <w:rsid w:val="4588524B"/>
    <w:rsid w:val="4589308D"/>
    <w:rsid w:val="45895366"/>
    <w:rsid w:val="458A354B"/>
    <w:rsid w:val="458A45AE"/>
    <w:rsid w:val="458B0803"/>
    <w:rsid w:val="458CF9FA"/>
    <w:rsid w:val="458D3A3C"/>
    <w:rsid w:val="458E2B71"/>
    <w:rsid w:val="458E456E"/>
    <w:rsid w:val="459040FF"/>
    <w:rsid w:val="4590537D"/>
    <w:rsid w:val="45905DC6"/>
    <w:rsid w:val="45910BC6"/>
    <w:rsid w:val="45932A0C"/>
    <w:rsid w:val="4595232B"/>
    <w:rsid w:val="459534C4"/>
    <w:rsid w:val="45967347"/>
    <w:rsid w:val="4597548E"/>
    <w:rsid w:val="45977244"/>
    <w:rsid w:val="4599306D"/>
    <w:rsid w:val="45997458"/>
    <w:rsid w:val="459A34EB"/>
    <w:rsid w:val="459B31D0"/>
    <w:rsid w:val="459B4F7E"/>
    <w:rsid w:val="459C0C74"/>
    <w:rsid w:val="459D126B"/>
    <w:rsid w:val="459E1362"/>
    <w:rsid w:val="459F2817"/>
    <w:rsid w:val="45A02594"/>
    <w:rsid w:val="45A051C0"/>
    <w:rsid w:val="45A07680"/>
    <w:rsid w:val="45A32084"/>
    <w:rsid w:val="45A43136"/>
    <w:rsid w:val="45A47CAD"/>
    <w:rsid w:val="45A536E8"/>
    <w:rsid w:val="45A754C4"/>
    <w:rsid w:val="45A84BE5"/>
    <w:rsid w:val="45A97F18"/>
    <w:rsid w:val="45AA3413"/>
    <w:rsid w:val="45AB2CE7"/>
    <w:rsid w:val="45AB3CAB"/>
    <w:rsid w:val="45AB5566"/>
    <w:rsid w:val="45AB6B03"/>
    <w:rsid w:val="45AD0C36"/>
    <w:rsid w:val="45AE77A8"/>
    <w:rsid w:val="45AE77BC"/>
    <w:rsid w:val="45AF11CA"/>
    <w:rsid w:val="45AF20ED"/>
    <w:rsid w:val="45B01392"/>
    <w:rsid w:val="45B145D4"/>
    <w:rsid w:val="45B147A1"/>
    <w:rsid w:val="45B20519"/>
    <w:rsid w:val="45B24AAE"/>
    <w:rsid w:val="45B26218"/>
    <w:rsid w:val="45B33BE1"/>
    <w:rsid w:val="45B356F2"/>
    <w:rsid w:val="45B44292"/>
    <w:rsid w:val="45B4676C"/>
    <w:rsid w:val="45B47DEE"/>
    <w:rsid w:val="45B61DB8"/>
    <w:rsid w:val="45B829C9"/>
    <w:rsid w:val="45B91CAC"/>
    <w:rsid w:val="45B95404"/>
    <w:rsid w:val="45BA471C"/>
    <w:rsid w:val="45BA4BDD"/>
    <w:rsid w:val="45BC4EF4"/>
    <w:rsid w:val="45BD0F5F"/>
    <w:rsid w:val="45BD574B"/>
    <w:rsid w:val="45BE18C3"/>
    <w:rsid w:val="45BE2A1A"/>
    <w:rsid w:val="45C01D86"/>
    <w:rsid w:val="45C0641E"/>
    <w:rsid w:val="45C14FD9"/>
    <w:rsid w:val="45C50B81"/>
    <w:rsid w:val="45C52019"/>
    <w:rsid w:val="45C85982"/>
    <w:rsid w:val="45C85F48"/>
    <w:rsid w:val="45C944B7"/>
    <w:rsid w:val="45C97317"/>
    <w:rsid w:val="45CA1F76"/>
    <w:rsid w:val="45CB0699"/>
    <w:rsid w:val="45CB13A0"/>
    <w:rsid w:val="45CC2AF1"/>
    <w:rsid w:val="45CD0A54"/>
    <w:rsid w:val="45CD7101"/>
    <w:rsid w:val="45CF75A6"/>
    <w:rsid w:val="45CF791D"/>
    <w:rsid w:val="45CFF0AC"/>
    <w:rsid w:val="45D3138E"/>
    <w:rsid w:val="45D40490"/>
    <w:rsid w:val="45D41205"/>
    <w:rsid w:val="45D50F1C"/>
    <w:rsid w:val="45D61479"/>
    <w:rsid w:val="45D64208"/>
    <w:rsid w:val="45D837B1"/>
    <w:rsid w:val="45D97854"/>
    <w:rsid w:val="45DB181E"/>
    <w:rsid w:val="45DE453C"/>
    <w:rsid w:val="45DF053E"/>
    <w:rsid w:val="45DF6E5B"/>
    <w:rsid w:val="45DF7D4A"/>
    <w:rsid w:val="45E00BE3"/>
    <w:rsid w:val="45E06E35"/>
    <w:rsid w:val="45E2495B"/>
    <w:rsid w:val="45E26569"/>
    <w:rsid w:val="45E54BCD"/>
    <w:rsid w:val="45E66DD7"/>
    <w:rsid w:val="45E71F71"/>
    <w:rsid w:val="45E846A8"/>
    <w:rsid w:val="45EA2E9B"/>
    <w:rsid w:val="45EA3C4B"/>
    <w:rsid w:val="45EA7414"/>
    <w:rsid w:val="45EB7768"/>
    <w:rsid w:val="45EC3A2B"/>
    <w:rsid w:val="45ED234C"/>
    <w:rsid w:val="45ED2F80"/>
    <w:rsid w:val="45ED3300"/>
    <w:rsid w:val="45EF581F"/>
    <w:rsid w:val="45EF7078"/>
    <w:rsid w:val="45F068A1"/>
    <w:rsid w:val="45F20916"/>
    <w:rsid w:val="45F5457A"/>
    <w:rsid w:val="45F60406"/>
    <w:rsid w:val="45F67CA3"/>
    <w:rsid w:val="45F76C6F"/>
    <w:rsid w:val="45F823D0"/>
    <w:rsid w:val="45F8417E"/>
    <w:rsid w:val="45F85D5C"/>
    <w:rsid w:val="45FB77CB"/>
    <w:rsid w:val="45FD7D0E"/>
    <w:rsid w:val="45FE0102"/>
    <w:rsid w:val="45FF34A5"/>
    <w:rsid w:val="45FF375F"/>
    <w:rsid w:val="46001285"/>
    <w:rsid w:val="46003632"/>
    <w:rsid w:val="460279A5"/>
    <w:rsid w:val="4603181D"/>
    <w:rsid w:val="46032B23"/>
    <w:rsid w:val="46035D52"/>
    <w:rsid w:val="46045AF0"/>
    <w:rsid w:val="46057C77"/>
    <w:rsid w:val="4607325A"/>
    <w:rsid w:val="460869AD"/>
    <w:rsid w:val="46094758"/>
    <w:rsid w:val="460B3D4D"/>
    <w:rsid w:val="460B5F9A"/>
    <w:rsid w:val="460C0FBE"/>
    <w:rsid w:val="460C19D8"/>
    <w:rsid w:val="460D0799"/>
    <w:rsid w:val="460D097E"/>
    <w:rsid w:val="460E19DD"/>
    <w:rsid w:val="460F0ACD"/>
    <w:rsid w:val="460F1116"/>
    <w:rsid w:val="460F3276"/>
    <w:rsid w:val="460F790B"/>
    <w:rsid w:val="461046BA"/>
    <w:rsid w:val="46132D66"/>
    <w:rsid w:val="46135F98"/>
    <w:rsid w:val="4613720A"/>
    <w:rsid w:val="461716DC"/>
    <w:rsid w:val="46175D87"/>
    <w:rsid w:val="461770D8"/>
    <w:rsid w:val="46181A92"/>
    <w:rsid w:val="46184820"/>
    <w:rsid w:val="461940F5"/>
    <w:rsid w:val="46196915"/>
    <w:rsid w:val="461A0599"/>
    <w:rsid w:val="461A7701"/>
    <w:rsid w:val="461B60BF"/>
    <w:rsid w:val="461C3F21"/>
    <w:rsid w:val="461C4CA6"/>
    <w:rsid w:val="461C619D"/>
    <w:rsid w:val="461D1E1B"/>
    <w:rsid w:val="461E0B7B"/>
    <w:rsid w:val="461E4C79"/>
    <w:rsid w:val="461E6D58"/>
    <w:rsid w:val="461F1ABD"/>
    <w:rsid w:val="462036D5"/>
    <w:rsid w:val="46205483"/>
    <w:rsid w:val="462140AB"/>
    <w:rsid w:val="46217054"/>
    <w:rsid w:val="4622348C"/>
    <w:rsid w:val="46236D21"/>
    <w:rsid w:val="46240E4F"/>
    <w:rsid w:val="46244243"/>
    <w:rsid w:val="46244552"/>
    <w:rsid w:val="46247822"/>
    <w:rsid w:val="46252A99"/>
    <w:rsid w:val="46256F3D"/>
    <w:rsid w:val="4626454E"/>
    <w:rsid w:val="4627001B"/>
    <w:rsid w:val="462C649E"/>
    <w:rsid w:val="462D1433"/>
    <w:rsid w:val="462D29F3"/>
    <w:rsid w:val="462F4D70"/>
    <w:rsid w:val="46305CC4"/>
    <w:rsid w:val="46310947"/>
    <w:rsid w:val="46331D80"/>
    <w:rsid w:val="463402FE"/>
    <w:rsid w:val="46350783"/>
    <w:rsid w:val="46361F85"/>
    <w:rsid w:val="46362EF9"/>
    <w:rsid w:val="463653DF"/>
    <w:rsid w:val="463A4797"/>
    <w:rsid w:val="463A6D3B"/>
    <w:rsid w:val="463C0EE5"/>
    <w:rsid w:val="463C4B2A"/>
    <w:rsid w:val="463C71B4"/>
    <w:rsid w:val="463D1149"/>
    <w:rsid w:val="463F1DAD"/>
    <w:rsid w:val="46423BEA"/>
    <w:rsid w:val="46431250"/>
    <w:rsid w:val="46435FB5"/>
    <w:rsid w:val="464541E1"/>
    <w:rsid w:val="46456C98"/>
    <w:rsid w:val="464614E3"/>
    <w:rsid w:val="464650E3"/>
    <w:rsid w:val="464A1380"/>
    <w:rsid w:val="464A2500"/>
    <w:rsid w:val="464C4298"/>
    <w:rsid w:val="464F4BBF"/>
    <w:rsid w:val="464F5D68"/>
    <w:rsid w:val="46512C34"/>
    <w:rsid w:val="465313B5"/>
    <w:rsid w:val="4654512D"/>
    <w:rsid w:val="465503CA"/>
    <w:rsid w:val="46552EBF"/>
    <w:rsid w:val="46560EA5"/>
    <w:rsid w:val="465647C5"/>
    <w:rsid w:val="465670F7"/>
    <w:rsid w:val="4658048C"/>
    <w:rsid w:val="465810C1"/>
    <w:rsid w:val="4658386F"/>
    <w:rsid w:val="465838C1"/>
    <w:rsid w:val="46584C1D"/>
    <w:rsid w:val="465A2A3B"/>
    <w:rsid w:val="465B4765"/>
    <w:rsid w:val="465C2FCD"/>
    <w:rsid w:val="465C6C4D"/>
    <w:rsid w:val="465E35A8"/>
    <w:rsid w:val="466054DD"/>
    <w:rsid w:val="46622191"/>
    <w:rsid w:val="46627AEA"/>
    <w:rsid w:val="4663208F"/>
    <w:rsid w:val="46640687"/>
    <w:rsid w:val="46681903"/>
    <w:rsid w:val="466A3D31"/>
    <w:rsid w:val="466C06C8"/>
    <w:rsid w:val="466E0F71"/>
    <w:rsid w:val="466E68F0"/>
    <w:rsid w:val="466F1DFA"/>
    <w:rsid w:val="4671091F"/>
    <w:rsid w:val="46713F31"/>
    <w:rsid w:val="467140F3"/>
    <w:rsid w:val="467160A3"/>
    <w:rsid w:val="4672727E"/>
    <w:rsid w:val="4672751E"/>
    <w:rsid w:val="46737CA9"/>
    <w:rsid w:val="4674757D"/>
    <w:rsid w:val="46761547"/>
    <w:rsid w:val="467632F5"/>
    <w:rsid w:val="46763E88"/>
    <w:rsid w:val="4678176A"/>
    <w:rsid w:val="467852BF"/>
    <w:rsid w:val="46794B93"/>
    <w:rsid w:val="46795818"/>
    <w:rsid w:val="467A2DE5"/>
    <w:rsid w:val="467B2482"/>
    <w:rsid w:val="467B5C94"/>
    <w:rsid w:val="467C4DAF"/>
    <w:rsid w:val="467E21A7"/>
    <w:rsid w:val="467F052B"/>
    <w:rsid w:val="467F21A3"/>
    <w:rsid w:val="467F21AA"/>
    <w:rsid w:val="468123C6"/>
    <w:rsid w:val="4682305D"/>
    <w:rsid w:val="46824BB8"/>
    <w:rsid w:val="4682613E"/>
    <w:rsid w:val="4683194F"/>
    <w:rsid w:val="46831D47"/>
    <w:rsid w:val="46843C64"/>
    <w:rsid w:val="46846517"/>
    <w:rsid w:val="46856938"/>
    <w:rsid w:val="46861DC9"/>
    <w:rsid w:val="468679DC"/>
    <w:rsid w:val="46894E95"/>
    <w:rsid w:val="468B4FF2"/>
    <w:rsid w:val="468B592A"/>
    <w:rsid w:val="468D17F9"/>
    <w:rsid w:val="468D618D"/>
    <w:rsid w:val="468E4AE3"/>
    <w:rsid w:val="469017D2"/>
    <w:rsid w:val="4690477B"/>
    <w:rsid w:val="46905761"/>
    <w:rsid w:val="4691012F"/>
    <w:rsid w:val="46932E67"/>
    <w:rsid w:val="46933EA7"/>
    <w:rsid w:val="469502C9"/>
    <w:rsid w:val="46954D0D"/>
    <w:rsid w:val="469618BE"/>
    <w:rsid w:val="46977FA5"/>
    <w:rsid w:val="46996882"/>
    <w:rsid w:val="46996DDC"/>
    <w:rsid w:val="469A4C38"/>
    <w:rsid w:val="469A6FE4"/>
    <w:rsid w:val="469B3FFD"/>
    <w:rsid w:val="469C7C91"/>
    <w:rsid w:val="469D0882"/>
    <w:rsid w:val="469D2C66"/>
    <w:rsid w:val="469D4D26"/>
    <w:rsid w:val="469E0526"/>
    <w:rsid w:val="469E398E"/>
    <w:rsid w:val="469E4B1D"/>
    <w:rsid w:val="469F6D1B"/>
    <w:rsid w:val="46A01F0E"/>
    <w:rsid w:val="46A03C21"/>
    <w:rsid w:val="46A05706"/>
    <w:rsid w:val="46A169D1"/>
    <w:rsid w:val="46A25D79"/>
    <w:rsid w:val="46A41C10"/>
    <w:rsid w:val="46A460B4"/>
    <w:rsid w:val="46A47E62"/>
    <w:rsid w:val="46A5604E"/>
    <w:rsid w:val="46A604DA"/>
    <w:rsid w:val="46A723E2"/>
    <w:rsid w:val="46A81698"/>
    <w:rsid w:val="46A839A7"/>
    <w:rsid w:val="46A85919"/>
    <w:rsid w:val="46A936CA"/>
    <w:rsid w:val="46A96E09"/>
    <w:rsid w:val="46AB26D1"/>
    <w:rsid w:val="46AB38FB"/>
    <w:rsid w:val="46AB5D8B"/>
    <w:rsid w:val="46AC3B17"/>
    <w:rsid w:val="46AE4369"/>
    <w:rsid w:val="46B03B41"/>
    <w:rsid w:val="46B300A5"/>
    <w:rsid w:val="46B33BC3"/>
    <w:rsid w:val="46B96B7F"/>
    <w:rsid w:val="46BB2E67"/>
    <w:rsid w:val="46BB345A"/>
    <w:rsid w:val="46BD1CEA"/>
    <w:rsid w:val="46BE3DF8"/>
    <w:rsid w:val="46BF1EF7"/>
    <w:rsid w:val="46C062D1"/>
    <w:rsid w:val="46C157C3"/>
    <w:rsid w:val="46C2273E"/>
    <w:rsid w:val="46C2744B"/>
    <w:rsid w:val="46C40504"/>
    <w:rsid w:val="46C5566B"/>
    <w:rsid w:val="46C56FD3"/>
    <w:rsid w:val="46C570E7"/>
    <w:rsid w:val="46C600BD"/>
    <w:rsid w:val="46C6352B"/>
    <w:rsid w:val="46C6427C"/>
    <w:rsid w:val="46C659FB"/>
    <w:rsid w:val="46C73B51"/>
    <w:rsid w:val="46C90BA8"/>
    <w:rsid w:val="46CA11E5"/>
    <w:rsid w:val="46CA4A71"/>
    <w:rsid w:val="46CA53D4"/>
    <w:rsid w:val="46CB1893"/>
    <w:rsid w:val="46CB5ADE"/>
    <w:rsid w:val="46CC440D"/>
    <w:rsid w:val="46CD0221"/>
    <w:rsid w:val="46CD04DB"/>
    <w:rsid w:val="46CE3131"/>
    <w:rsid w:val="46CE4C94"/>
    <w:rsid w:val="46CF48B1"/>
    <w:rsid w:val="46CF49B7"/>
    <w:rsid w:val="46CF6A08"/>
    <w:rsid w:val="46D00C57"/>
    <w:rsid w:val="46D0173A"/>
    <w:rsid w:val="46D13CE0"/>
    <w:rsid w:val="46D1436F"/>
    <w:rsid w:val="46D14FC4"/>
    <w:rsid w:val="46D1677D"/>
    <w:rsid w:val="46D36999"/>
    <w:rsid w:val="46D379AD"/>
    <w:rsid w:val="46D41835"/>
    <w:rsid w:val="46D42C5E"/>
    <w:rsid w:val="46D447C3"/>
    <w:rsid w:val="46D6611C"/>
    <w:rsid w:val="46D70238"/>
    <w:rsid w:val="46D84460"/>
    <w:rsid w:val="46DA1AD6"/>
    <w:rsid w:val="46DA1B54"/>
    <w:rsid w:val="46DB13AA"/>
    <w:rsid w:val="46DC48E1"/>
    <w:rsid w:val="46DC5DBF"/>
    <w:rsid w:val="46DD15C6"/>
    <w:rsid w:val="46DE5B0B"/>
    <w:rsid w:val="46DF0E9A"/>
    <w:rsid w:val="46E013DC"/>
    <w:rsid w:val="46E0359A"/>
    <w:rsid w:val="46E03CF9"/>
    <w:rsid w:val="46E047FE"/>
    <w:rsid w:val="46E158F3"/>
    <w:rsid w:val="46E2098A"/>
    <w:rsid w:val="46E44703"/>
    <w:rsid w:val="46E6548D"/>
    <w:rsid w:val="46E8281B"/>
    <w:rsid w:val="46E83ECE"/>
    <w:rsid w:val="46E841F3"/>
    <w:rsid w:val="46EA4940"/>
    <w:rsid w:val="46EB04A3"/>
    <w:rsid w:val="46EB4BDD"/>
    <w:rsid w:val="46EC6483"/>
    <w:rsid w:val="46EC65B0"/>
    <w:rsid w:val="46EE3897"/>
    <w:rsid w:val="46EE5581"/>
    <w:rsid w:val="46EE771F"/>
    <w:rsid w:val="46F01DDA"/>
    <w:rsid w:val="46F02128"/>
    <w:rsid w:val="46F078F8"/>
    <w:rsid w:val="46F25A19"/>
    <w:rsid w:val="46F32B98"/>
    <w:rsid w:val="46F5246C"/>
    <w:rsid w:val="46F52F11"/>
    <w:rsid w:val="46F56910"/>
    <w:rsid w:val="46F604FD"/>
    <w:rsid w:val="46F630A6"/>
    <w:rsid w:val="46F64F65"/>
    <w:rsid w:val="46F74436"/>
    <w:rsid w:val="46F85D1C"/>
    <w:rsid w:val="46F91FC0"/>
    <w:rsid w:val="46F926AD"/>
    <w:rsid w:val="46F95B99"/>
    <w:rsid w:val="46FA784C"/>
    <w:rsid w:val="46FB74DE"/>
    <w:rsid w:val="46FC37FA"/>
    <w:rsid w:val="46FD2372"/>
    <w:rsid w:val="46FD7795"/>
    <w:rsid w:val="46FF153C"/>
    <w:rsid w:val="4700679D"/>
    <w:rsid w:val="470127F2"/>
    <w:rsid w:val="470362D1"/>
    <w:rsid w:val="47044DA5"/>
    <w:rsid w:val="47045637"/>
    <w:rsid w:val="47046021"/>
    <w:rsid w:val="4705272E"/>
    <w:rsid w:val="4708278F"/>
    <w:rsid w:val="470923BB"/>
    <w:rsid w:val="47094169"/>
    <w:rsid w:val="470A1C54"/>
    <w:rsid w:val="470B1C8F"/>
    <w:rsid w:val="470B4B75"/>
    <w:rsid w:val="470C189F"/>
    <w:rsid w:val="470C3683"/>
    <w:rsid w:val="470D030B"/>
    <w:rsid w:val="470D0DA7"/>
    <w:rsid w:val="470D5A07"/>
    <w:rsid w:val="470D797E"/>
    <w:rsid w:val="470F0011"/>
    <w:rsid w:val="470F0092"/>
    <w:rsid w:val="470F3D9F"/>
    <w:rsid w:val="4711341E"/>
    <w:rsid w:val="47120F67"/>
    <w:rsid w:val="4712301E"/>
    <w:rsid w:val="47127292"/>
    <w:rsid w:val="47143F5A"/>
    <w:rsid w:val="47146E35"/>
    <w:rsid w:val="47152B0E"/>
    <w:rsid w:val="471548BC"/>
    <w:rsid w:val="47171AB7"/>
    <w:rsid w:val="47176031"/>
    <w:rsid w:val="471843AC"/>
    <w:rsid w:val="471967C6"/>
    <w:rsid w:val="471D2C58"/>
    <w:rsid w:val="471D6DFE"/>
    <w:rsid w:val="471E5E67"/>
    <w:rsid w:val="471F1232"/>
    <w:rsid w:val="471F580B"/>
    <w:rsid w:val="47202FF9"/>
    <w:rsid w:val="47210874"/>
    <w:rsid w:val="47217A14"/>
    <w:rsid w:val="47226314"/>
    <w:rsid w:val="47234E19"/>
    <w:rsid w:val="47236C3D"/>
    <w:rsid w:val="47240FA3"/>
    <w:rsid w:val="47250B2C"/>
    <w:rsid w:val="47256E27"/>
    <w:rsid w:val="47266AC9"/>
    <w:rsid w:val="472714EE"/>
    <w:rsid w:val="47271672"/>
    <w:rsid w:val="4727276F"/>
    <w:rsid w:val="472B0FA4"/>
    <w:rsid w:val="472B2331"/>
    <w:rsid w:val="472B40E0"/>
    <w:rsid w:val="472B5CFC"/>
    <w:rsid w:val="472C5EA4"/>
    <w:rsid w:val="472D24E5"/>
    <w:rsid w:val="472D3BDE"/>
    <w:rsid w:val="472D42FC"/>
    <w:rsid w:val="472E3BD0"/>
    <w:rsid w:val="472E5AE6"/>
    <w:rsid w:val="472E76A7"/>
    <w:rsid w:val="472F4915"/>
    <w:rsid w:val="47321912"/>
    <w:rsid w:val="4732208F"/>
    <w:rsid w:val="473311E6"/>
    <w:rsid w:val="473332BC"/>
    <w:rsid w:val="47347547"/>
    <w:rsid w:val="4738096B"/>
    <w:rsid w:val="473A07C7"/>
    <w:rsid w:val="473B1934"/>
    <w:rsid w:val="473C62ED"/>
    <w:rsid w:val="473F01B8"/>
    <w:rsid w:val="47413903"/>
    <w:rsid w:val="474156B1"/>
    <w:rsid w:val="47431429"/>
    <w:rsid w:val="47432638"/>
    <w:rsid w:val="474433F3"/>
    <w:rsid w:val="47444691"/>
    <w:rsid w:val="47450F74"/>
    <w:rsid w:val="47456C05"/>
    <w:rsid w:val="47460F19"/>
    <w:rsid w:val="47461B83"/>
    <w:rsid w:val="47470441"/>
    <w:rsid w:val="47470A6F"/>
    <w:rsid w:val="47482EE3"/>
    <w:rsid w:val="474927B8"/>
    <w:rsid w:val="474B200B"/>
    <w:rsid w:val="474C2B7E"/>
    <w:rsid w:val="474D22A8"/>
    <w:rsid w:val="474E3F32"/>
    <w:rsid w:val="474F78FC"/>
    <w:rsid w:val="47503B46"/>
    <w:rsid w:val="475070EC"/>
    <w:rsid w:val="47510ED8"/>
    <w:rsid w:val="47524AD2"/>
    <w:rsid w:val="475278BE"/>
    <w:rsid w:val="475315B5"/>
    <w:rsid w:val="47533F76"/>
    <w:rsid w:val="475353E4"/>
    <w:rsid w:val="47540EFC"/>
    <w:rsid w:val="475413A4"/>
    <w:rsid w:val="47541888"/>
    <w:rsid w:val="47546248"/>
    <w:rsid w:val="475537C0"/>
    <w:rsid w:val="47562F32"/>
    <w:rsid w:val="475771FE"/>
    <w:rsid w:val="47590C4D"/>
    <w:rsid w:val="475A6773"/>
    <w:rsid w:val="475A769D"/>
    <w:rsid w:val="475B3D43"/>
    <w:rsid w:val="475C698F"/>
    <w:rsid w:val="475D28A4"/>
    <w:rsid w:val="475E44B5"/>
    <w:rsid w:val="475F3D89"/>
    <w:rsid w:val="475F6840"/>
    <w:rsid w:val="476037C6"/>
    <w:rsid w:val="4760653F"/>
    <w:rsid w:val="47617B01"/>
    <w:rsid w:val="47633879"/>
    <w:rsid w:val="476410DC"/>
    <w:rsid w:val="47651E41"/>
    <w:rsid w:val="47655843"/>
    <w:rsid w:val="47656C71"/>
    <w:rsid w:val="4766336A"/>
    <w:rsid w:val="4766467D"/>
    <w:rsid w:val="47680E90"/>
    <w:rsid w:val="476922EE"/>
    <w:rsid w:val="47693036"/>
    <w:rsid w:val="4769308E"/>
    <w:rsid w:val="476A10AC"/>
    <w:rsid w:val="476A2E5A"/>
    <w:rsid w:val="476B0980"/>
    <w:rsid w:val="476B4E24"/>
    <w:rsid w:val="476B54D2"/>
    <w:rsid w:val="476D038C"/>
    <w:rsid w:val="476E2083"/>
    <w:rsid w:val="476E4E0C"/>
    <w:rsid w:val="476E54FC"/>
    <w:rsid w:val="476F66C2"/>
    <w:rsid w:val="47725987"/>
    <w:rsid w:val="477270E0"/>
    <w:rsid w:val="47727BCE"/>
    <w:rsid w:val="47733741"/>
    <w:rsid w:val="477340AA"/>
    <w:rsid w:val="477414A2"/>
    <w:rsid w:val="47742367"/>
    <w:rsid w:val="47743CD8"/>
    <w:rsid w:val="4776225F"/>
    <w:rsid w:val="47763063"/>
    <w:rsid w:val="477A0BC3"/>
    <w:rsid w:val="477C7012"/>
    <w:rsid w:val="477C7412"/>
    <w:rsid w:val="477E0205"/>
    <w:rsid w:val="477E06B3"/>
    <w:rsid w:val="477F7AC4"/>
    <w:rsid w:val="4780267D"/>
    <w:rsid w:val="47811A62"/>
    <w:rsid w:val="4783216D"/>
    <w:rsid w:val="478323D5"/>
    <w:rsid w:val="47845B88"/>
    <w:rsid w:val="47852E43"/>
    <w:rsid w:val="47857C94"/>
    <w:rsid w:val="47864882"/>
    <w:rsid w:val="478735F3"/>
    <w:rsid w:val="47882A10"/>
    <w:rsid w:val="47896206"/>
    <w:rsid w:val="478A0324"/>
    <w:rsid w:val="478B1022"/>
    <w:rsid w:val="478B2DD0"/>
    <w:rsid w:val="478B4B7E"/>
    <w:rsid w:val="478D08F6"/>
    <w:rsid w:val="478D6B48"/>
    <w:rsid w:val="478E032F"/>
    <w:rsid w:val="4790067A"/>
    <w:rsid w:val="47914190"/>
    <w:rsid w:val="47917CAE"/>
    <w:rsid w:val="4792415F"/>
    <w:rsid w:val="47933426"/>
    <w:rsid w:val="47941C85"/>
    <w:rsid w:val="47944B2F"/>
    <w:rsid w:val="47946129"/>
    <w:rsid w:val="47975394"/>
    <w:rsid w:val="47976B13"/>
    <w:rsid w:val="479A7EA6"/>
    <w:rsid w:val="479C0FCE"/>
    <w:rsid w:val="479C322F"/>
    <w:rsid w:val="479C5212"/>
    <w:rsid w:val="479C6456"/>
    <w:rsid w:val="479D2CA0"/>
    <w:rsid w:val="479D6B82"/>
    <w:rsid w:val="479E0D55"/>
    <w:rsid w:val="479E48B1"/>
    <w:rsid w:val="479F062A"/>
    <w:rsid w:val="47A04ACD"/>
    <w:rsid w:val="47A125F4"/>
    <w:rsid w:val="47A3011A"/>
    <w:rsid w:val="47A43FBA"/>
    <w:rsid w:val="47A45C40"/>
    <w:rsid w:val="47A471B7"/>
    <w:rsid w:val="47A62C12"/>
    <w:rsid w:val="47A904C7"/>
    <w:rsid w:val="47A94DB3"/>
    <w:rsid w:val="47A96DA4"/>
    <w:rsid w:val="47A96E6D"/>
    <w:rsid w:val="47AA14A8"/>
    <w:rsid w:val="47AA5386"/>
    <w:rsid w:val="47AA594C"/>
    <w:rsid w:val="47AC3472"/>
    <w:rsid w:val="47AD7A79"/>
    <w:rsid w:val="47AF1771"/>
    <w:rsid w:val="47B154FF"/>
    <w:rsid w:val="47B2035D"/>
    <w:rsid w:val="47B265AF"/>
    <w:rsid w:val="47B42327"/>
    <w:rsid w:val="47B46116"/>
    <w:rsid w:val="47B57E4D"/>
    <w:rsid w:val="47B60C45"/>
    <w:rsid w:val="47B642D7"/>
    <w:rsid w:val="47B65507"/>
    <w:rsid w:val="47B765FC"/>
    <w:rsid w:val="47B916EB"/>
    <w:rsid w:val="47BA7680"/>
    <w:rsid w:val="47BB46E2"/>
    <w:rsid w:val="47BC567F"/>
    <w:rsid w:val="47BE72B7"/>
    <w:rsid w:val="47BF020C"/>
    <w:rsid w:val="47BF5185"/>
    <w:rsid w:val="47BFF7E9"/>
    <w:rsid w:val="47C036E8"/>
    <w:rsid w:val="47C03E96"/>
    <w:rsid w:val="47C15778"/>
    <w:rsid w:val="47C3256A"/>
    <w:rsid w:val="47C37CA8"/>
    <w:rsid w:val="47C4007E"/>
    <w:rsid w:val="47C54534"/>
    <w:rsid w:val="47C63778"/>
    <w:rsid w:val="47C65DDE"/>
    <w:rsid w:val="47C811AF"/>
    <w:rsid w:val="47C82026"/>
    <w:rsid w:val="47C85DD2"/>
    <w:rsid w:val="47C86F27"/>
    <w:rsid w:val="47C913CB"/>
    <w:rsid w:val="47C96243"/>
    <w:rsid w:val="47CA2E28"/>
    <w:rsid w:val="47CD0767"/>
    <w:rsid w:val="47CD163B"/>
    <w:rsid w:val="47CD5197"/>
    <w:rsid w:val="47CD546C"/>
    <w:rsid w:val="47CE0068"/>
    <w:rsid w:val="47CE2294"/>
    <w:rsid w:val="47CE5794"/>
    <w:rsid w:val="47CF4ACA"/>
    <w:rsid w:val="47D0458F"/>
    <w:rsid w:val="47D3394A"/>
    <w:rsid w:val="47D34C9B"/>
    <w:rsid w:val="47D34EC4"/>
    <w:rsid w:val="47D4038F"/>
    <w:rsid w:val="47D429C9"/>
    <w:rsid w:val="47D44777"/>
    <w:rsid w:val="47D47AED"/>
    <w:rsid w:val="47D60BCB"/>
    <w:rsid w:val="47D6285A"/>
    <w:rsid w:val="47D80216"/>
    <w:rsid w:val="47D91D8D"/>
    <w:rsid w:val="47DB3D58"/>
    <w:rsid w:val="47DB6CAC"/>
    <w:rsid w:val="47DB78B4"/>
    <w:rsid w:val="47DD3F55"/>
    <w:rsid w:val="47DD6FC6"/>
    <w:rsid w:val="47DD7AD0"/>
    <w:rsid w:val="47DE5E92"/>
    <w:rsid w:val="47DF3B5F"/>
    <w:rsid w:val="47E13368"/>
    <w:rsid w:val="47E229E7"/>
    <w:rsid w:val="47E250E6"/>
    <w:rsid w:val="47E27C3F"/>
    <w:rsid w:val="47E70571"/>
    <w:rsid w:val="47E70EBE"/>
    <w:rsid w:val="47E744AA"/>
    <w:rsid w:val="47E81FD1"/>
    <w:rsid w:val="47E82CEA"/>
    <w:rsid w:val="47E94C70"/>
    <w:rsid w:val="47EB1393"/>
    <w:rsid w:val="47EC761D"/>
    <w:rsid w:val="47EC7BC6"/>
    <w:rsid w:val="47ED59DF"/>
    <w:rsid w:val="47ED6E2C"/>
    <w:rsid w:val="47EF15B1"/>
    <w:rsid w:val="47F160B2"/>
    <w:rsid w:val="47F210A1"/>
    <w:rsid w:val="47F22034"/>
    <w:rsid w:val="47F34C1B"/>
    <w:rsid w:val="47F35032"/>
    <w:rsid w:val="47F37A12"/>
    <w:rsid w:val="47F41D83"/>
    <w:rsid w:val="47F64096"/>
    <w:rsid w:val="47F72A36"/>
    <w:rsid w:val="47F923A8"/>
    <w:rsid w:val="47FB1D04"/>
    <w:rsid w:val="47FB4139"/>
    <w:rsid w:val="47FB61A8"/>
    <w:rsid w:val="47FB70FC"/>
    <w:rsid w:val="47FD3CCE"/>
    <w:rsid w:val="47FE1B94"/>
    <w:rsid w:val="47FE3723"/>
    <w:rsid w:val="47FF71A9"/>
    <w:rsid w:val="47FF7322"/>
    <w:rsid w:val="48001C46"/>
    <w:rsid w:val="48007A58"/>
    <w:rsid w:val="480127B6"/>
    <w:rsid w:val="48013092"/>
    <w:rsid w:val="4802044E"/>
    <w:rsid w:val="480241E1"/>
    <w:rsid w:val="48027040"/>
    <w:rsid w:val="48027536"/>
    <w:rsid w:val="48043474"/>
    <w:rsid w:val="480504CC"/>
    <w:rsid w:val="48052D43"/>
    <w:rsid w:val="480701F9"/>
    <w:rsid w:val="4809671F"/>
    <w:rsid w:val="480A63EB"/>
    <w:rsid w:val="480D6D03"/>
    <w:rsid w:val="480E157A"/>
    <w:rsid w:val="480F4EED"/>
    <w:rsid w:val="480F59EB"/>
    <w:rsid w:val="480F68EF"/>
    <w:rsid w:val="4810522C"/>
    <w:rsid w:val="48113608"/>
    <w:rsid w:val="4812271C"/>
    <w:rsid w:val="4812521E"/>
    <w:rsid w:val="4813233B"/>
    <w:rsid w:val="48135EF5"/>
    <w:rsid w:val="48141018"/>
    <w:rsid w:val="48146118"/>
    <w:rsid w:val="48166B3E"/>
    <w:rsid w:val="48167532"/>
    <w:rsid w:val="48174664"/>
    <w:rsid w:val="48176231"/>
    <w:rsid w:val="48190290"/>
    <w:rsid w:val="481903DC"/>
    <w:rsid w:val="481A2538"/>
    <w:rsid w:val="481C1C7A"/>
    <w:rsid w:val="481C7C28"/>
    <w:rsid w:val="481D230D"/>
    <w:rsid w:val="481E3286"/>
    <w:rsid w:val="481E59F2"/>
    <w:rsid w:val="481F60A2"/>
    <w:rsid w:val="4820176A"/>
    <w:rsid w:val="482071C1"/>
    <w:rsid w:val="48221986"/>
    <w:rsid w:val="48221D29"/>
    <w:rsid w:val="48221F0F"/>
    <w:rsid w:val="482254E2"/>
    <w:rsid w:val="482336C9"/>
    <w:rsid w:val="48237F07"/>
    <w:rsid w:val="482422EB"/>
    <w:rsid w:val="48270D4B"/>
    <w:rsid w:val="48272115"/>
    <w:rsid w:val="48276E19"/>
    <w:rsid w:val="48276F9D"/>
    <w:rsid w:val="48286871"/>
    <w:rsid w:val="48294FC1"/>
    <w:rsid w:val="482A7A10"/>
    <w:rsid w:val="482C0792"/>
    <w:rsid w:val="482D08E5"/>
    <w:rsid w:val="482E4303"/>
    <w:rsid w:val="482E76C5"/>
    <w:rsid w:val="482F4B12"/>
    <w:rsid w:val="482F54CD"/>
    <w:rsid w:val="48302967"/>
    <w:rsid w:val="4833649D"/>
    <w:rsid w:val="4835711A"/>
    <w:rsid w:val="4835761D"/>
    <w:rsid w:val="483671E0"/>
    <w:rsid w:val="4837341E"/>
    <w:rsid w:val="483754A3"/>
    <w:rsid w:val="4838070B"/>
    <w:rsid w:val="48382F58"/>
    <w:rsid w:val="48383AC7"/>
    <w:rsid w:val="48390A7E"/>
    <w:rsid w:val="48395B2E"/>
    <w:rsid w:val="48396CD0"/>
    <w:rsid w:val="483A605A"/>
    <w:rsid w:val="483B0352"/>
    <w:rsid w:val="483B2A48"/>
    <w:rsid w:val="483C4603"/>
    <w:rsid w:val="483F623B"/>
    <w:rsid w:val="4840005F"/>
    <w:rsid w:val="48400945"/>
    <w:rsid w:val="48403317"/>
    <w:rsid w:val="4841181A"/>
    <w:rsid w:val="48414389"/>
    <w:rsid w:val="48421B0B"/>
    <w:rsid w:val="48445C1A"/>
    <w:rsid w:val="4844735B"/>
    <w:rsid w:val="48472887"/>
    <w:rsid w:val="48482A6F"/>
    <w:rsid w:val="484943FB"/>
    <w:rsid w:val="48495BF6"/>
    <w:rsid w:val="48496F13"/>
    <w:rsid w:val="484C132F"/>
    <w:rsid w:val="484C255F"/>
    <w:rsid w:val="484E0393"/>
    <w:rsid w:val="484E200D"/>
    <w:rsid w:val="484F2050"/>
    <w:rsid w:val="484F28EA"/>
    <w:rsid w:val="484F47FF"/>
    <w:rsid w:val="48505E10"/>
    <w:rsid w:val="48515DC8"/>
    <w:rsid w:val="48517324"/>
    <w:rsid w:val="485328A2"/>
    <w:rsid w:val="4853363A"/>
    <w:rsid w:val="485458B8"/>
    <w:rsid w:val="485509A9"/>
    <w:rsid w:val="48551674"/>
    <w:rsid w:val="48552114"/>
    <w:rsid w:val="485646B4"/>
    <w:rsid w:val="4856518C"/>
    <w:rsid w:val="48575A24"/>
    <w:rsid w:val="485853A8"/>
    <w:rsid w:val="48594A8E"/>
    <w:rsid w:val="485B27A2"/>
    <w:rsid w:val="485C4D52"/>
    <w:rsid w:val="485D4242"/>
    <w:rsid w:val="485E04E5"/>
    <w:rsid w:val="485E24C2"/>
    <w:rsid w:val="486024AF"/>
    <w:rsid w:val="4860425D"/>
    <w:rsid w:val="48604E5A"/>
    <w:rsid w:val="4860589E"/>
    <w:rsid w:val="4860600B"/>
    <w:rsid w:val="486235C5"/>
    <w:rsid w:val="48623B31"/>
    <w:rsid w:val="48627FD5"/>
    <w:rsid w:val="48630778"/>
    <w:rsid w:val="486340B0"/>
    <w:rsid w:val="486344E9"/>
    <w:rsid w:val="48653D92"/>
    <w:rsid w:val="4866117C"/>
    <w:rsid w:val="486620A5"/>
    <w:rsid w:val="48677399"/>
    <w:rsid w:val="48685690"/>
    <w:rsid w:val="486D05EC"/>
    <w:rsid w:val="486E697A"/>
    <w:rsid w:val="486F44A0"/>
    <w:rsid w:val="486F52B4"/>
    <w:rsid w:val="48700A69"/>
    <w:rsid w:val="48702F1C"/>
    <w:rsid w:val="48710162"/>
    <w:rsid w:val="48710218"/>
    <w:rsid w:val="487321E2"/>
    <w:rsid w:val="48735811"/>
    <w:rsid w:val="48751DD5"/>
    <w:rsid w:val="487667CD"/>
    <w:rsid w:val="48767F33"/>
    <w:rsid w:val="48787A3E"/>
    <w:rsid w:val="48794524"/>
    <w:rsid w:val="487B4BF3"/>
    <w:rsid w:val="487D2D94"/>
    <w:rsid w:val="487D4BF3"/>
    <w:rsid w:val="487D6BBD"/>
    <w:rsid w:val="487E233C"/>
    <w:rsid w:val="487E5D4D"/>
    <w:rsid w:val="487F6369"/>
    <w:rsid w:val="48844A88"/>
    <w:rsid w:val="4884619D"/>
    <w:rsid w:val="48853CC3"/>
    <w:rsid w:val="48873598"/>
    <w:rsid w:val="48874851"/>
    <w:rsid w:val="48887409"/>
    <w:rsid w:val="48890910"/>
    <w:rsid w:val="48891BD5"/>
    <w:rsid w:val="48892F18"/>
    <w:rsid w:val="48894D7A"/>
    <w:rsid w:val="488A12DA"/>
    <w:rsid w:val="488A39B4"/>
    <w:rsid w:val="488B752C"/>
    <w:rsid w:val="488C414D"/>
    <w:rsid w:val="488C799C"/>
    <w:rsid w:val="488D7558"/>
    <w:rsid w:val="488E38B5"/>
    <w:rsid w:val="488E530E"/>
    <w:rsid w:val="488F069E"/>
    <w:rsid w:val="488F115C"/>
    <w:rsid w:val="488F18B9"/>
    <w:rsid w:val="48920F0F"/>
    <w:rsid w:val="48931F3C"/>
    <w:rsid w:val="48951B9E"/>
    <w:rsid w:val="48956EA9"/>
    <w:rsid w:val="48975944"/>
    <w:rsid w:val="48982E28"/>
    <w:rsid w:val="4898505D"/>
    <w:rsid w:val="48990225"/>
    <w:rsid w:val="4899043E"/>
    <w:rsid w:val="489932CB"/>
    <w:rsid w:val="489A4561"/>
    <w:rsid w:val="489A776F"/>
    <w:rsid w:val="489B649D"/>
    <w:rsid w:val="489C0130"/>
    <w:rsid w:val="489E7916"/>
    <w:rsid w:val="489F0FFD"/>
    <w:rsid w:val="489F4D85"/>
    <w:rsid w:val="48A15FC1"/>
    <w:rsid w:val="48A17834"/>
    <w:rsid w:val="48A203D1"/>
    <w:rsid w:val="48A25F4F"/>
    <w:rsid w:val="48A405ED"/>
    <w:rsid w:val="48A451A8"/>
    <w:rsid w:val="48A560A8"/>
    <w:rsid w:val="48A56558"/>
    <w:rsid w:val="48A57EC2"/>
    <w:rsid w:val="48A60C03"/>
    <w:rsid w:val="48A70E5F"/>
    <w:rsid w:val="48A71ACF"/>
    <w:rsid w:val="48A73C3A"/>
    <w:rsid w:val="48A800C6"/>
    <w:rsid w:val="48A915C9"/>
    <w:rsid w:val="48A937FA"/>
    <w:rsid w:val="48AA54D8"/>
    <w:rsid w:val="48AA78E3"/>
    <w:rsid w:val="48AB4105"/>
    <w:rsid w:val="48AC43A7"/>
    <w:rsid w:val="48AC6F59"/>
    <w:rsid w:val="48AE0CD1"/>
    <w:rsid w:val="48AF024D"/>
    <w:rsid w:val="48AF41A2"/>
    <w:rsid w:val="48AF695E"/>
    <w:rsid w:val="48AF7031"/>
    <w:rsid w:val="48B13B85"/>
    <w:rsid w:val="48B14AB8"/>
    <w:rsid w:val="48B15D8C"/>
    <w:rsid w:val="48B470C2"/>
    <w:rsid w:val="48B52FCC"/>
    <w:rsid w:val="48B5529C"/>
    <w:rsid w:val="48B6001C"/>
    <w:rsid w:val="48B66BDC"/>
    <w:rsid w:val="48B80CBE"/>
    <w:rsid w:val="48B819A3"/>
    <w:rsid w:val="48B84099"/>
    <w:rsid w:val="48B85E47"/>
    <w:rsid w:val="48BB1493"/>
    <w:rsid w:val="48BC2F1C"/>
    <w:rsid w:val="48BD6017"/>
    <w:rsid w:val="48BE3279"/>
    <w:rsid w:val="48BE3CBF"/>
    <w:rsid w:val="48BF5427"/>
    <w:rsid w:val="48C06C0C"/>
    <w:rsid w:val="48C13B3B"/>
    <w:rsid w:val="48C301A1"/>
    <w:rsid w:val="48C52312"/>
    <w:rsid w:val="48C571CC"/>
    <w:rsid w:val="48C610FB"/>
    <w:rsid w:val="48C82E86"/>
    <w:rsid w:val="48C91E02"/>
    <w:rsid w:val="48C93BB0"/>
    <w:rsid w:val="48CA7928"/>
    <w:rsid w:val="48CB4241"/>
    <w:rsid w:val="48CD6BB4"/>
    <w:rsid w:val="48D10CB7"/>
    <w:rsid w:val="48D10ECA"/>
    <w:rsid w:val="48D367DD"/>
    <w:rsid w:val="48D36FBA"/>
    <w:rsid w:val="48D41EFB"/>
    <w:rsid w:val="48D43B33"/>
    <w:rsid w:val="48D52555"/>
    <w:rsid w:val="48D52E91"/>
    <w:rsid w:val="48D656C2"/>
    <w:rsid w:val="48D752C3"/>
    <w:rsid w:val="48D84C19"/>
    <w:rsid w:val="48DA306C"/>
    <w:rsid w:val="48DA400F"/>
    <w:rsid w:val="48DA5F1B"/>
    <w:rsid w:val="48DB0069"/>
    <w:rsid w:val="48DB1B35"/>
    <w:rsid w:val="48DB2A4D"/>
    <w:rsid w:val="48DC7AC4"/>
    <w:rsid w:val="48DC7D87"/>
    <w:rsid w:val="48DD58AD"/>
    <w:rsid w:val="48DF1DE9"/>
    <w:rsid w:val="48DF6239"/>
    <w:rsid w:val="48E00EFA"/>
    <w:rsid w:val="48E076C9"/>
    <w:rsid w:val="48E1539E"/>
    <w:rsid w:val="48E21116"/>
    <w:rsid w:val="48E2689D"/>
    <w:rsid w:val="48E42798"/>
    <w:rsid w:val="48E629B4"/>
    <w:rsid w:val="48EB6803"/>
    <w:rsid w:val="48EC2BB0"/>
    <w:rsid w:val="48F0064E"/>
    <w:rsid w:val="48F30373"/>
    <w:rsid w:val="48F7367A"/>
    <w:rsid w:val="48F7528B"/>
    <w:rsid w:val="48F757C9"/>
    <w:rsid w:val="48F826E7"/>
    <w:rsid w:val="48F83E90"/>
    <w:rsid w:val="48F92FCA"/>
    <w:rsid w:val="48FA020D"/>
    <w:rsid w:val="48FA2E41"/>
    <w:rsid w:val="48FB4070"/>
    <w:rsid w:val="48FC073A"/>
    <w:rsid w:val="48FC7323"/>
    <w:rsid w:val="48FD5F50"/>
    <w:rsid w:val="48FF6BFF"/>
    <w:rsid w:val="48FF75D2"/>
    <w:rsid w:val="49003D24"/>
    <w:rsid w:val="49021329"/>
    <w:rsid w:val="49025314"/>
    <w:rsid w:val="49026A81"/>
    <w:rsid w:val="49064E04"/>
    <w:rsid w:val="49070B12"/>
    <w:rsid w:val="490746D8"/>
    <w:rsid w:val="49080B7C"/>
    <w:rsid w:val="49090450"/>
    <w:rsid w:val="49092FEA"/>
    <w:rsid w:val="490966A2"/>
    <w:rsid w:val="490A278F"/>
    <w:rsid w:val="490B241B"/>
    <w:rsid w:val="490C1CEF"/>
    <w:rsid w:val="490C7F41"/>
    <w:rsid w:val="490D045B"/>
    <w:rsid w:val="490F097D"/>
    <w:rsid w:val="490F4370"/>
    <w:rsid w:val="49107A31"/>
    <w:rsid w:val="491134EF"/>
    <w:rsid w:val="49115FF6"/>
    <w:rsid w:val="491237A9"/>
    <w:rsid w:val="491260A0"/>
    <w:rsid w:val="49155047"/>
    <w:rsid w:val="49162368"/>
    <w:rsid w:val="49177036"/>
    <w:rsid w:val="49184567"/>
    <w:rsid w:val="491856B6"/>
    <w:rsid w:val="49186E4E"/>
    <w:rsid w:val="491901BE"/>
    <w:rsid w:val="491D3EFC"/>
    <w:rsid w:val="491E567C"/>
    <w:rsid w:val="491F7D16"/>
    <w:rsid w:val="49206274"/>
    <w:rsid w:val="492139EC"/>
    <w:rsid w:val="4921579A"/>
    <w:rsid w:val="492344FF"/>
    <w:rsid w:val="492360EA"/>
    <w:rsid w:val="49243E03"/>
    <w:rsid w:val="4924528A"/>
    <w:rsid w:val="49266311"/>
    <w:rsid w:val="49273AAC"/>
    <w:rsid w:val="4928211D"/>
    <w:rsid w:val="49282C01"/>
    <w:rsid w:val="492871B0"/>
    <w:rsid w:val="49294CE2"/>
    <w:rsid w:val="492A1348"/>
    <w:rsid w:val="492A4BB1"/>
    <w:rsid w:val="492B03C7"/>
    <w:rsid w:val="492B7BCE"/>
    <w:rsid w:val="492C4BF9"/>
    <w:rsid w:val="492D5F28"/>
    <w:rsid w:val="492E6109"/>
    <w:rsid w:val="492E7EB7"/>
    <w:rsid w:val="492F31C0"/>
    <w:rsid w:val="492F5414"/>
    <w:rsid w:val="492F5ED8"/>
    <w:rsid w:val="49315522"/>
    <w:rsid w:val="49325BF9"/>
    <w:rsid w:val="493279A7"/>
    <w:rsid w:val="4933392B"/>
    <w:rsid w:val="493370A7"/>
    <w:rsid w:val="493558F1"/>
    <w:rsid w:val="49357497"/>
    <w:rsid w:val="49373210"/>
    <w:rsid w:val="49396305"/>
    <w:rsid w:val="49396FFA"/>
    <w:rsid w:val="49397562"/>
    <w:rsid w:val="493A2B65"/>
    <w:rsid w:val="493A2D00"/>
    <w:rsid w:val="493A685C"/>
    <w:rsid w:val="493B2C56"/>
    <w:rsid w:val="493E1856"/>
    <w:rsid w:val="493E5BD6"/>
    <w:rsid w:val="493F6EEE"/>
    <w:rsid w:val="49410F9C"/>
    <w:rsid w:val="494133E9"/>
    <w:rsid w:val="49414A70"/>
    <w:rsid w:val="494167F1"/>
    <w:rsid w:val="49426E44"/>
    <w:rsid w:val="494476DB"/>
    <w:rsid w:val="4945052A"/>
    <w:rsid w:val="49450DCF"/>
    <w:rsid w:val="494616A5"/>
    <w:rsid w:val="49463453"/>
    <w:rsid w:val="49464F9A"/>
    <w:rsid w:val="49467424"/>
    <w:rsid w:val="49470ED8"/>
    <w:rsid w:val="49477D06"/>
    <w:rsid w:val="4948228D"/>
    <w:rsid w:val="494871CB"/>
    <w:rsid w:val="494B6CBB"/>
    <w:rsid w:val="494E0559"/>
    <w:rsid w:val="494F002F"/>
    <w:rsid w:val="494F3EE0"/>
    <w:rsid w:val="495145E3"/>
    <w:rsid w:val="49535B70"/>
    <w:rsid w:val="495518E8"/>
    <w:rsid w:val="49554EDB"/>
    <w:rsid w:val="49557B3A"/>
    <w:rsid w:val="4957740E"/>
    <w:rsid w:val="49583186"/>
    <w:rsid w:val="49586626"/>
    <w:rsid w:val="495873D4"/>
    <w:rsid w:val="495913D8"/>
    <w:rsid w:val="49596940"/>
    <w:rsid w:val="495C0187"/>
    <w:rsid w:val="495C2C76"/>
    <w:rsid w:val="495C67D2"/>
    <w:rsid w:val="495D04EC"/>
    <w:rsid w:val="495E0A9E"/>
    <w:rsid w:val="495F4BEB"/>
    <w:rsid w:val="495F741D"/>
    <w:rsid w:val="49607085"/>
    <w:rsid w:val="49622371"/>
    <w:rsid w:val="49635DB3"/>
    <w:rsid w:val="4968161B"/>
    <w:rsid w:val="496A1F36"/>
    <w:rsid w:val="496A3C15"/>
    <w:rsid w:val="496D45F2"/>
    <w:rsid w:val="496D4F07"/>
    <w:rsid w:val="496E4757"/>
    <w:rsid w:val="496E5B4D"/>
    <w:rsid w:val="496E6505"/>
    <w:rsid w:val="496F2D8A"/>
    <w:rsid w:val="49706721"/>
    <w:rsid w:val="4973385F"/>
    <w:rsid w:val="4973417B"/>
    <w:rsid w:val="49744C65"/>
    <w:rsid w:val="49762FB6"/>
    <w:rsid w:val="49773F3D"/>
    <w:rsid w:val="497748AA"/>
    <w:rsid w:val="49777AB0"/>
    <w:rsid w:val="497860DD"/>
    <w:rsid w:val="49787384"/>
    <w:rsid w:val="497955D6"/>
    <w:rsid w:val="497A2C07"/>
    <w:rsid w:val="497A30FC"/>
    <w:rsid w:val="497A75A0"/>
    <w:rsid w:val="497C60FD"/>
    <w:rsid w:val="497D64CE"/>
    <w:rsid w:val="497D6F43"/>
    <w:rsid w:val="497E5577"/>
    <w:rsid w:val="497E7476"/>
    <w:rsid w:val="497F61C1"/>
    <w:rsid w:val="4980344E"/>
    <w:rsid w:val="49806BA1"/>
    <w:rsid w:val="49807E97"/>
    <w:rsid w:val="49845D29"/>
    <w:rsid w:val="49847F59"/>
    <w:rsid w:val="49851F94"/>
    <w:rsid w:val="4985286A"/>
    <w:rsid w:val="49865F45"/>
    <w:rsid w:val="4987199D"/>
    <w:rsid w:val="4987494F"/>
    <w:rsid w:val="498775BD"/>
    <w:rsid w:val="49881A0C"/>
    <w:rsid w:val="498902F7"/>
    <w:rsid w:val="498945F3"/>
    <w:rsid w:val="498A561B"/>
    <w:rsid w:val="498A6E4C"/>
    <w:rsid w:val="498B0724"/>
    <w:rsid w:val="498B17B8"/>
    <w:rsid w:val="498B4471"/>
    <w:rsid w:val="498B66C8"/>
    <w:rsid w:val="498C6E5D"/>
    <w:rsid w:val="498D1081"/>
    <w:rsid w:val="498D2883"/>
    <w:rsid w:val="498D72D3"/>
    <w:rsid w:val="498E0956"/>
    <w:rsid w:val="49921DDC"/>
    <w:rsid w:val="499241CA"/>
    <w:rsid w:val="49941400"/>
    <w:rsid w:val="49942410"/>
    <w:rsid w:val="49952868"/>
    <w:rsid w:val="49956D2F"/>
    <w:rsid w:val="499A1C5B"/>
    <w:rsid w:val="499A379E"/>
    <w:rsid w:val="499A6C1C"/>
    <w:rsid w:val="499C7D5D"/>
    <w:rsid w:val="499E328F"/>
    <w:rsid w:val="499F0DB5"/>
    <w:rsid w:val="49A04721"/>
    <w:rsid w:val="49A05F4B"/>
    <w:rsid w:val="49A06CD1"/>
    <w:rsid w:val="49A20C0C"/>
    <w:rsid w:val="49A24972"/>
    <w:rsid w:val="49A34401"/>
    <w:rsid w:val="49A503B5"/>
    <w:rsid w:val="49A90368"/>
    <w:rsid w:val="49A95332"/>
    <w:rsid w:val="49AA1AF2"/>
    <w:rsid w:val="49AA39E1"/>
    <w:rsid w:val="49AB1508"/>
    <w:rsid w:val="49AD1724"/>
    <w:rsid w:val="49AD26AF"/>
    <w:rsid w:val="49AF7108"/>
    <w:rsid w:val="49B04D70"/>
    <w:rsid w:val="49B301A4"/>
    <w:rsid w:val="49B34CD3"/>
    <w:rsid w:val="49B34D93"/>
    <w:rsid w:val="49B55F13"/>
    <w:rsid w:val="49B605D8"/>
    <w:rsid w:val="49B71770"/>
    <w:rsid w:val="49B77359"/>
    <w:rsid w:val="49B77EAC"/>
    <w:rsid w:val="49B91E77"/>
    <w:rsid w:val="49B93C25"/>
    <w:rsid w:val="49BA14B8"/>
    <w:rsid w:val="49BA174B"/>
    <w:rsid w:val="49BA68D1"/>
    <w:rsid w:val="49BA799D"/>
    <w:rsid w:val="49BC45C1"/>
    <w:rsid w:val="49BC684D"/>
    <w:rsid w:val="49BE123B"/>
    <w:rsid w:val="49BE3728"/>
    <w:rsid w:val="49BE56DF"/>
    <w:rsid w:val="49BF4FB3"/>
    <w:rsid w:val="49C01457"/>
    <w:rsid w:val="49C12AD9"/>
    <w:rsid w:val="49C13489"/>
    <w:rsid w:val="49C36851"/>
    <w:rsid w:val="49C407FF"/>
    <w:rsid w:val="49C45EB6"/>
    <w:rsid w:val="49C63D17"/>
    <w:rsid w:val="49C96AB7"/>
    <w:rsid w:val="49CB2377"/>
    <w:rsid w:val="49CB243D"/>
    <w:rsid w:val="49CC0B3A"/>
    <w:rsid w:val="49CC17A9"/>
    <w:rsid w:val="49CC6010"/>
    <w:rsid w:val="49CD2D32"/>
    <w:rsid w:val="49CD5922"/>
    <w:rsid w:val="49CE4095"/>
    <w:rsid w:val="49CE691D"/>
    <w:rsid w:val="49D071C0"/>
    <w:rsid w:val="49D127ED"/>
    <w:rsid w:val="49D15412"/>
    <w:rsid w:val="49D2326F"/>
    <w:rsid w:val="49D62A28"/>
    <w:rsid w:val="49D65A98"/>
    <w:rsid w:val="49D71FDF"/>
    <w:rsid w:val="49D72799"/>
    <w:rsid w:val="49D942C7"/>
    <w:rsid w:val="49DC5815"/>
    <w:rsid w:val="49DD0595"/>
    <w:rsid w:val="49DD50D7"/>
    <w:rsid w:val="49DE18DD"/>
    <w:rsid w:val="49E0262A"/>
    <w:rsid w:val="49E05427"/>
    <w:rsid w:val="49E25723"/>
    <w:rsid w:val="49E32DC9"/>
    <w:rsid w:val="49E35145"/>
    <w:rsid w:val="49E35909"/>
    <w:rsid w:val="49E36D05"/>
    <w:rsid w:val="49E421E8"/>
    <w:rsid w:val="49E46CA0"/>
    <w:rsid w:val="49E4752C"/>
    <w:rsid w:val="49E62540"/>
    <w:rsid w:val="49E64606"/>
    <w:rsid w:val="49E662E5"/>
    <w:rsid w:val="49E70263"/>
    <w:rsid w:val="49E702CA"/>
    <w:rsid w:val="49E760C4"/>
    <w:rsid w:val="49E8450A"/>
    <w:rsid w:val="49F23FBE"/>
    <w:rsid w:val="49F33322"/>
    <w:rsid w:val="49F439A5"/>
    <w:rsid w:val="49F47726"/>
    <w:rsid w:val="49F509D5"/>
    <w:rsid w:val="49F5109E"/>
    <w:rsid w:val="49F617B0"/>
    <w:rsid w:val="49F64E79"/>
    <w:rsid w:val="49FB5741"/>
    <w:rsid w:val="49FC4788"/>
    <w:rsid w:val="49FD0A6D"/>
    <w:rsid w:val="49FD41D3"/>
    <w:rsid w:val="49FE77FF"/>
    <w:rsid w:val="4A004236"/>
    <w:rsid w:val="4A020FFD"/>
    <w:rsid w:val="4A0330F2"/>
    <w:rsid w:val="4A056E6A"/>
    <w:rsid w:val="4A070E34"/>
    <w:rsid w:val="4A075B71"/>
    <w:rsid w:val="4A082317"/>
    <w:rsid w:val="4A084BAC"/>
    <w:rsid w:val="4A091FFB"/>
    <w:rsid w:val="4A0A3447"/>
    <w:rsid w:val="4A0A6850"/>
    <w:rsid w:val="4A0B1248"/>
    <w:rsid w:val="4A0B76B7"/>
    <w:rsid w:val="4A0D12A1"/>
    <w:rsid w:val="4A0D5D1E"/>
    <w:rsid w:val="4A0E112A"/>
    <w:rsid w:val="4A0E7992"/>
    <w:rsid w:val="4A0F76E1"/>
    <w:rsid w:val="4A104F60"/>
    <w:rsid w:val="4A11096C"/>
    <w:rsid w:val="4A111FC1"/>
    <w:rsid w:val="4A123335"/>
    <w:rsid w:val="4A1277D9"/>
    <w:rsid w:val="4A1420C3"/>
    <w:rsid w:val="4A154C94"/>
    <w:rsid w:val="4A161077"/>
    <w:rsid w:val="4A174DEF"/>
    <w:rsid w:val="4A176382"/>
    <w:rsid w:val="4A186969"/>
    <w:rsid w:val="4A1946C3"/>
    <w:rsid w:val="4A1B043B"/>
    <w:rsid w:val="4A1D0657"/>
    <w:rsid w:val="4A1E000C"/>
    <w:rsid w:val="4A1E0A6B"/>
    <w:rsid w:val="4A203828"/>
    <w:rsid w:val="4A22574D"/>
    <w:rsid w:val="4A253048"/>
    <w:rsid w:val="4A253068"/>
    <w:rsid w:val="4A264E9A"/>
    <w:rsid w:val="4A2819C9"/>
    <w:rsid w:val="4A29004F"/>
    <w:rsid w:val="4A2A4B22"/>
    <w:rsid w:val="4A2D2507"/>
    <w:rsid w:val="4A2D2B21"/>
    <w:rsid w:val="4A2D4613"/>
    <w:rsid w:val="4A2D63C1"/>
    <w:rsid w:val="4A2E4FA3"/>
    <w:rsid w:val="4A2F1BDB"/>
    <w:rsid w:val="4A2F2DC1"/>
    <w:rsid w:val="4A31389A"/>
    <w:rsid w:val="4A320D9D"/>
    <w:rsid w:val="4A333890"/>
    <w:rsid w:val="4A333D52"/>
    <w:rsid w:val="4A337223"/>
    <w:rsid w:val="4A34774F"/>
    <w:rsid w:val="4A352B3D"/>
    <w:rsid w:val="4A356CDD"/>
    <w:rsid w:val="4A361719"/>
    <w:rsid w:val="4A364C5C"/>
    <w:rsid w:val="4A370FED"/>
    <w:rsid w:val="4A375AED"/>
    <w:rsid w:val="4A381F64"/>
    <w:rsid w:val="4A3850FF"/>
    <w:rsid w:val="4A385CF5"/>
    <w:rsid w:val="4A38723F"/>
    <w:rsid w:val="4A39294E"/>
    <w:rsid w:val="4A394D65"/>
    <w:rsid w:val="4A3C6FA7"/>
    <w:rsid w:val="4A3D4856"/>
    <w:rsid w:val="4A3D6BDA"/>
    <w:rsid w:val="4A3E237C"/>
    <w:rsid w:val="4A3F3EC7"/>
    <w:rsid w:val="4A4060F4"/>
    <w:rsid w:val="4A431740"/>
    <w:rsid w:val="4A442FA1"/>
    <w:rsid w:val="4A452804"/>
    <w:rsid w:val="4A456E5B"/>
    <w:rsid w:val="4A457ADF"/>
    <w:rsid w:val="4A466E23"/>
    <w:rsid w:val="4A467386"/>
    <w:rsid w:val="4A471230"/>
    <w:rsid w:val="4A477482"/>
    <w:rsid w:val="4A497AE0"/>
    <w:rsid w:val="4A4B1306"/>
    <w:rsid w:val="4A4B38F6"/>
    <w:rsid w:val="4A4B55A8"/>
    <w:rsid w:val="4A4C6847"/>
    <w:rsid w:val="4A4E0727"/>
    <w:rsid w:val="4A4E0FBD"/>
    <w:rsid w:val="4A4E16C7"/>
    <w:rsid w:val="4A4E6A63"/>
    <w:rsid w:val="4A513E5D"/>
    <w:rsid w:val="4A517007"/>
    <w:rsid w:val="4A533443"/>
    <w:rsid w:val="4A537C18"/>
    <w:rsid w:val="4A541B9F"/>
    <w:rsid w:val="4A55151E"/>
    <w:rsid w:val="4A5605AE"/>
    <w:rsid w:val="4A565917"/>
    <w:rsid w:val="4A567553"/>
    <w:rsid w:val="4A5809B7"/>
    <w:rsid w:val="4A58343D"/>
    <w:rsid w:val="4A58587F"/>
    <w:rsid w:val="4A590377"/>
    <w:rsid w:val="4A5B07AC"/>
    <w:rsid w:val="4A5C6A7C"/>
    <w:rsid w:val="4A5D0A54"/>
    <w:rsid w:val="4A5F73AB"/>
    <w:rsid w:val="4A6022F2"/>
    <w:rsid w:val="4A62265F"/>
    <w:rsid w:val="4A633B90"/>
    <w:rsid w:val="4A641CD8"/>
    <w:rsid w:val="4A666202"/>
    <w:rsid w:val="4A676F43"/>
    <w:rsid w:val="4A677B24"/>
    <w:rsid w:val="4A691AF4"/>
    <w:rsid w:val="4A696549"/>
    <w:rsid w:val="4A6A13C3"/>
    <w:rsid w:val="4A6A3171"/>
    <w:rsid w:val="4A6A3EB2"/>
    <w:rsid w:val="4A6A417A"/>
    <w:rsid w:val="4A6C1B3B"/>
    <w:rsid w:val="4A6C45D9"/>
    <w:rsid w:val="4A6E2C61"/>
    <w:rsid w:val="4A6F0787"/>
    <w:rsid w:val="4A6F4B9C"/>
    <w:rsid w:val="4A713435"/>
    <w:rsid w:val="4A722025"/>
    <w:rsid w:val="4A734413"/>
    <w:rsid w:val="4A7347B5"/>
    <w:rsid w:val="4A743FEF"/>
    <w:rsid w:val="4A75344D"/>
    <w:rsid w:val="4A761B16"/>
    <w:rsid w:val="4A76247E"/>
    <w:rsid w:val="4A770517"/>
    <w:rsid w:val="4A783D80"/>
    <w:rsid w:val="4A78638C"/>
    <w:rsid w:val="4A786621"/>
    <w:rsid w:val="4A795E7B"/>
    <w:rsid w:val="4A7B35D0"/>
    <w:rsid w:val="4A7E09CA"/>
    <w:rsid w:val="4A7E6C1C"/>
    <w:rsid w:val="4A7F6DC7"/>
    <w:rsid w:val="4A8029C6"/>
    <w:rsid w:val="4A806667"/>
    <w:rsid w:val="4A810264"/>
    <w:rsid w:val="4A81073C"/>
    <w:rsid w:val="4A8162FA"/>
    <w:rsid w:val="4A830E5F"/>
    <w:rsid w:val="4A8420B3"/>
    <w:rsid w:val="4A842219"/>
    <w:rsid w:val="4A851D59"/>
    <w:rsid w:val="4A8561FD"/>
    <w:rsid w:val="4A871F75"/>
    <w:rsid w:val="4A873669"/>
    <w:rsid w:val="4A8802DC"/>
    <w:rsid w:val="4A8A1C8B"/>
    <w:rsid w:val="4A8B0496"/>
    <w:rsid w:val="4A8B2660"/>
    <w:rsid w:val="4A8B4C9E"/>
    <w:rsid w:val="4A8B6BD3"/>
    <w:rsid w:val="4A8D196B"/>
    <w:rsid w:val="4A8E50F3"/>
    <w:rsid w:val="4A8E7335"/>
    <w:rsid w:val="4A903665"/>
    <w:rsid w:val="4A923BDE"/>
    <w:rsid w:val="4A923D4B"/>
    <w:rsid w:val="4A934476"/>
    <w:rsid w:val="4A935002"/>
    <w:rsid w:val="4A94074C"/>
    <w:rsid w:val="4A943564"/>
    <w:rsid w:val="4A946440"/>
    <w:rsid w:val="4A953B16"/>
    <w:rsid w:val="4A965D14"/>
    <w:rsid w:val="4A980693"/>
    <w:rsid w:val="4A985C93"/>
    <w:rsid w:val="4A9A1219"/>
    <w:rsid w:val="4A9A4809"/>
    <w:rsid w:val="4A9B77CE"/>
    <w:rsid w:val="4A9C19F5"/>
    <w:rsid w:val="4A9E09B2"/>
    <w:rsid w:val="4A9E2E1A"/>
    <w:rsid w:val="4A9E37F5"/>
    <w:rsid w:val="4AA05D80"/>
    <w:rsid w:val="4AA06786"/>
    <w:rsid w:val="4AA20B5D"/>
    <w:rsid w:val="4AA21CEF"/>
    <w:rsid w:val="4AA264F4"/>
    <w:rsid w:val="4AA40E4B"/>
    <w:rsid w:val="4AA54C6B"/>
    <w:rsid w:val="4AA711BB"/>
    <w:rsid w:val="4AA84C2C"/>
    <w:rsid w:val="4AA91EEB"/>
    <w:rsid w:val="4AA93D70"/>
    <w:rsid w:val="4AA947AB"/>
    <w:rsid w:val="4AAE12AF"/>
    <w:rsid w:val="4AAE39C9"/>
    <w:rsid w:val="4AB258B8"/>
    <w:rsid w:val="4AB344AA"/>
    <w:rsid w:val="4AB36B65"/>
    <w:rsid w:val="4AB4423B"/>
    <w:rsid w:val="4AB443EC"/>
    <w:rsid w:val="4AB663B6"/>
    <w:rsid w:val="4AB7040A"/>
    <w:rsid w:val="4AB72C7C"/>
    <w:rsid w:val="4AB80380"/>
    <w:rsid w:val="4AB83EDC"/>
    <w:rsid w:val="4AB902FA"/>
    <w:rsid w:val="4ABA3AE5"/>
    <w:rsid w:val="4ABA40F8"/>
    <w:rsid w:val="4ABB39CC"/>
    <w:rsid w:val="4ABB6E7C"/>
    <w:rsid w:val="4ABD3AEF"/>
    <w:rsid w:val="4ABE3F95"/>
    <w:rsid w:val="4ABE526B"/>
    <w:rsid w:val="4ABF170F"/>
    <w:rsid w:val="4ABF2979"/>
    <w:rsid w:val="4ABF34BD"/>
    <w:rsid w:val="4ABF457B"/>
    <w:rsid w:val="4AC00EC4"/>
    <w:rsid w:val="4AC00FE3"/>
    <w:rsid w:val="4AC11A00"/>
    <w:rsid w:val="4AC22FAD"/>
    <w:rsid w:val="4AC4672F"/>
    <w:rsid w:val="4AC542DE"/>
    <w:rsid w:val="4AC5614F"/>
    <w:rsid w:val="4AC63718"/>
    <w:rsid w:val="4AC82239"/>
    <w:rsid w:val="4AC914F7"/>
    <w:rsid w:val="4AC960E9"/>
    <w:rsid w:val="4ACA1E61"/>
    <w:rsid w:val="4ACB2C6A"/>
    <w:rsid w:val="4ACC08B6"/>
    <w:rsid w:val="4ACE6857"/>
    <w:rsid w:val="4ACE72D6"/>
    <w:rsid w:val="4ACFC18F"/>
    <w:rsid w:val="4AD062BE"/>
    <w:rsid w:val="4AD275AA"/>
    <w:rsid w:val="4AD30910"/>
    <w:rsid w:val="4AD4683C"/>
    <w:rsid w:val="4AD50614"/>
    <w:rsid w:val="4AD62618"/>
    <w:rsid w:val="4AD62A7B"/>
    <w:rsid w:val="4AD81A4A"/>
    <w:rsid w:val="4AD83524"/>
    <w:rsid w:val="4AD83B51"/>
    <w:rsid w:val="4AD8632C"/>
    <w:rsid w:val="4ADA20A4"/>
    <w:rsid w:val="4ADB685D"/>
    <w:rsid w:val="4ADD3943"/>
    <w:rsid w:val="4ADF590D"/>
    <w:rsid w:val="4AE1325D"/>
    <w:rsid w:val="4AE13905"/>
    <w:rsid w:val="4AE17FDF"/>
    <w:rsid w:val="4AE44CD1"/>
    <w:rsid w:val="4AE5756C"/>
    <w:rsid w:val="4AE747C1"/>
    <w:rsid w:val="4AE74AD3"/>
    <w:rsid w:val="4AE9180D"/>
    <w:rsid w:val="4AE927AA"/>
    <w:rsid w:val="4AE947B8"/>
    <w:rsid w:val="4AEA5003"/>
    <w:rsid w:val="4AEB157D"/>
    <w:rsid w:val="4AEB6036"/>
    <w:rsid w:val="4AEC24EC"/>
    <w:rsid w:val="4AEC27B3"/>
    <w:rsid w:val="4AEC5B43"/>
    <w:rsid w:val="4AEE09E3"/>
    <w:rsid w:val="4AF037EA"/>
    <w:rsid w:val="4AF0414C"/>
    <w:rsid w:val="4AF07B1A"/>
    <w:rsid w:val="4AF10FB4"/>
    <w:rsid w:val="4AF14F36"/>
    <w:rsid w:val="4AF21C9D"/>
    <w:rsid w:val="4AF33166"/>
    <w:rsid w:val="4AF3452B"/>
    <w:rsid w:val="4AF5714F"/>
    <w:rsid w:val="4AF60EA8"/>
    <w:rsid w:val="4AF62C56"/>
    <w:rsid w:val="4AF75D1C"/>
    <w:rsid w:val="4AF76523"/>
    <w:rsid w:val="4AF76F34"/>
    <w:rsid w:val="4AF869CF"/>
    <w:rsid w:val="4AFB0260"/>
    <w:rsid w:val="4AFB3160"/>
    <w:rsid w:val="4AFC046F"/>
    <w:rsid w:val="4AFC14C5"/>
    <w:rsid w:val="4AFC64BF"/>
    <w:rsid w:val="4AFC7BF7"/>
    <w:rsid w:val="4AFD3CD8"/>
    <w:rsid w:val="4AFD3FE5"/>
    <w:rsid w:val="4AFD4743"/>
    <w:rsid w:val="4AFD5D93"/>
    <w:rsid w:val="4AFE09B0"/>
    <w:rsid w:val="4AFE5232"/>
    <w:rsid w:val="4AFF5FAF"/>
    <w:rsid w:val="4B01200F"/>
    <w:rsid w:val="4B0164DC"/>
    <w:rsid w:val="4B0215FB"/>
    <w:rsid w:val="4B02784D"/>
    <w:rsid w:val="4B0354A8"/>
    <w:rsid w:val="4B054C48"/>
    <w:rsid w:val="4B070324"/>
    <w:rsid w:val="4B076C12"/>
    <w:rsid w:val="4B08756B"/>
    <w:rsid w:val="4B094738"/>
    <w:rsid w:val="4B0A7451"/>
    <w:rsid w:val="4B0B053F"/>
    <w:rsid w:val="4B0B2221"/>
    <w:rsid w:val="4B0C03CB"/>
    <w:rsid w:val="4B0F1E12"/>
    <w:rsid w:val="4B105DBC"/>
    <w:rsid w:val="4B116CFB"/>
    <w:rsid w:val="4B125CE2"/>
    <w:rsid w:val="4B1355B6"/>
    <w:rsid w:val="4B142AC3"/>
    <w:rsid w:val="4B1530DD"/>
    <w:rsid w:val="4B1679B1"/>
    <w:rsid w:val="4B170B9D"/>
    <w:rsid w:val="4B1732F9"/>
    <w:rsid w:val="4B180E1F"/>
    <w:rsid w:val="4B181D70"/>
    <w:rsid w:val="4B182C26"/>
    <w:rsid w:val="4B1878C8"/>
    <w:rsid w:val="4B1A06F3"/>
    <w:rsid w:val="4B1B6DFD"/>
    <w:rsid w:val="4B1D01E3"/>
    <w:rsid w:val="4B1D2399"/>
    <w:rsid w:val="4B1D6435"/>
    <w:rsid w:val="4B1F08EE"/>
    <w:rsid w:val="4B1F21AD"/>
    <w:rsid w:val="4B1F3F5B"/>
    <w:rsid w:val="4B1F4421"/>
    <w:rsid w:val="4B201A81"/>
    <w:rsid w:val="4B203948"/>
    <w:rsid w:val="4B20425A"/>
    <w:rsid w:val="4B207C77"/>
    <w:rsid w:val="4B210FD4"/>
    <w:rsid w:val="4B2168E1"/>
    <w:rsid w:val="4B231661"/>
    <w:rsid w:val="4B2447CE"/>
    <w:rsid w:val="4B251D32"/>
    <w:rsid w:val="4B264E16"/>
    <w:rsid w:val="4B280261"/>
    <w:rsid w:val="4B282DFD"/>
    <w:rsid w:val="4B296B88"/>
    <w:rsid w:val="4B2A0C8A"/>
    <w:rsid w:val="4B2A11D3"/>
    <w:rsid w:val="4B2C0426"/>
    <w:rsid w:val="4B2C0525"/>
    <w:rsid w:val="4B2E32E2"/>
    <w:rsid w:val="4B2E419E"/>
    <w:rsid w:val="4B2F0647"/>
    <w:rsid w:val="4B3043BA"/>
    <w:rsid w:val="4B313713"/>
    <w:rsid w:val="4B313C65"/>
    <w:rsid w:val="4B314F67"/>
    <w:rsid w:val="4B32783C"/>
    <w:rsid w:val="4B3373AE"/>
    <w:rsid w:val="4B346157"/>
    <w:rsid w:val="4B3543E9"/>
    <w:rsid w:val="4B3566EE"/>
    <w:rsid w:val="4B3612A5"/>
    <w:rsid w:val="4B364FB4"/>
    <w:rsid w:val="4B3720D1"/>
    <w:rsid w:val="4B3847C7"/>
    <w:rsid w:val="4B38501D"/>
    <w:rsid w:val="4B386DCB"/>
    <w:rsid w:val="4B387ACF"/>
    <w:rsid w:val="4B390DD6"/>
    <w:rsid w:val="4B392F93"/>
    <w:rsid w:val="4B3A0D95"/>
    <w:rsid w:val="4B3B06EC"/>
    <w:rsid w:val="4B3B68BB"/>
    <w:rsid w:val="4B3B6F7C"/>
    <w:rsid w:val="4B3C2D5F"/>
    <w:rsid w:val="4B3D2633"/>
    <w:rsid w:val="4B3E469D"/>
    <w:rsid w:val="4B3F37BB"/>
    <w:rsid w:val="4B3F5315"/>
    <w:rsid w:val="4B414BEA"/>
    <w:rsid w:val="4B415AC4"/>
    <w:rsid w:val="4B445694"/>
    <w:rsid w:val="4B44717D"/>
    <w:rsid w:val="4B447E66"/>
    <w:rsid w:val="4B455D46"/>
    <w:rsid w:val="4B470424"/>
    <w:rsid w:val="4B47299F"/>
    <w:rsid w:val="4B476497"/>
    <w:rsid w:val="4B481EFF"/>
    <w:rsid w:val="4B486F7E"/>
    <w:rsid w:val="4B490A7F"/>
    <w:rsid w:val="4B4A34D6"/>
    <w:rsid w:val="4B4A7256"/>
    <w:rsid w:val="4B4C51F0"/>
    <w:rsid w:val="4B4D68E6"/>
    <w:rsid w:val="4B4E2A92"/>
    <w:rsid w:val="4B4E65EF"/>
    <w:rsid w:val="4B4F195C"/>
    <w:rsid w:val="4B4F47CE"/>
    <w:rsid w:val="4B5241CF"/>
    <w:rsid w:val="4B5300A9"/>
    <w:rsid w:val="4B550AA9"/>
    <w:rsid w:val="4B560FBA"/>
    <w:rsid w:val="4B567FC9"/>
    <w:rsid w:val="4B581D81"/>
    <w:rsid w:val="4B5978F4"/>
    <w:rsid w:val="4B5C0FFE"/>
    <w:rsid w:val="4B5D5DC5"/>
    <w:rsid w:val="4B5F25AA"/>
    <w:rsid w:val="4B5F6554"/>
    <w:rsid w:val="4B6115FC"/>
    <w:rsid w:val="4B626ED9"/>
    <w:rsid w:val="4B63653E"/>
    <w:rsid w:val="4B644064"/>
    <w:rsid w:val="4B664925"/>
    <w:rsid w:val="4B667DDC"/>
    <w:rsid w:val="4B676511"/>
    <w:rsid w:val="4B6A5E44"/>
    <w:rsid w:val="4B6A7DC4"/>
    <w:rsid w:val="4B6C2A28"/>
    <w:rsid w:val="4B6C422F"/>
    <w:rsid w:val="4B6D4C89"/>
    <w:rsid w:val="4B6D7280"/>
    <w:rsid w:val="4B6E04BE"/>
    <w:rsid w:val="4B6E1696"/>
    <w:rsid w:val="4B6E471D"/>
    <w:rsid w:val="4B6E5209"/>
    <w:rsid w:val="4B6F6FA5"/>
    <w:rsid w:val="4B7122DD"/>
    <w:rsid w:val="4B712593"/>
    <w:rsid w:val="4B713CC9"/>
    <w:rsid w:val="4B736D8A"/>
    <w:rsid w:val="4B773D97"/>
    <w:rsid w:val="4B775B45"/>
    <w:rsid w:val="4B79667C"/>
    <w:rsid w:val="4B7A7D3B"/>
    <w:rsid w:val="4B7B3387"/>
    <w:rsid w:val="4B7B46ED"/>
    <w:rsid w:val="4B7C13AE"/>
    <w:rsid w:val="4B7C315C"/>
    <w:rsid w:val="4B7D0C82"/>
    <w:rsid w:val="4B7D6ED4"/>
    <w:rsid w:val="4B7F0E9E"/>
    <w:rsid w:val="4B7F2C4C"/>
    <w:rsid w:val="4B830D7E"/>
    <w:rsid w:val="4B8325C7"/>
    <w:rsid w:val="4B832A26"/>
    <w:rsid w:val="4B840262"/>
    <w:rsid w:val="4B8403BC"/>
    <w:rsid w:val="4B8415FB"/>
    <w:rsid w:val="4B8470E6"/>
    <w:rsid w:val="4B860F05"/>
    <w:rsid w:val="4B865D88"/>
    <w:rsid w:val="4B86707E"/>
    <w:rsid w:val="4B870175"/>
    <w:rsid w:val="4B871B00"/>
    <w:rsid w:val="4B8A28B0"/>
    <w:rsid w:val="4B8B15F1"/>
    <w:rsid w:val="4B8B339F"/>
    <w:rsid w:val="4B8C7118"/>
    <w:rsid w:val="4B8E2E8F"/>
    <w:rsid w:val="4B8F0ABE"/>
    <w:rsid w:val="4B903DAF"/>
    <w:rsid w:val="4B907922"/>
    <w:rsid w:val="4B923B93"/>
    <w:rsid w:val="4B923F64"/>
    <w:rsid w:val="4B92472D"/>
    <w:rsid w:val="4B934A9F"/>
    <w:rsid w:val="4B9366F7"/>
    <w:rsid w:val="4B937604"/>
    <w:rsid w:val="4B9505C7"/>
    <w:rsid w:val="4B9506C1"/>
    <w:rsid w:val="4B954E87"/>
    <w:rsid w:val="4B971D44"/>
    <w:rsid w:val="4B9779DC"/>
    <w:rsid w:val="4B977F95"/>
    <w:rsid w:val="4B9805B5"/>
    <w:rsid w:val="4B987179"/>
    <w:rsid w:val="4B991336"/>
    <w:rsid w:val="4B992B28"/>
    <w:rsid w:val="4B993C8F"/>
    <w:rsid w:val="4B995D37"/>
    <w:rsid w:val="4B9B057F"/>
    <w:rsid w:val="4B9B72A3"/>
    <w:rsid w:val="4B9C1A50"/>
    <w:rsid w:val="4B9C479F"/>
    <w:rsid w:val="4B9D4167"/>
    <w:rsid w:val="4B9D47F4"/>
    <w:rsid w:val="4B9E06B9"/>
    <w:rsid w:val="4BA117A5"/>
    <w:rsid w:val="4BA12BC2"/>
    <w:rsid w:val="4BA2572B"/>
    <w:rsid w:val="4BA25AEC"/>
    <w:rsid w:val="4BA32DDE"/>
    <w:rsid w:val="4BA40904"/>
    <w:rsid w:val="4BA426B2"/>
    <w:rsid w:val="4BA44460"/>
    <w:rsid w:val="4BA468DD"/>
    <w:rsid w:val="4BA538B0"/>
    <w:rsid w:val="4BA80941"/>
    <w:rsid w:val="4BA821A3"/>
    <w:rsid w:val="4BA83F51"/>
    <w:rsid w:val="4BA87C5B"/>
    <w:rsid w:val="4BA90BD7"/>
    <w:rsid w:val="4BA90EB6"/>
    <w:rsid w:val="4BA97BA4"/>
    <w:rsid w:val="4BA97CC9"/>
    <w:rsid w:val="4BAA1957"/>
    <w:rsid w:val="4BAA1F68"/>
    <w:rsid w:val="4BAB1C93"/>
    <w:rsid w:val="4BAD134B"/>
    <w:rsid w:val="4BAD25D1"/>
    <w:rsid w:val="4BAD4142"/>
    <w:rsid w:val="4BAD7C0A"/>
    <w:rsid w:val="4BAE2529"/>
    <w:rsid w:val="4BAE3364"/>
    <w:rsid w:val="4BAE66D3"/>
    <w:rsid w:val="4BAF3531"/>
    <w:rsid w:val="4BB1416A"/>
    <w:rsid w:val="4BB22096"/>
    <w:rsid w:val="4BB26B7D"/>
    <w:rsid w:val="4BB328F5"/>
    <w:rsid w:val="4BB5041C"/>
    <w:rsid w:val="4BB5666E"/>
    <w:rsid w:val="4BB705F5"/>
    <w:rsid w:val="4BB723E6"/>
    <w:rsid w:val="4BB91B5C"/>
    <w:rsid w:val="4BBA0128"/>
    <w:rsid w:val="4BBA3E66"/>
    <w:rsid w:val="4BBB4DDF"/>
    <w:rsid w:val="4BBB55A5"/>
    <w:rsid w:val="4BBB7AF0"/>
    <w:rsid w:val="4BBC17AA"/>
    <w:rsid w:val="4BBE2806"/>
    <w:rsid w:val="4BBEC173"/>
    <w:rsid w:val="4BBF129A"/>
    <w:rsid w:val="4BBF19D3"/>
    <w:rsid w:val="4BC0406C"/>
    <w:rsid w:val="4BC23488"/>
    <w:rsid w:val="4BC3791C"/>
    <w:rsid w:val="4BC44B03"/>
    <w:rsid w:val="4BC4684D"/>
    <w:rsid w:val="4BC468B1"/>
    <w:rsid w:val="4BC51C08"/>
    <w:rsid w:val="4BC65B9A"/>
    <w:rsid w:val="4BC66569"/>
    <w:rsid w:val="4BC66ACD"/>
    <w:rsid w:val="4BC677A4"/>
    <w:rsid w:val="4BC73D90"/>
    <w:rsid w:val="4BCA036B"/>
    <w:rsid w:val="4BCA5D62"/>
    <w:rsid w:val="4BCB40E3"/>
    <w:rsid w:val="4BCC0F70"/>
    <w:rsid w:val="4BCC28EE"/>
    <w:rsid w:val="4BCD0D75"/>
    <w:rsid w:val="4BCD2213"/>
    <w:rsid w:val="4BCD49CD"/>
    <w:rsid w:val="4BCD7E5B"/>
    <w:rsid w:val="4BCE5FFD"/>
    <w:rsid w:val="4BCE772F"/>
    <w:rsid w:val="4BD0757B"/>
    <w:rsid w:val="4BD166FC"/>
    <w:rsid w:val="4BD20FCE"/>
    <w:rsid w:val="4BD27220"/>
    <w:rsid w:val="4BD27DD6"/>
    <w:rsid w:val="4BD34E46"/>
    <w:rsid w:val="4BD351E5"/>
    <w:rsid w:val="4BD37131"/>
    <w:rsid w:val="4BD40A4B"/>
    <w:rsid w:val="4BD50557"/>
    <w:rsid w:val="4BD511D4"/>
    <w:rsid w:val="4BD52A45"/>
    <w:rsid w:val="4BD60417"/>
    <w:rsid w:val="4BD70F16"/>
    <w:rsid w:val="4BD9E10E"/>
    <w:rsid w:val="4BDA51A2"/>
    <w:rsid w:val="4BDC009E"/>
    <w:rsid w:val="4BDC7E40"/>
    <w:rsid w:val="4BDD3AF9"/>
    <w:rsid w:val="4BDD42EC"/>
    <w:rsid w:val="4BDE7364"/>
    <w:rsid w:val="4BDF391D"/>
    <w:rsid w:val="4BE074A6"/>
    <w:rsid w:val="4BE1791D"/>
    <w:rsid w:val="4BE22C46"/>
    <w:rsid w:val="4BE3142D"/>
    <w:rsid w:val="4BE37302"/>
    <w:rsid w:val="4BE42490"/>
    <w:rsid w:val="4BE42A42"/>
    <w:rsid w:val="4BE478F9"/>
    <w:rsid w:val="4BE53549"/>
    <w:rsid w:val="4BE53AA9"/>
    <w:rsid w:val="4BE56910"/>
    <w:rsid w:val="4BE620FB"/>
    <w:rsid w:val="4BE64A79"/>
    <w:rsid w:val="4BE67440"/>
    <w:rsid w:val="4BE71A14"/>
    <w:rsid w:val="4BE75F81"/>
    <w:rsid w:val="4BE824B0"/>
    <w:rsid w:val="4BE842B4"/>
    <w:rsid w:val="4BE86A43"/>
    <w:rsid w:val="4BEB357B"/>
    <w:rsid w:val="4BEC15B4"/>
    <w:rsid w:val="4BED4C7B"/>
    <w:rsid w:val="4BED5E07"/>
    <w:rsid w:val="4BEE1348"/>
    <w:rsid w:val="4BEE392E"/>
    <w:rsid w:val="4BEF390C"/>
    <w:rsid w:val="4BEF7DD1"/>
    <w:rsid w:val="4BF21670"/>
    <w:rsid w:val="4BF2341E"/>
    <w:rsid w:val="4BF365C6"/>
    <w:rsid w:val="4BF40E1A"/>
    <w:rsid w:val="4BF4239E"/>
    <w:rsid w:val="4BF64084"/>
    <w:rsid w:val="4BF74ED8"/>
    <w:rsid w:val="4BF821AF"/>
    <w:rsid w:val="4BFB49C8"/>
    <w:rsid w:val="4BFC3E63"/>
    <w:rsid w:val="4BFC4715"/>
    <w:rsid w:val="4BFE389A"/>
    <w:rsid w:val="4BFF51EF"/>
    <w:rsid w:val="4BFF56B4"/>
    <w:rsid w:val="4C001FDF"/>
    <w:rsid w:val="4C013661"/>
    <w:rsid w:val="4C0169E3"/>
    <w:rsid w:val="4C020979"/>
    <w:rsid w:val="4C030081"/>
    <w:rsid w:val="4C0452FE"/>
    <w:rsid w:val="4C0575F5"/>
    <w:rsid w:val="4C06511B"/>
    <w:rsid w:val="4C0709F0"/>
    <w:rsid w:val="4C076530"/>
    <w:rsid w:val="4C082C41"/>
    <w:rsid w:val="4C0830D2"/>
    <w:rsid w:val="4C0A0767"/>
    <w:rsid w:val="4C0A0C3A"/>
    <w:rsid w:val="4C0A2457"/>
    <w:rsid w:val="4C0B1D66"/>
    <w:rsid w:val="4C0B44E0"/>
    <w:rsid w:val="4C0C1822"/>
    <w:rsid w:val="4C0D63E0"/>
    <w:rsid w:val="4C0E149C"/>
    <w:rsid w:val="4C0E568D"/>
    <w:rsid w:val="4C0E5FD7"/>
    <w:rsid w:val="4C104822"/>
    <w:rsid w:val="4C1048C7"/>
    <w:rsid w:val="4C107D48"/>
    <w:rsid w:val="4C1122D5"/>
    <w:rsid w:val="4C1155A4"/>
    <w:rsid w:val="4C115F9A"/>
    <w:rsid w:val="4C1245C3"/>
    <w:rsid w:val="4C12586E"/>
    <w:rsid w:val="4C13122F"/>
    <w:rsid w:val="4C137D76"/>
    <w:rsid w:val="4C166C8B"/>
    <w:rsid w:val="4C174D8D"/>
    <w:rsid w:val="4C1772C8"/>
    <w:rsid w:val="4C1774AA"/>
    <w:rsid w:val="4C181EEC"/>
    <w:rsid w:val="4C1930A0"/>
    <w:rsid w:val="4C196BFC"/>
    <w:rsid w:val="4C1A1761"/>
    <w:rsid w:val="4C1B55F8"/>
    <w:rsid w:val="4C1B77F3"/>
    <w:rsid w:val="4C1C493F"/>
    <w:rsid w:val="4C2025A7"/>
    <w:rsid w:val="4C203F82"/>
    <w:rsid w:val="4C205EF3"/>
    <w:rsid w:val="4C207F8B"/>
    <w:rsid w:val="4C222010"/>
    <w:rsid w:val="4C2225C8"/>
    <w:rsid w:val="4C2267B9"/>
    <w:rsid w:val="4C2307D6"/>
    <w:rsid w:val="4C237A7B"/>
    <w:rsid w:val="4C251A45"/>
    <w:rsid w:val="4C25290D"/>
    <w:rsid w:val="4C2555A1"/>
    <w:rsid w:val="4C25729F"/>
    <w:rsid w:val="4C2630C7"/>
    <w:rsid w:val="4C2666B5"/>
    <w:rsid w:val="4C270C88"/>
    <w:rsid w:val="4C2757BD"/>
    <w:rsid w:val="4C281FF1"/>
    <w:rsid w:val="4C28213B"/>
    <w:rsid w:val="4C286E40"/>
    <w:rsid w:val="4C2B2511"/>
    <w:rsid w:val="4C2B7F2D"/>
    <w:rsid w:val="4C2C4710"/>
    <w:rsid w:val="4C2D18D6"/>
    <w:rsid w:val="4C2D4433"/>
    <w:rsid w:val="4C2F01CE"/>
    <w:rsid w:val="4C2F71BE"/>
    <w:rsid w:val="4C303F46"/>
    <w:rsid w:val="4C324F11"/>
    <w:rsid w:val="4C325581"/>
    <w:rsid w:val="4C327D2E"/>
    <w:rsid w:val="4C335B35"/>
    <w:rsid w:val="4C3427A0"/>
    <w:rsid w:val="4C34382B"/>
    <w:rsid w:val="4C345F12"/>
    <w:rsid w:val="4C35155C"/>
    <w:rsid w:val="4C360DAD"/>
    <w:rsid w:val="4C3719EC"/>
    <w:rsid w:val="4C380D83"/>
    <w:rsid w:val="4C39455D"/>
    <w:rsid w:val="4C3977B7"/>
    <w:rsid w:val="4C3B3017"/>
    <w:rsid w:val="4C3D6D8F"/>
    <w:rsid w:val="4C3E2B07"/>
    <w:rsid w:val="4C3F048C"/>
    <w:rsid w:val="4C4000A1"/>
    <w:rsid w:val="4C4023DB"/>
    <w:rsid w:val="4C407515"/>
    <w:rsid w:val="4C407C7B"/>
    <w:rsid w:val="4C417EE3"/>
    <w:rsid w:val="4C433C79"/>
    <w:rsid w:val="4C465518"/>
    <w:rsid w:val="4C465F11"/>
    <w:rsid w:val="4C4719BC"/>
    <w:rsid w:val="4C485734"/>
    <w:rsid w:val="4C4A14AC"/>
    <w:rsid w:val="4C4B2049"/>
    <w:rsid w:val="4C4B26E3"/>
    <w:rsid w:val="4C4B42B0"/>
    <w:rsid w:val="4C4C15EA"/>
    <w:rsid w:val="4C4D4AF8"/>
    <w:rsid w:val="4C4F6671"/>
    <w:rsid w:val="4C51455F"/>
    <w:rsid w:val="4C516396"/>
    <w:rsid w:val="4C517BDB"/>
    <w:rsid w:val="4C522B09"/>
    <w:rsid w:val="4C5477A4"/>
    <w:rsid w:val="4C577725"/>
    <w:rsid w:val="4C590336"/>
    <w:rsid w:val="4C590C3C"/>
    <w:rsid w:val="4C5919D3"/>
    <w:rsid w:val="4C5B0FC3"/>
    <w:rsid w:val="4C5C2EF6"/>
    <w:rsid w:val="4C5D160E"/>
    <w:rsid w:val="4C5E30DD"/>
    <w:rsid w:val="4C5E4F57"/>
    <w:rsid w:val="4C5F32D1"/>
    <w:rsid w:val="4C5F7B14"/>
    <w:rsid w:val="4C60482B"/>
    <w:rsid w:val="4C612351"/>
    <w:rsid w:val="4C631DFE"/>
    <w:rsid w:val="4C63620D"/>
    <w:rsid w:val="4C650094"/>
    <w:rsid w:val="4C653BF0"/>
    <w:rsid w:val="4C653DFC"/>
    <w:rsid w:val="4C6726C0"/>
    <w:rsid w:val="4C673E0C"/>
    <w:rsid w:val="4C67772B"/>
    <w:rsid w:val="4C681932"/>
    <w:rsid w:val="4C684455"/>
    <w:rsid w:val="4C686445"/>
    <w:rsid w:val="4C691762"/>
    <w:rsid w:val="4C69187C"/>
    <w:rsid w:val="4C6A3754"/>
    <w:rsid w:val="4C6A38FC"/>
    <w:rsid w:val="4C6B39B4"/>
    <w:rsid w:val="4C6B6556"/>
    <w:rsid w:val="4C6C23B9"/>
    <w:rsid w:val="4C6C4E95"/>
    <w:rsid w:val="4C6D00A4"/>
    <w:rsid w:val="4C6D277B"/>
    <w:rsid w:val="4C6D6E4B"/>
    <w:rsid w:val="4C6D727B"/>
    <w:rsid w:val="4C6E0E52"/>
    <w:rsid w:val="4C6F0F12"/>
    <w:rsid w:val="4C6F72FD"/>
    <w:rsid w:val="4C716A38"/>
    <w:rsid w:val="4C72455F"/>
    <w:rsid w:val="4C730C63"/>
    <w:rsid w:val="4C7448C3"/>
    <w:rsid w:val="4C74508E"/>
    <w:rsid w:val="4C755636"/>
    <w:rsid w:val="4C76404F"/>
    <w:rsid w:val="4C765DFD"/>
    <w:rsid w:val="4C7675E4"/>
    <w:rsid w:val="4C77062A"/>
    <w:rsid w:val="4C786216"/>
    <w:rsid w:val="4C7907DB"/>
    <w:rsid w:val="4C790921"/>
    <w:rsid w:val="4C795F65"/>
    <w:rsid w:val="4C7A6F93"/>
    <w:rsid w:val="4C7B2EBB"/>
    <w:rsid w:val="4C7B619D"/>
    <w:rsid w:val="4C7C04B3"/>
    <w:rsid w:val="4C7C0B2D"/>
    <w:rsid w:val="4C7D5233"/>
    <w:rsid w:val="4C7E1A56"/>
    <w:rsid w:val="4C7E2F03"/>
    <w:rsid w:val="4C7E4CB1"/>
    <w:rsid w:val="4C7E6147"/>
    <w:rsid w:val="4C80403A"/>
    <w:rsid w:val="4C82767F"/>
    <w:rsid w:val="4C827DD9"/>
    <w:rsid w:val="4C8420F3"/>
    <w:rsid w:val="4C8449BE"/>
    <w:rsid w:val="4C860DFA"/>
    <w:rsid w:val="4C8724FE"/>
    <w:rsid w:val="4C87625C"/>
    <w:rsid w:val="4C87769B"/>
    <w:rsid w:val="4C880219"/>
    <w:rsid w:val="4C885B30"/>
    <w:rsid w:val="4C8964A9"/>
    <w:rsid w:val="4C8B0F82"/>
    <w:rsid w:val="4C8C1658"/>
    <w:rsid w:val="4C8C2EB7"/>
    <w:rsid w:val="4C8F32CE"/>
    <w:rsid w:val="4C8F3363"/>
    <w:rsid w:val="4C8F5111"/>
    <w:rsid w:val="4C902592"/>
    <w:rsid w:val="4C9170DB"/>
    <w:rsid w:val="4C942727"/>
    <w:rsid w:val="4C965949"/>
    <w:rsid w:val="4C970468"/>
    <w:rsid w:val="4C991AEB"/>
    <w:rsid w:val="4C992F62"/>
    <w:rsid w:val="4C997D3D"/>
    <w:rsid w:val="4C9A14A6"/>
    <w:rsid w:val="4C9B1D07"/>
    <w:rsid w:val="4C9B2194"/>
    <w:rsid w:val="4C9B29CE"/>
    <w:rsid w:val="4C9C422A"/>
    <w:rsid w:val="4C9C7F24"/>
    <w:rsid w:val="4C9D15DC"/>
    <w:rsid w:val="4C9F13C1"/>
    <w:rsid w:val="4CA0158E"/>
    <w:rsid w:val="4CA24E44"/>
    <w:rsid w:val="4CA26B85"/>
    <w:rsid w:val="4CA26BF2"/>
    <w:rsid w:val="4CA30BBC"/>
    <w:rsid w:val="4CA3571F"/>
    <w:rsid w:val="4CA4137D"/>
    <w:rsid w:val="4CA54934"/>
    <w:rsid w:val="4CA566E2"/>
    <w:rsid w:val="4CA768B9"/>
    <w:rsid w:val="4CA86AD3"/>
    <w:rsid w:val="4CA92473"/>
    <w:rsid w:val="4CAC06B3"/>
    <w:rsid w:val="4CAC5CC3"/>
    <w:rsid w:val="4CAE3E1A"/>
    <w:rsid w:val="4CAF7BB3"/>
    <w:rsid w:val="4CB0073C"/>
    <w:rsid w:val="4CB103F5"/>
    <w:rsid w:val="4CB115E2"/>
    <w:rsid w:val="4CB16F6E"/>
    <w:rsid w:val="4CB17771"/>
    <w:rsid w:val="4CB27837"/>
    <w:rsid w:val="4CB44B77"/>
    <w:rsid w:val="4CB4521D"/>
    <w:rsid w:val="4CB57704"/>
    <w:rsid w:val="4CB65B9C"/>
    <w:rsid w:val="4CB70EB6"/>
    <w:rsid w:val="4CB9156B"/>
    <w:rsid w:val="4CB95AE0"/>
    <w:rsid w:val="4CBA03DF"/>
    <w:rsid w:val="4CBA1C0E"/>
    <w:rsid w:val="4CBB0664"/>
    <w:rsid w:val="4CBB35AF"/>
    <w:rsid w:val="4CBB5F06"/>
    <w:rsid w:val="4CBD57DA"/>
    <w:rsid w:val="4CBE458A"/>
    <w:rsid w:val="4CBE7A39"/>
    <w:rsid w:val="4CBF17BC"/>
    <w:rsid w:val="4CBF2967"/>
    <w:rsid w:val="4CC04316"/>
    <w:rsid w:val="4CC27294"/>
    <w:rsid w:val="4CC347DD"/>
    <w:rsid w:val="4CC40A90"/>
    <w:rsid w:val="4CC62C8C"/>
    <w:rsid w:val="4CC643D3"/>
    <w:rsid w:val="4CC80F8A"/>
    <w:rsid w:val="4CCA13B2"/>
    <w:rsid w:val="4CCA7B03"/>
    <w:rsid w:val="4CCB3E84"/>
    <w:rsid w:val="4CCC5AC7"/>
    <w:rsid w:val="4CCC67F0"/>
    <w:rsid w:val="4CCE0B6D"/>
    <w:rsid w:val="4CCE20D7"/>
    <w:rsid w:val="4CCE79E7"/>
    <w:rsid w:val="4CCF550D"/>
    <w:rsid w:val="4CD02C84"/>
    <w:rsid w:val="4CD05CD6"/>
    <w:rsid w:val="4CD06AAF"/>
    <w:rsid w:val="4CD20CF0"/>
    <w:rsid w:val="4CD314A1"/>
    <w:rsid w:val="4CD42794"/>
    <w:rsid w:val="4CD47022"/>
    <w:rsid w:val="4CD52BD1"/>
    <w:rsid w:val="4CD6689C"/>
    <w:rsid w:val="4CD73EFB"/>
    <w:rsid w:val="4CD766D7"/>
    <w:rsid w:val="4CDA2521"/>
    <w:rsid w:val="4CDB5302"/>
    <w:rsid w:val="4CDC5338"/>
    <w:rsid w:val="4CDD079F"/>
    <w:rsid w:val="4CDD5E7C"/>
    <w:rsid w:val="4CDE0DC4"/>
    <w:rsid w:val="4CDE2276"/>
    <w:rsid w:val="4CDF4021"/>
    <w:rsid w:val="4CDF4CD4"/>
    <w:rsid w:val="4CDF5FFD"/>
    <w:rsid w:val="4CE004AC"/>
    <w:rsid w:val="4CE03BBE"/>
    <w:rsid w:val="4CE10AA7"/>
    <w:rsid w:val="4CE13DBA"/>
    <w:rsid w:val="4CE23D45"/>
    <w:rsid w:val="4CE40676"/>
    <w:rsid w:val="4CE461D6"/>
    <w:rsid w:val="4CE465BF"/>
    <w:rsid w:val="4CE47AF5"/>
    <w:rsid w:val="4CE52F83"/>
    <w:rsid w:val="4CE54532"/>
    <w:rsid w:val="4CE74FE6"/>
    <w:rsid w:val="4CE80591"/>
    <w:rsid w:val="4CE865CF"/>
    <w:rsid w:val="4CE870C5"/>
    <w:rsid w:val="4CE91A72"/>
    <w:rsid w:val="4CE92A73"/>
    <w:rsid w:val="4CEB1110"/>
    <w:rsid w:val="4CEC2563"/>
    <w:rsid w:val="4CEC4311"/>
    <w:rsid w:val="4CEC60BF"/>
    <w:rsid w:val="4CEC7E04"/>
    <w:rsid w:val="4CED2CA4"/>
    <w:rsid w:val="4CED4610"/>
    <w:rsid w:val="4CEE0089"/>
    <w:rsid w:val="4CEF5BAF"/>
    <w:rsid w:val="4CEF795D"/>
    <w:rsid w:val="4CF10830"/>
    <w:rsid w:val="4CF14329"/>
    <w:rsid w:val="4CF24FD9"/>
    <w:rsid w:val="4CF338F1"/>
    <w:rsid w:val="4CF51418"/>
    <w:rsid w:val="4CF60CEC"/>
    <w:rsid w:val="4CF67F3A"/>
    <w:rsid w:val="4CF70EC3"/>
    <w:rsid w:val="4CF74068"/>
    <w:rsid w:val="4CF85B5D"/>
    <w:rsid w:val="4CF907DC"/>
    <w:rsid w:val="4CF973FB"/>
    <w:rsid w:val="4CF975A6"/>
    <w:rsid w:val="4CFA4D20"/>
    <w:rsid w:val="4CFC1E1E"/>
    <w:rsid w:val="4CFC4245"/>
    <w:rsid w:val="4CFC4460"/>
    <w:rsid w:val="4CFC7FCC"/>
    <w:rsid w:val="4CFD4A3D"/>
    <w:rsid w:val="4CFE5DF2"/>
    <w:rsid w:val="4CFF4044"/>
    <w:rsid w:val="4D003831"/>
    <w:rsid w:val="4D01600E"/>
    <w:rsid w:val="4D0258E3"/>
    <w:rsid w:val="4D0261E6"/>
    <w:rsid w:val="4D053829"/>
    <w:rsid w:val="4D060974"/>
    <w:rsid w:val="4D0640F7"/>
    <w:rsid w:val="4D085A3F"/>
    <w:rsid w:val="4D094A71"/>
    <w:rsid w:val="4D0B64F6"/>
    <w:rsid w:val="4D0C49B3"/>
    <w:rsid w:val="4D0D52DF"/>
    <w:rsid w:val="4D0E0191"/>
    <w:rsid w:val="4D0E096A"/>
    <w:rsid w:val="4D0E24D9"/>
    <w:rsid w:val="4D0E4B6B"/>
    <w:rsid w:val="4D0E6A50"/>
    <w:rsid w:val="4D106599"/>
    <w:rsid w:val="4D110253"/>
    <w:rsid w:val="4D110C9D"/>
    <w:rsid w:val="4D1202D7"/>
    <w:rsid w:val="4D120553"/>
    <w:rsid w:val="4D135D42"/>
    <w:rsid w:val="4D141DA8"/>
    <w:rsid w:val="4D144D0B"/>
    <w:rsid w:val="4D145CA5"/>
    <w:rsid w:val="4D14749C"/>
    <w:rsid w:val="4D15734B"/>
    <w:rsid w:val="4D161B08"/>
    <w:rsid w:val="4D166DC8"/>
    <w:rsid w:val="4D18104C"/>
    <w:rsid w:val="4D1829A9"/>
    <w:rsid w:val="4D186EB4"/>
    <w:rsid w:val="4D19194C"/>
    <w:rsid w:val="4D1A4233"/>
    <w:rsid w:val="4D1A70D0"/>
    <w:rsid w:val="4D1C5488"/>
    <w:rsid w:val="4D1C7349"/>
    <w:rsid w:val="4D1D44CA"/>
    <w:rsid w:val="4D1F0597"/>
    <w:rsid w:val="4D1F2D68"/>
    <w:rsid w:val="4D1F6494"/>
    <w:rsid w:val="4D20220D"/>
    <w:rsid w:val="4D2048CF"/>
    <w:rsid w:val="4D2074FD"/>
    <w:rsid w:val="4D2130DE"/>
    <w:rsid w:val="4D213A99"/>
    <w:rsid w:val="4D223935"/>
    <w:rsid w:val="4D234865"/>
    <w:rsid w:val="4D234C22"/>
    <w:rsid w:val="4D235BFD"/>
    <w:rsid w:val="4D2717ED"/>
    <w:rsid w:val="4D275349"/>
    <w:rsid w:val="4D275DE3"/>
    <w:rsid w:val="4D281CFB"/>
    <w:rsid w:val="4D2B2D0F"/>
    <w:rsid w:val="4D2C0203"/>
    <w:rsid w:val="4D2C0932"/>
    <w:rsid w:val="4D2C0BB1"/>
    <w:rsid w:val="4D2C295F"/>
    <w:rsid w:val="4D2C4E5B"/>
    <w:rsid w:val="4D2D2699"/>
    <w:rsid w:val="4D2D7745"/>
    <w:rsid w:val="4D2E3146"/>
    <w:rsid w:val="4D2F2721"/>
    <w:rsid w:val="4D2F41FE"/>
    <w:rsid w:val="4D3122BD"/>
    <w:rsid w:val="4D3231CC"/>
    <w:rsid w:val="4D332641"/>
    <w:rsid w:val="4D355CB8"/>
    <w:rsid w:val="4D36047B"/>
    <w:rsid w:val="4D363C11"/>
    <w:rsid w:val="4D3854C0"/>
    <w:rsid w:val="4D3A1520"/>
    <w:rsid w:val="4D3A32CE"/>
    <w:rsid w:val="4D3A3A90"/>
    <w:rsid w:val="4D3A494D"/>
    <w:rsid w:val="4D3A55F4"/>
    <w:rsid w:val="4D3E2FE0"/>
    <w:rsid w:val="4D3E7141"/>
    <w:rsid w:val="4D3F083C"/>
    <w:rsid w:val="4D40640B"/>
    <w:rsid w:val="4D406B6B"/>
    <w:rsid w:val="4D416816"/>
    <w:rsid w:val="4D41744D"/>
    <w:rsid w:val="4D446BFB"/>
    <w:rsid w:val="4D447CA9"/>
    <w:rsid w:val="4D453A21"/>
    <w:rsid w:val="4D462B30"/>
    <w:rsid w:val="4D471547"/>
    <w:rsid w:val="4D471771"/>
    <w:rsid w:val="4D472257"/>
    <w:rsid w:val="4D473FA5"/>
    <w:rsid w:val="4D476EF6"/>
    <w:rsid w:val="4D480500"/>
    <w:rsid w:val="4D485AE8"/>
    <w:rsid w:val="4D491FAD"/>
    <w:rsid w:val="4D4A5672"/>
    <w:rsid w:val="4D4A5E20"/>
    <w:rsid w:val="4D4B397A"/>
    <w:rsid w:val="4D4B7D3E"/>
    <w:rsid w:val="4D4C4DB0"/>
    <w:rsid w:val="4D4E79E8"/>
    <w:rsid w:val="4D502AF2"/>
    <w:rsid w:val="4D5123C6"/>
    <w:rsid w:val="4D521446"/>
    <w:rsid w:val="4D53613E"/>
    <w:rsid w:val="4D553C64"/>
    <w:rsid w:val="4D594DDE"/>
    <w:rsid w:val="4D5A571F"/>
    <w:rsid w:val="4D5C5964"/>
    <w:rsid w:val="4D5D0D6B"/>
    <w:rsid w:val="4D5E3E4E"/>
    <w:rsid w:val="4D5F0D63"/>
    <w:rsid w:val="4D5F0F87"/>
    <w:rsid w:val="4D60150E"/>
    <w:rsid w:val="4D602609"/>
    <w:rsid w:val="4D614D42"/>
    <w:rsid w:val="4D620D9D"/>
    <w:rsid w:val="4D635BF8"/>
    <w:rsid w:val="4D640855"/>
    <w:rsid w:val="4D640BE2"/>
    <w:rsid w:val="4D646E21"/>
    <w:rsid w:val="4D67790C"/>
    <w:rsid w:val="4D682A44"/>
    <w:rsid w:val="4D6A2DBA"/>
    <w:rsid w:val="4D6A338A"/>
    <w:rsid w:val="4D6B637D"/>
    <w:rsid w:val="4D6C0FAE"/>
    <w:rsid w:val="4D6C4A51"/>
    <w:rsid w:val="4D6F752D"/>
    <w:rsid w:val="4D706E2E"/>
    <w:rsid w:val="4D7209E7"/>
    <w:rsid w:val="4D720CB8"/>
    <w:rsid w:val="4D73058E"/>
    <w:rsid w:val="4D7308A5"/>
    <w:rsid w:val="4D740C57"/>
    <w:rsid w:val="4D7507CE"/>
    <w:rsid w:val="4D752E6A"/>
    <w:rsid w:val="4D760B11"/>
    <w:rsid w:val="4D766D80"/>
    <w:rsid w:val="4D7746F0"/>
    <w:rsid w:val="4D795573"/>
    <w:rsid w:val="4D7A0209"/>
    <w:rsid w:val="4D7B21E4"/>
    <w:rsid w:val="4D7B2EAB"/>
    <w:rsid w:val="4D7C6336"/>
    <w:rsid w:val="4D7E765F"/>
    <w:rsid w:val="4D7F33D7"/>
    <w:rsid w:val="4D810EFD"/>
    <w:rsid w:val="4D812CAB"/>
    <w:rsid w:val="4D827D74"/>
    <w:rsid w:val="4D832DE0"/>
    <w:rsid w:val="4D844549"/>
    <w:rsid w:val="4D86064F"/>
    <w:rsid w:val="4D86646A"/>
    <w:rsid w:val="4D881F2D"/>
    <w:rsid w:val="4D891B60"/>
    <w:rsid w:val="4D8A48A9"/>
    <w:rsid w:val="4D8B2386"/>
    <w:rsid w:val="4D8B58D8"/>
    <w:rsid w:val="4D8B67D0"/>
    <w:rsid w:val="4D8B6D8E"/>
    <w:rsid w:val="4D8C33FE"/>
    <w:rsid w:val="4D8E361A"/>
    <w:rsid w:val="4D8F0195"/>
    <w:rsid w:val="4D8F77C9"/>
    <w:rsid w:val="4D901140"/>
    <w:rsid w:val="4D902EEE"/>
    <w:rsid w:val="4D913D03"/>
    <w:rsid w:val="4D92310A"/>
    <w:rsid w:val="4D930C2E"/>
    <w:rsid w:val="4D9329DF"/>
    <w:rsid w:val="4D942E14"/>
    <w:rsid w:val="4D964D44"/>
    <w:rsid w:val="4D965A4C"/>
    <w:rsid w:val="4D9669B6"/>
    <w:rsid w:val="4D9963B0"/>
    <w:rsid w:val="4D9964EA"/>
    <w:rsid w:val="4D997DBA"/>
    <w:rsid w:val="4D997FA0"/>
    <w:rsid w:val="4D9B504A"/>
    <w:rsid w:val="4D9C1893"/>
    <w:rsid w:val="4D9C4F6D"/>
    <w:rsid w:val="4D9D704F"/>
    <w:rsid w:val="4D9E1303"/>
    <w:rsid w:val="4D9E1978"/>
    <w:rsid w:val="4D9F3131"/>
    <w:rsid w:val="4D9F54AF"/>
    <w:rsid w:val="4DA150FB"/>
    <w:rsid w:val="4DA25FC5"/>
    <w:rsid w:val="4DA54E47"/>
    <w:rsid w:val="4DA644C0"/>
    <w:rsid w:val="4DA70A60"/>
    <w:rsid w:val="4DA73DA8"/>
    <w:rsid w:val="4DA846DC"/>
    <w:rsid w:val="4DA90452"/>
    <w:rsid w:val="4DA92202"/>
    <w:rsid w:val="4DA93FB0"/>
    <w:rsid w:val="4DA9622F"/>
    <w:rsid w:val="4DAB47C2"/>
    <w:rsid w:val="4DAB5F7A"/>
    <w:rsid w:val="4DAB7D28"/>
    <w:rsid w:val="4DAD0FB8"/>
    <w:rsid w:val="4DAE20A0"/>
    <w:rsid w:val="4DAE7818"/>
    <w:rsid w:val="4DAF66B4"/>
    <w:rsid w:val="4DB210B7"/>
    <w:rsid w:val="4DB27309"/>
    <w:rsid w:val="4DB766CD"/>
    <w:rsid w:val="4DB94FFA"/>
    <w:rsid w:val="4DBA745A"/>
    <w:rsid w:val="4DBB0FD3"/>
    <w:rsid w:val="4DBB72D1"/>
    <w:rsid w:val="4DBC5894"/>
    <w:rsid w:val="4DBD7A5B"/>
    <w:rsid w:val="4DBE3EFF"/>
    <w:rsid w:val="4DBE76C9"/>
    <w:rsid w:val="4DBF37D4"/>
    <w:rsid w:val="4DBF52CC"/>
    <w:rsid w:val="4DBF5582"/>
    <w:rsid w:val="4DBF7699"/>
    <w:rsid w:val="4DC003A8"/>
    <w:rsid w:val="4DC12F35"/>
    <w:rsid w:val="4DC1739C"/>
    <w:rsid w:val="4DC25072"/>
    <w:rsid w:val="4DC622C3"/>
    <w:rsid w:val="4DC7549B"/>
    <w:rsid w:val="4DC75F9B"/>
    <w:rsid w:val="4DC82688"/>
    <w:rsid w:val="4DC83757"/>
    <w:rsid w:val="4DCA363F"/>
    <w:rsid w:val="4DCB0D67"/>
    <w:rsid w:val="4DCD4142"/>
    <w:rsid w:val="4DCF7EBB"/>
    <w:rsid w:val="4DD04D6D"/>
    <w:rsid w:val="4DD149BE"/>
    <w:rsid w:val="4DD23507"/>
    <w:rsid w:val="4DD3102D"/>
    <w:rsid w:val="4DD3323B"/>
    <w:rsid w:val="4DD348B2"/>
    <w:rsid w:val="4DD3727F"/>
    <w:rsid w:val="4DD52532"/>
    <w:rsid w:val="4DD655BB"/>
    <w:rsid w:val="4DD86643"/>
    <w:rsid w:val="4DD87CD4"/>
    <w:rsid w:val="4DDA37BC"/>
    <w:rsid w:val="4DDC133D"/>
    <w:rsid w:val="4DDC4386"/>
    <w:rsid w:val="4DDE4293"/>
    <w:rsid w:val="4DDF12FC"/>
    <w:rsid w:val="4DE0511B"/>
    <w:rsid w:val="4DE12DC4"/>
    <w:rsid w:val="4DE15394"/>
    <w:rsid w:val="4DE158AF"/>
    <w:rsid w:val="4DE17BEE"/>
    <w:rsid w:val="4DE246B6"/>
    <w:rsid w:val="4DE248E0"/>
    <w:rsid w:val="4DE35E9F"/>
    <w:rsid w:val="4DE41472"/>
    <w:rsid w:val="4DE51156"/>
    <w:rsid w:val="4DE5741D"/>
    <w:rsid w:val="4DE619F5"/>
    <w:rsid w:val="4DE837C2"/>
    <w:rsid w:val="4DE92272"/>
    <w:rsid w:val="4DE97CB5"/>
    <w:rsid w:val="4DEC5E13"/>
    <w:rsid w:val="4DED0341"/>
    <w:rsid w:val="4DED7DBF"/>
    <w:rsid w:val="4DEE2C6E"/>
    <w:rsid w:val="4DEE6326"/>
    <w:rsid w:val="4DF00CA8"/>
    <w:rsid w:val="4DF07E31"/>
    <w:rsid w:val="4DF07FF2"/>
    <w:rsid w:val="4DF15B9E"/>
    <w:rsid w:val="4DF16EC6"/>
    <w:rsid w:val="4DF2241D"/>
    <w:rsid w:val="4DF25491"/>
    <w:rsid w:val="4DF27344"/>
    <w:rsid w:val="4DF3347D"/>
    <w:rsid w:val="4DF33CC8"/>
    <w:rsid w:val="4DF41807"/>
    <w:rsid w:val="4DF436D7"/>
    <w:rsid w:val="4DF47921"/>
    <w:rsid w:val="4DF500BA"/>
    <w:rsid w:val="4DF5460C"/>
    <w:rsid w:val="4DF57434"/>
    <w:rsid w:val="4DF60796"/>
    <w:rsid w:val="4DF71AC6"/>
    <w:rsid w:val="4DF94FAF"/>
    <w:rsid w:val="4DFA2A5E"/>
    <w:rsid w:val="4DFA2D3D"/>
    <w:rsid w:val="4DFA40FF"/>
    <w:rsid w:val="4DFB5E0A"/>
    <w:rsid w:val="4DFC0584"/>
    <w:rsid w:val="4DFC67D6"/>
    <w:rsid w:val="4DFD052E"/>
    <w:rsid w:val="4DFD6912"/>
    <w:rsid w:val="4DFF0074"/>
    <w:rsid w:val="4E001AEB"/>
    <w:rsid w:val="4E00380C"/>
    <w:rsid w:val="4E00439A"/>
    <w:rsid w:val="4E01203E"/>
    <w:rsid w:val="4E01436C"/>
    <w:rsid w:val="4E021E03"/>
    <w:rsid w:val="4E0336C0"/>
    <w:rsid w:val="4E05512A"/>
    <w:rsid w:val="4E055907"/>
    <w:rsid w:val="4E062730"/>
    <w:rsid w:val="4E064079"/>
    <w:rsid w:val="4E0713FF"/>
    <w:rsid w:val="4E07604B"/>
    <w:rsid w:val="4E08517B"/>
    <w:rsid w:val="4E09530B"/>
    <w:rsid w:val="4E0A15C9"/>
    <w:rsid w:val="4E0A39F9"/>
    <w:rsid w:val="4E0A7335"/>
    <w:rsid w:val="4E0B472E"/>
    <w:rsid w:val="4E0B6A19"/>
    <w:rsid w:val="4E0B6C8A"/>
    <w:rsid w:val="4E0B77CB"/>
    <w:rsid w:val="4E0B7EEB"/>
    <w:rsid w:val="4E0D643B"/>
    <w:rsid w:val="4E0F486A"/>
    <w:rsid w:val="4E0F69D5"/>
    <w:rsid w:val="4E106225"/>
    <w:rsid w:val="4E126E36"/>
    <w:rsid w:val="4E130773"/>
    <w:rsid w:val="4E1458CD"/>
    <w:rsid w:val="4E15553B"/>
    <w:rsid w:val="4E172CC1"/>
    <w:rsid w:val="4E191136"/>
    <w:rsid w:val="4E196134"/>
    <w:rsid w:val="4E1A0DB2"/>
    <w:rsid w:val="4E1B3100"/>
    <w:rsid w:val="4E1C29D4"/>
    <w:rsid w:val="4E1C2EC9"/>
    <w:rsid w:val="4E1D00C3"/>
    <w:rsid w:val="4E1E44CD"/>
    <w:rsid w:val="4E1F30D8"/>
    <w:rsid w:val="4E1F4272"/>
    <w:rsid w:val="4E20084C"/>
    <w:rsid w:val="4E20508D"/>
    <w:rsid w:val="4E211B28"/>
    <w:rsid w:val="4E21623C"/>
    <w:rsid w:val="4E216E5F"/>
    <w:rsid w:val="4E263853"/>
    <w:rsid w:val="4E263C28"/>
    <w:rsid w:val="4E26543C"/>
    <w:rsid w:val="4E265601"/>
    <w:rsid w:val="4E2A3343"/>
    <w:rsid w:val="4E2B0EA8"/>
    <w:rsid w:val="4E2B2D52"/>
    <w:rsid w:val="4E2C06C5"/>
    <w:rsid w:val="4E2C40B1"/>
    <w:rsid w:val="4E2C4645"/>
    <w:rsid w:val="4E2D4BE1"/>
    <w:rsid w:val="4E2D698F"/>
    <w:rsid w:val="4E2F2707"/>
    <w:rsid w:val="4E3046D1"/>
    <w:rsid w:val="4E311DB1"/>
    <w:rsid w:val="4E323FA5"/>
    <w:rsid w:val="4E334159"/>
    <w:rsid w:val="4E3365B9"/>
    <w:rsid w:val="4E336FF1"/>
    <w:rsid w:val="4E3441C2"/>
    <w:rsid w:val="4E345F70"/>
    <w:rsid w:val="4E350FFD"/>
    <w:rsid w:val="4E353A96"/>
    <w:rsid w:val="4E364F0D"/>
    <w:rsid w:val="4E390141"/>
    <w:rsid w:val="4E395334"/>
    <w:rsid w:val="4E3A2FAB"/>
    <w:rsid w:val="4E3B1DD9"/>
    <w:rsid w:val="4E3B5550"/>
    <w:rsid w:val="4E3BC0A8"/>
    <w:rsid w:val="4E3C5F5E"/>
    <w:rsid w:val="4E3C7058"/>
    <w:rsid w:val="4E3D2CE1"/>
    <w:rsid w:val="4E3D522E"/>
    <w:rsid w:val="4E3D56D4"/>
    <w:rsid w:val="4E3E52C2"/>
    <w:rsid w:val="4E40115F"/>
    <w:rsid w:val="4E4168DE"/>
    <w:rsid w:val="4E436100"/>
    <w:rsid w:val="4E445518"/>
    <w:rsid w:val="4E45017D"/>
    <w:rsid w:val="4E451B7E"/>
    <w:rsid w:val="4E46150C"/>
    <w:rsid w:val="4E471325"/>
    <w:rsid w:val="4E4837C9"/>
    <w:rsid w:val="4E487C6D"/>
    <w:rsid w:val="4E4A7F3C"/>
    <w:rsid w:val="4E4C150B"/>
    <w:rsid w:val="4E4C34C6"/>
    <w:rsid w:val="4E4C42F1"/>
    <w:rsid w:val="4E4C7537"/>
    <w:rsid w:val="4E4F6905"/>
    <w:rsid w:val="4E5008D0"/>
    <w:rsid w:val="4E50267E"/>
    <w:rsid w:val="4E515A84"/>
    <w:rsid w:val="4E516615"/>
    <w:rsid w:val="4E5466E1"/>
    <w:rsid w:val="4E550189"/>
    <w:rsid w:val="4E550D4B"/>
    <w:rsid w:val="4E553814"/>
    <w:rsid w:val="4E5540DB"/>
    <w:rsid w:val="4E5543D9"/>
    <w:rsid w:val="4E5555C8"/>
    <w:rsid w:val="4E555EE6"/>
    <w:rsid w:val="4E563A38"/>
    <w:rsid w:val="4E571262"/>
    <w:rsid w:val="4E571C5E"/>
    <w:rsid w:val="4E590F7F"/>
    <w:rsid w:val="4E593C28"/>
    <w:rsid w:val="4E5B174E"/>
    <w:rsid w:val="4E5B45E0"/>
    <w:rsid w:val="4E5B79A0"/>
    <w:rsid w:val="4E5C1022"/>
    <w:rsid w:val="4E5C2A1B"/>
    <w:rsid w:val="4E5C3CEF"/>
    <w:rsid w:val="4E5D3BF6"/>
    <w:rsid w:val="4E5D77C3"/>
    <w:rsid w:val="4E5E492B"/>
    <w:rsid w:val="4E5F312B"/>
    <w:rsid w:val="4E5F6A72"/>
    <w:rsid w:val="4E600B13"/>
    <w:rsid w:val="4E6169DD"/>
    <w:rsid w:val="4E622C97"/>
    <w:rsid w:val="4E636855"/>
    <w:rsid w:val="4E640404"/>
    <w:rsid w:val="4E65368E"/>
    <w:rsid w:val="4E653BA9"/>
    <w:rsid w:val="4E660A76"/>
    <w:rsid w:val="4E666511"/>
    <w:rsid w:val="4E684813"/>
    <w:rsid w:val="4E686795"/>
    <w:rsid w:val="4E6A3C46"/>
    <w:rsid w:val="4E6B7435"/>
    <w:rsid w:val="4E6C4527"/>
    <w:rsid w:val="4E6C5152"/>
    <w:rsid w:val="4E6D1482"/>
    <w:rsid w:val="4E6E3982"/>
    <w:rsid w:val="4E6E4A8E"/>
    <w:rsid w:val="4E6F6FA8"/>
    <w:rsid w:val="4E70434A"/>
    <w:rsid w:val="4E7051A0"/>
    <w:rsid w:val="4E712770"/>
    <w:rsid w:val="4E720529"/>
    <w:rsid w:val="4E740A62"/>
    <w:rsid w:val="4E760139"/>
    <w:rsid w:val="4E766588"/>
    <w:rsid w:val="4E77289E"/>
    <w:rsid w:val="4E78140B"/>
    <w:rsid w:val="4E783125"/>
    <w:rsid w:val="4E791BD4"/>
    <w:rsid w:val="4E792833"/>
    <w:rsid w:val="4E797E26"/>
    <w:rsid w:val="4E7B47CF"/>
    <w:rsid w:val="4E7D140C"/>
    <w:rsid w:val="4E7D2FE3"/>
    <w:rsid w:val="4E7E368F"/>
    <w:rsid w:val="4E7F3B44"/>
    <w:rsid w:val="4E7F5C71"/>
    <w:rsid w:val="4E810D20"/>
    <w:rsid w:val="4E812D10"/>
    <w:rsid w:val="4E8132ED"/>
    <w:rsid w:val="4E820545"/>
    <w:rsid w:val="4E822CD7"/>
    <w:rsid w:val="4E832A53"/>
    <w:rsid w:val="4E870795"/>
    <w:rsid w:val="4E880069"/>
    <w:rsid w:val="4E881602"/>
    <w:rsid w:val="4E8851E3"/>
    <w:rsid w:val="4E8862BB"/>
    <w:rsid w:val="4E895E5C"/>
    <w:rsid w:val="4E895EC2"/>
    <w:rsid w:val="4E8B5772"/>
    <w:rsid w:val="4E8B5EE0"/>
    <w:rsid w:val="4E8C090D"/>
    <w:rsid w:val="4E8D2083"/>
    <w:rsid w:val="4E8D2D13"/>
    <w:rsid w:val="4E8D5CC8"/>
    <w:rsid w:val="4E8D742E"/>
    <w:rsid w:val="4E8E2858"/>
    <w:rsid w:val="4E8E2F79"/>
    <w:rsid w:val="4E902F9B"/>
    <w:rsid w:val="4E9133C2"/>
    <w:rsid w:val="4E920EE8"/>
    <w:rsid w:val="4E94060F"/>
    <w:rsid w:val="4E943B88"/>
    <w:rsid w:val="4E94496B"/>
    <w:rsid w:val="4E946A0E"/>
    <w:rsid w:val="4E950715"/>
    <w:rsid w:val="4E96076D"/>
    <w:rsid w:val="4E962786"/>
    <w:rsid w:val="4E964AC6"/>
    <w:rsid w:val="4E9702AC"/>
    <w:rsid w:val="4E983321"/>
    <w:rsid w:val="4E98751B"/>
    <w:rsid w:val="4E991F7A"/>
    <w:rsid w:val="4E993BDD"/>
    <w:rsid w:val="4E9B5FEF"/>
    <w:rsid w:val="4E9B6BEF"/>
    <w:rsid w:val="4E9B7D9D"/>
    <w:rsid w:val="4E9E5ADF"/>
    <w:rsid w:val="4EA01857"/>
    <w:rsid w:val="4EA11120"/>
    <w:rsid w:val="4EA218ED"/>
    <w:rsid w:val="4EA21E7A"/>
    <w:rsid w:val="4EA222A5"/>
    <w:rsid w:val="4EA330F5"/>
    <w:rsid w:val="4EA33B37"/>
    <w:rsid w:val="4EA34816"/>
    <w:rsid w:val="4EA35EC7"/>
    <w:rsid w:val="4EA4299A"/>
    <w:rsid w:val="4EA443F4"/>
    <w:rsid w:val="4EA4E96A"/>
    <w:rsid w:val="4EA6483A"/>
    <w:rsid w:val="4EA83DF9"/>
    <w:rsid w:val="4EAB6E10"/>
    <w:rsid w:val="4EAD1E46"/>
    <w:rsid w:val="4EAD471B"/>
    <w:rsid w:val="4EAE3D0E"/>
    <w:rsid w:val="4EAE6E21"/>
    <w:rsid w:val="4EB1128F"/>
    <w:rsid w:val="4EB11D16"/>
    <w:rsid w:val="4EB23B14"/>
    <w:rsid w:val="4EB36188"/>
    <w:rsid w:val="4EB41A99"/>
    <w:rsid w:val="4EB54A80"/>
    <w:rsid w:val="4EB62E28"/>
    <w:rsid w:val="4EB66985"/>
    <w:rsid w:val="4EB726FD"/>
    <w:rsid w:val="4EB86BA1"/>
    <w:rsid w:val="4EBA59C6"/>
    <w:rsid w:val="4EBB7B39"/>
    <w:rsid w:val="4EBFA5DE"/>
    <w:rsid w:val="4EC01826"/>
    <w:rsid w:val="4EC02898"/>
    <w:rsid w:val="4EC03674"/>
    <w:rsid w:val="4EC05166"/>
    <w:rsid w:val="4EC06C4B"/>
    <w:rsid w:val="4EC07803"/>
    <w:rsid w:val="4EC10738"/>
    <w:rsid w:val="4EC1422B"/>
    <w:rsid w:val="4EC21191"/>
    <w:rsid w:val="4EC24B02"/>
    <w:rsid w:val="4EC372F3"/>
    <w:rsid w:val="4EC37B24"/>
    <w:rsid w:val="4EC43D32"/>
    <w:rsid w:val="4EC54E1A"/>
    <w:rsid w:val="4EC60B30"/>
    <w:rsid w:val="4EC72940"/>
    <w:rsid w:val="4EC76DE4"/>
    <w:rsid w:val="4EC82B7C"/>
    <w:rsid w:val="4EC866B8"/>
    <w:rsid w:val="4ECA68D4"/>
    <w:rsid w:val="4ECC041F"/>
    <w:rsid w:val="4ECD6AF2"/>
    <w:rsid w:val="4ECF3EEA"/>
    <w:rsid w:val="4ECF7A46"/>
    <w:rsid w:val="4ED07AB5"/>
    <w:rsid w:val="4ED137BE"/>
    <w:rsid w:val="4ED305EB"/>
    <w:rsid w:val="4ED34028"/>
    <w:rsid w:val="4ED478D6"/>
    <w:rsid w:val="4ED55708"/>
    <w:rsid w:val="4ED56845"/>
    <w:rsid w:val="4ED56931"/>
    <w:rsid w:val="4ED65188"/>
    <w:rsid w:val="4ED77974"/>
    <w:rsid w:val="4ED7C084"/>
    <w:rsid w:val="4ED82D9F"/>
    <w:rsid w:val="4ED877D8"/>
    <w:rsid w:val="4EDB042C"/>
    <w:rsid w:val="4EDB3734"/>
    <w:rsid w:val="4EDB63EB"/>
    <w:rsid w:val="4EDBB261"/>
    <w:rsid w:val="4EDD3C22"/>
    <w:rsid w:val="4EDE4C8A"/>
    <w:rsid w:val="4EDE5EDB"/>
    <w:rsid w:val="4EDF1F21"/>
    <w:rsid w:val="4EDF66FE"/>
    <w:rsid w:val="4EE2559C"/>
    <w:rsid w:val="4EE35062"/>
    <w:rsid w:val="4EE47996"/>
    <w:rsid w:val="4EE50264"/>
    <w:rsid w:val="4EE514E2"/>
    <w:rsid w:val="4EE554BC"/>
    <w:rsid w:val="4EE70FB8"/>
    <w:rsid w:val="4EE71234"/>
    <w:rsid w:val="4EE72FE2"/>
    <w:rsid w:val="4EE85BB0"/>
    <w:rsid w:val="4EE94FAC"/>
    <w:rsid w:val="4EEB081B"/>
    <w:rsid w:val="4EEB4924"/>
    <w:rsid w:val="4EED611E"/>
    <w:rsid w:val="4EED6FDC"/>
    <w:rsid w:val="4EF120B3"/>
    <w:rsid w:val="4EF13E61"/>
    <w:rsid w:val="4EF16DED"/>
    <w:rsid w:val="4EF37BD9"/>
    <w:rsid w:val="4EF55CE3"/>
    <w:rsid w:val="4EF70A07"/>
    <w:rsid w:val="4EF70D3C"/>
    <w:rsid w:val="4EF70D4B"/>
    <w:rsid w:val="4EF72C5F"/>
    <w:rsid w:val="4EF76CED"/>
    <w:rsid w:val="4EF776D7"/>
    <w:rsid w:val="4EF83441"/>
    <w:rsid w:val="4EF86CBE"/>
    <w:rsid w:val="4EF86F9D"/>
    <w:rsid w:val="4EFA0F67"/>
    <w:rsid w:val="4EFA1D6D"/>
    <w:rsid w:val="4EFA2326"/>
    <w:rsid w:val="4EFA66FA"/>
    <w:rsid w:val="4EFA7FB7"/>
    <w:rsid w:val="4EFB0380"/>
    <w:rsid w:val="4EFB4CDF"/>
    <w:rsid w:val="4EFB6A8D"/>
    <w:rsid w:val="4EFD33F0"/>
    <w:rsid w:val="4EFF416F"/>
    <w:rsid w:val="4EFF4FE9"/>
    <w:rsid w:val="4EFF657E"/>
    <w:rsid w:val="4F011890"/>
    <w:rsid w:val="4F0310B5"/>
    <w:rsid w:val="4F033DD3"/>
    <w:rsid w:val="4F035477"/>
    <w:rsid w:val="4F036BD8"/>
    <w:rsid w:val="4F0427F6"/>
    <w:rsid w:val="4F043B94"/>
    <w:rsid w:val="4F04AE57"/>
    <w:rsid w:val="4F053468"/>
    <w:rsid w:val="4F082F58"/>
    <w:rsid w:val="4F09523E"/>
    <w:rsid w:val="4F0A0A7E"/>
    <w:rsid w:val="4F0A394B"/>
    <w:rsid w:val="4F0E056F"/>
    <w:rsid w:val="4F0F2539"/>
    <w:rsid w:val="4F10078B"/>
    <w:rsid w:val="4F102BE2"/>
    <w:rsid w:val="4F1048A6"/>
    <w:rsid w:val="4F1078CB"/>
    <w:rsid w:val="4F12223C"/>
    <w:rsid w:val="4F133DD7"/>
    <w:rsid w:val="4F155DA1"/>
    <w:rsid w:val="4F1561E8"/>
    <w:rsid w:val="4F1638C7"/>
    <w:rsid w:val="4F165675"/>
    <w:rsid w:val="4F1808D6"/>
    <w:rsid w:val="4F1871CE"/>
    <w:rsid w:val="4F1875A7"/>
    <w:rsid w:val="4F19122D"/>
    <w:rsid w:val="4F196F13"/>
    <w:rsid w:val="4F1A33B7"/>
    <w:rsid w:val="4F1B0EDE"/>
    <w:rsid w:val="4F1B6799"/>
    <w:rsid w:val="4F1C0389"/>
    <w:rsid w:val="4F1C491D"/>
    <w:rsid w:val="4F1D615B"/>
    <w:rsid w:val="4F1F065A"/>
    <w:rsid w:val="4F1F67B9"/>
    <w:rsid w:val="4F2002A2"/>
    <w:rsid w:val="4F2066D0"/>
    <w:rsid w:val="4F216F9D"/>
    <w:rsid w:val="4F2333BD"/>
    <w:rsid w:val="4F234D8C"/>
    <w:rsid w:val="4F2450D5"/>
    <w:rsid w:val="4F2459A5"/>
    <w:rsid w:val="4F2547A6"/>
    <w:rsid w:val="4F25795E"/>
    <w:rsid w:val="4F262070"/>
    <w:rsid w:val="4F2770D5"/>
    <w:rsid w:val="4F277882"/>
    <w:rsid w:val="4F282D3A"/>
    <w:rsid w:val="4F2935FA"/>
    <w:rsid w:val="4F2A6F7E"/>
    <w:rsid w:val="4F2C6D25"/>
    <w:rsid w:val="4F2E14C6"/>
    <w:rsid w:val="4F2E6E63"/>
    <w:rsid w:val="4F2E7587"/>
    <w:rsid w:val="4F32255C"/>
    <w:rsid w:val="4F34280B"/>
    <w:rsid w:val="4F355850"/>
    <w:rsid w:val="4F361206"/>
    <w:rsid w:val="4F381A8F"/>
    <w:rsid w:val="4F3855EC"/>
    <w:rsid w:val="4F390EE0"/>
    <w:rsid w:val="4F394D3B"/>
    <w:rsid w:val="4F3A60B0"/>
    <w:rsid w:val="4F3A64EB"/>
    <w:rsid w:val="4F3B02D1"/>
    <w:rsid w:val="4F3B1580"/>
    <w:rsid w:val="4F3B50DC"/>
    <w:rsid w:val="4F3C6078"/>
    <w:rsid w:val="4F3D29EB"/>
    <w:rsid w:val="4F4221B2"/>
    <w:rsid w:val="4F440C33"/>
    <w:rsid w:val="4F476093"/>
    <w:rsid w:val="4F4774BD"/>
    <w:rsid w:val="4F477F24"/>
    <w:rsid w:val="4F4848DA"/>
    <w:rsid w:val="4F4908EC"/>
    <w:rsid w:val="4F491A96"/>
    <w:rsid w:val="4F493C9D"/>
    <w:rsid w:val="4F49419F"/>
    <w:rsid w:val="4F4B17C3"/>
    <w:rsid w:val="4F4B2B68"/>
    <w:rsid w:val="4F4B54A6"/>
    <w:rsid w:val="4F4B7A6D"/>
    <w:rsid w:val="4F4C7E12"/>
    <w:rsid w:val="4F4D02AB"/>
    <w:rsid w:val="4F4D4071"/>
    <w:rsid w:val="4F4E3061"/>
    <w:rsid w:val="4F4E3138"/>
    <w:rsid w:val="4F4E4E0F"/>
    <w:rsid w:val="4F4F0A39"/>
    <w:rsid w:val="4F512056"/>
    <w:rsid w:val="4F544D14"/>
    <w:rsid w:val="4F55619D"/>
    <w:rsid w:val="4F564B0B"/>
    <w:rsid w:val="4F5821FC"/>
    <w:rsid w:val="4F5839F6"/>
    <w:rsid w:val="4F583FF8"/>
    <w:rsid w:val="4F5A0E97"/>
    <w:rsid w:val="4F5B44A3"/>
    <w:rsid w:val="4F5B50C2"/>
    <w:rsid w:val="4F5C495C"/>
    <w:rsid w:val="4F5D2FAF"/>
    <w:rsid w:val="4F5D5052"/>
    <w:rsid w:val="4F5E054A"/>
    <w:rsid w:val="4F5E1450"/>
    <w:rsid w:val="4F5F44A3"/>
    <w:rsid w:val="4F604B42"/>
    <w:rsid w:val="4F605028"/>
    <w:rsid w:val="4F6052DF"/>
    <w:rsid w:val="4F607ED7"/>
    <w:rsid w:val="4F610FE6"/>
    <w:rsid w:val="4F617439"/>
    <w:rsid w:val="4F6208BA"/>
    <w:rsid w:val="4F622668"/>
    <w:rsid w:val="4F63083B"/>
    <w:rsid w:val="4F630DAE"/>
    <w:rsid w:val="4F631CE3"/>
    <w:rsid w:val="4F6426AA"/>
    <w:rsid w:val="4F642884"/>
    <w:rsid w:val="4F644633"/>
    <w:rsid w:val="4F6518FE"/>
    <w:rsid w:val="4F674123"/>
    <w:rsid w:val="4F675ED1"/>
    <w:rsid w:val="4F691C49"/>
    <w:rsid w:val="4F6939F7"/>
    <w:rsid w:val="4F694602"/>
    <w:rsid w:val="4F697E9B"/>
    <w:rsid w:val="4F6C483E"/>
    <w:rsid w:val="4F6D27B0"/>
    <w:rsid w:val="4F6E54B1"/>
    <w:rsid w:val="4F6F2540"/>
    <w:rsid w:val="4F6F25D7"/>
    <w:rsid w:val="4F701EF8"/>
    <w:rsid w:val="4F731404"/>
    <w:rsid w:val="4F750D3B"/>
    <w:rsid w:val="4F766114"/>
    <w:rsid w:val="4F766639"/>
    <w:rsid w:val="4F7725B8"/>
    <w:rsid w:val="4F7770FD"/>
    <w:rsid w:val="4F7800DE"/>
    <w:rsid w:val="4F782275"/>
    <w:rsid w:val="4F783DCE"/>
    <w:rsid w:val="4F78492B"/>
    <w:rsid w:val="4F78735D"/>
    <w:rsid w:val="4F7A45EF"/>
    <w:rsid w:val="4F7B000C"/>
    <w:rsid w:val="4F7B5BF6"/>
    <w:rsid w:val="4F7C7212"/>
    <w:rsid w:val="4F7E4FD7"/>
    <w:rsid w:val="4F7F27B2"/>
    <w:rsid w:val="4F7F2F83"/>
    <w:rsid w:val="4F8011F2"/>
    <w:rsid w:val="4F803EA0"/>
    <w:rsid w:val="4F812392"/>
    <w:rsid w:val="4F824566"/>
    <w:rsid w:val="4F834C11"/>
    <w:rsid w:val="4F8479BC"/>
    <w:rsid w:val="4F8545A9"/>
    <w:rsid w:val="4F8777EC"/>
    <w:rsid w:val="4F877B2A"/>
    <w:rsid w:val="4F8847C5"/>
    <w:rsid w:val="4F891F60"/>
    <w:rsid w:val="4F8922EB"/>
    <w:rsid w:val="4F8A7BC8"/>
    <w:rsid w:val="4F8B1133"/>
    <w:rsid w:val="4F8D3A6C"/>
    <w:rsid w:val="4F8F4B6F"/>
    <w:rsid w:val="4F90612C"/>
    <w:rsid w:val="4F9245BE"/>
    <w:rsid w:val="4F93400B"/>
    <w:rsid w:val="4F947D64"/>
    <w:rsid w:val="4F9527B2"/>
    <w:rsid w:val="4F952A3E"/>
    <w:rsid w:val="4F9636AE"/>
    <w:rsid w:val="4F965BCD"/>
    <w:rsid w:val="4F981381"/>
    <w:rsid w:val="4F9842DC"/>
    <w:rsid w:val="4F985FFF"/>
    <w:rsid w:val="4F98787D"/>
    <w:rsid w:val="4F993CA8"/>
    <w:rsid w:val="4F99F138"/>
    <w:rsid w:val="4F9A1198"/>
    <w:rsid w:val="4F9A594A"/>
    <w:rsid w:val="4F9B5B7A"/>
    <w:rsid w:val="4F9B72FB"/>
    <w:rsid w:val="4F9C201E"/>
    <w:rsid w:val="4F9C455F"/>
    <w:rsid w:val="4F9C5E10"/>
    <w:rsid w:val="4F9C7137"/>
    <w:rsid w:val="4F9D0A14"/>
    <w:rsid w:val="4F9E0FE4"/>
    <w:rsid w:val="4F9F686A"/>
    <w:rsid w:val="4F9F7402"/>
    <w:rsid w:val="4FA2515B"/>
    <w:rsid w:val="4FA2768C"/>
    <w:rsid w:val="4FA32270"/>
    <w:rsid w:val="4FA71875"/>
    <w:rsid w:val="4FA72771"/>
    <w:rsid w:val="4FA7451F"/>
    <w:rsid w:val="4FA7468A"/>
    <w:rsid w:val="4FA7486B"/>
    <w:rsid w:val="4FA93450"/>
    <w:rsid w:val="4FA9473B"/>
    <w:rsid w:val="4FAB04B3"/>
    <w:rsid w:val="4FAB093A"/>
    <w:rsid w:val="4FAB400F"/>
    <w:rsid w:val="4FAB4D79"/>
    <w:rsid w:val="4FAC6709"/>
    <w:rsid w:val="4FAC7D88"/>
    <w:rsid w:val="4FAD7301"/>
    <w:rsid w:val="4FAE5B3D"/>
    <w:rsid w:val="4FAE5C05"/>
    <w:rsid w:val="4FAF4505"/>
    <w:rsid w:val="4FB139E1"/>
    <w:rsid w:val="4FB40FE9"/>
    <w:rsid w:val="4FB51C41"/>
    <w:rsid w:val="4FB531E3"/>
    <w:rsid w:val="4FB61D40"/>
    <w:rsid w:val="4FB629B4"/>
    <w:rsid w:val="4FB7D641"/>
    <w:rsid w:val="4FB82BD0"/>
    <w:rsid w:val="4FBA6F78"/>
    <w:rsid w:val="4FBC446F"/>
    <w:rsid w:val="4FBD1F95"/>
    <w:rsid w:val="4FBD3D43"/>
    <w:rsid w:val="4FBF049A"/>
    <w:rsid w:val="4FC104D9"/>
    <w:rsid w:val="4FC12E5B"/>
    <w:rsid w:val="4FC13833"/>
    <w:rsid w:val="4FC17697"/>
    <w:rsid w:val="4FC17F68"/>
    <w:rsid w:val="4FC22B1C"/>
    <w:rsid w:val="4FC27FED"/>
    <w:rsid w:val="4FC3459E"/>
    <w:rsid w:val="4FC46E64"/>
    <w:rsid w:val="4FC62A25"/>
    <w:rsid w:val="4FC6327F"/>
    <w:rsid w:val="4FC6709B"/>
    <w:rsid w:val="4FC74DCE"/>
    <w:rsid w:val="4FC82E13"/>
    <w:rsid w:val="4FC96B8B"/>
    <w:rsid w:val="4FCA3F99"/>
    <w:rsid w:val="4FCA6ED2"/>
    <w:rsid w:val="4FCB0378"/>
    <w:rsid w:val="4FCC21D8"/>
    <w:rsid w:val="4FCC3154"/>
    <w:rsid w:val="4FCD5166"/>
    <w:rsid w:val="4FCE5F50"/>
    <w:rsid w:val="4FCE7CFE"/>
    <w:rsid w:val="4FD12313"/>
    <w:rsid w:val="4FD147FB"/>
    <w:rsid w:val="4FD23C92"/>
    <w:rsid w:val="4FD33566"/>
    <w:rsid w:val="4FD44B11"/>
    <w:rsid w:val="4FD51FF0"/>
    <w:rsid w:val="4FD60B72"/>
    <w:rsid w:val="4FD80B7D"/>
    <w:rsid w:val="4FD862B9"/>
    <w:rsid w:val="4FD90129"/>
    <w:rsid w:val="4FDA66A3"/>
    <w:rsid w:val="4FDB4F02"/>
    <w:rsid w:val="4FDC1FE1"/>
    <w:rsid w:val="4FDE3C7D"/>
    <w:rsid w:val="4FDE5BC3"/>
    <w:rsid w:val="4FDE5DE9"/>
    <w:rsid w:val="4FDE7346"/>
    <w:rsid w:val="4FDF2D60"/>
    <w:rsid w:val="4FDF63AF"/>
    <w:rsid w:val="4FDF6DFC"/>
    <w:rsid w:val="4FE018A1"/>
    <w:rsid w:val="4FE23437"/>
    <w:rsid w:val="4FE3747C"/>
    <w:rsid w:val="4FE60449"/>
    <w:rsid w:val="4FE811D3"/>
    <w:rsid w:val="4FE851A7"/>
    <w:rsid w:val="4FE94B38"/>
    <w:rsid w:val="4FEA172B"/>
    <w:rsid w:val="4FEB4D54"/>
    <w:rsid w:val="4FEE214E"/>
    <w:rsid w:val="4FF01CA4"/>
    <w:rsid w:val="4FF05EC6"/>
    <w:rsid w:val="4FF27E90"/>
    <w:rsid w:val="4FF33E67"/>
    <w:rsid w:val="4FF36555"/>
    <w:rsid w:val="4FF51AB6"/>
    <w:rsid w:val="4FF87DBA"/>
    <w:rsid w:val="4FFA0AF3"/>
    <w:rsid w:val="4FFB7AF4"/>
    <w:rsid w:val="4FFB7CBC"/>
    <w:rsid w:val="4FFD078C"/>
    <w:rsid w:val="4FFD75CC"/>
    <w:rsid w:val="4FFD7CEE"/>
    <w:rsid w:val="4FFF435B"/>
    <w:rsid w:val="4FFF689F"/>
    <w:rsid w:val="5000011A"/>
    <w:rsid w:val="50001D11"/>
    <w:rsid w:val="50020EF3"/>
    <w:rsid w:val="50025BF9"/>
    <w:rsid w:val="50042B83"/>
    <w:rsid w:val="50042CB7"/>
    <w:rsid w:val="5006627D"/>
    <w:rsid w:val="50077921"/>
    <w:rsid w:val="50083210"/>
    <w:rsid w:val="500876B4"/>
    <w:rsid w:val="500B2D00"/>
    <w:rsid w:val="500C0C41"/>
    <w:rsid w:val="500C372B"/>
    <w:rsid w:val="500E27F0"/>
    <w:rsid w:val="500E3969"/>
    <w:rsid w:val="500E459E"/>
    <w:rsid w:val="500E5017"/>
    <w:rsid w:val="50106568"/>
    <w:rsid w:val="50107E1A"/>
    <w:rsid w:val="501139B2"/>
    <w:rsid w:val="501222E0"/>
    <w:rsid w:val="50137E07"/>
    <w:rsid w:val="50141AC8"/>
    <w:rsid w:val="50150826"/>
    <w:rsid w:val="50154233"/>
    <w:rsid w:val="5015592D"/>
    <w:rsid w:val="501648C4"/>
    <w:rsid w:val="501716A5"/>
    <w:rsid w:val="50173596"/>
    <w:rsid w:val="5017604A"/>
    <w:rsid w:val="50177495"/>
    <w:rsid w:val="501778F7"/>
    <w:rsid w:val="50187E6D"/>
    <w:rsid w:val="5019320E"/>
    <w:rsid w:val="50195D27"/>
    <w:rsid w:val="50196556"/>
    <w:rsid w:val="501A0FB8"/>
    <w:rsid w:val="501B1793"/>
    <w:rsid w:val="501B45B1"/>
    <w:rsid w:val="501C59C5"/>
    <w:rsid w:val="501C7908"/>
    <w:rsid w:val="501E0C85"/>
    <w:rsid w:val="501F0559"/>
    <w:rsid w:val="501F67AB"/>
    <w:rsid w:val="50206928"/>
    <w:rsid w:val="50211978"/>
    <w:rsid w:val="502156C0"/>
    <w:rsid w:val="5023004A"/>
    <w:rsid w:val="50230C41"/>
    <w:rsid w:val="502344EE"/>
    <w:rsid w:val="502356A3"/>
    <w:rsid w:val="50242014"/>
    <w:rsid w:val="50245147"/>
    <w:rsid w:val="50246478"/>
    <w:rsid w:val="5026160C"/>
    <w:rsid w:val="50261C15"/>
    <w:rsid w:val="5026531A"/>
    <w:rsid w:val="50266F57"/>
    <w:rsid w:val="50267506"/>
    <w:rsid w:val="5027791B"/>
    <w:rsid w:val="50277ADA"/>
    <w:rsid w:val="50286CD9"/>
    <w:rsid w:val="50292E18"/>
    <w:rsid w:val="502A65FC"/>
    <w:rsid w:val="502B4411"/>
    <w:rsid w:val="502B49B8"/>
    <w:rsid w:val="502B6C04"/>
    <w:rsid w:val="502C5FA7"/>
    <w:rsid w:val="502D2C76"/>
    <w:rsid w:val="502D711A"/>
    <w:rsid w:val="502F37DC"/>
    <w:rsid w:val="50320027"/>
    <w:rsid w:val="5032028D"/>
    <w:rsid w:val="50323B90"/>
    <w:rsid w:val="50331E9D"/>
    <w:rsid w:val="50342257"/>
    <w:rsid w:val="5037035F"/>
    <w:rsid w:val="5038543D"/>
    <w:rsid w:val="503C0FDC"/>
    <w:rsid w:val="503C110B"/>
    <w:rsid w:val="503C4FD3"/>
    <w:rsid w:val="503D12E1"/>
    <w:rsid w:val="503D752F"/>
    <w:rsid w:val="503E4420"/>
    <w:rsid w:val="50406E4E"/>
    <w:rsid w:val="504148D5"/>
    <w:rsid w:val="504265F3"/>
    <w:rsid w:val="504306EC"/>
    <w:rsid w:val="50441678"/>
    <w:rsid w:val="5044440B"/>
    <w:rsid w:val="50450DD2"/>
    <w:rsid w:val="50463D38"/>
    <w:rsid w:val="5046672E"/>
    <w:rsid w:val="50467169"/>
    <w:rsid w:val="50485D02"/>
    <w:rsid w:val="504862C3"/>
    <w:rsid w:val="504879E6"/>
    <w:rsid w:val="50487AB0"/>
    <w:rsid w:val="504A1A7A"/>
    <w:rsid w:val="504C3C10"/>
    <w:rsid w:val="504D50C7"/>
    <w:rsid w:val="504D54BC"/>
    <w:rsid w:val="504E0766"/>
    <w:rsid w:val="504E2454"/>
    <w:rsid w:val="504F52E3"/>
    <w:rsid w:val="504F7091"/>
    <w:rsid w:val="50505C91"/>
    <w:rsid w:val="50546455"/>
    <w:rsid w:val="50584677"/>
    <w:rsid w:val="50594CB7"/>
    <w:rsid w:val="505B2E94"/>
    <w:rsid w:val="505C29A3"/>
    <w:rsid w:val="505C355C"/>
    <w:rsid w:val="505D7058"/>
    <w:rsid w:val="505E72D4"/>
    <w:rsid w:val="5060129E"/>
    <w:rsid w:val="50616DC4"/>
    <w:rsid w:val="50630180"/>
    <w:rsid w:val="506372C2"/>
    <w:rsid w:val="50661F27"/>
    <w:rsid w:val="5066262C"/>
    <w:rsid w:val="50666188"/>
    <w:rsid w:val="50671C62"/>
    <w:rsid w:val="50681F00"/>
    <w:rsid w:val="5068483F"/>
    <w:rsid w:val="506A211C"/>
    <w:rsid w:val="506A7241"/>
    <w:rsid w:val="506A758F"/>
    <w:rsid w:val="506B7C43"/>
    <w:rsid w:val="506D301B"/>
    <w:rsid w:val="506D5769"/>
    <w:rsid w:val="506F14E1"/>
    <w:rsid w:val="507017D8"/>
    <w:rsid w:val="50704D16"/>
    <w:rsid w:val="50715259"/>
    <w:rsid w:val="50716CFA"/>
    <w:rsid w:val="50733852"/>
    <w:rsid w:val="507408A5"/>
    <w:rsid w:val="50742B69"/>
    <w:rsid w:val="50743E4F"/>
    <w:rsid w:val="5075461D"/>
    <w:rsid w:val="50761340"/>
    <w:rsid w:val="5076286F"/>
    <w:rsid w:val="50770396"/>
    <w:rsid w:val="50775D54"/>
    <w:rsid w:val="50775E72"/>
    <w:rsid w:val="507765E7"/>
    <w:rsid w:val="507947E6"/>
    <w:rsid w:val="50795AC8"/>
    <w:rsid w:val="507A05E6"/>
    <w:rsid w:val="507A33AA"/>
    <w:rsid w:val="507B1CC4"/>
    <w:rsid w:val="507B573E"/>
    <w:rsid w:val="507C775A"/>
    <w:rsid w:val="507E1810"/>
    <w:rsid w:val="507E7976"/>
    <w:rsid w:val="507F3E3A"/>
    <w:rsid w:val="50812FC2"/>
    <w:rsid w:val="50821BE7"/>
    <w:rsid w:val="50822C0F"/>
    <w:rsid w:val="508436DE"/>
    <w:rsid w:val="508504AA"/>
    <w:rsid w:val="50852AB2"/>
    <w:rsid w:val="50855E66"/>
    <w:rsid w:val="508605D9"/>
    <w:rsid w:val="508825A3"/>
    <w:rsid w:val="50897BDB"/>
    <w:rsid w:val="50897E78"/>
    <w:rsid w:val="508B5BEF"/>
    <w:rsid w:val="508C00F7"/>
    <w:rsid w:val="508D7BB9"/>
    <w:rsid w:val="508F1B83"/>
    <w:rsid w:val="508F5FF9"/>
    <w:rsid w:val="5090235C"/>
    <w:rsid w:val="50903205"/>
    <w:rsid w:val="50905B20"/>
    <w:rsid w:val="5091465A"/>
    <w:rsid w:val="50926F7D"/>
    <w:rsid w:val="509369C8"/>
    <w:rsid w:val="50940F47"/>
    <w:rsid w:val="50962F12"/>
    <w:rsid w:val="50964CC0"/>
    <w:rsid w:val="50970A38"/>
    <w:rsid w:val="509717F5"/>
    <w:rsid w:val="50972879"/>
    <w:rsid w:val="50973FD6"/>
    <w:rsid w:val="509803F3"/>
    <w:rsid w:val="5099030C"/>
    <w:rsid w:val="509906B1"/>
    <w:rsid w:val="509A432B"/>
    <w:rsid w:val="509A5FF6"/>
    <w:rsid w:val="509B1ABD"/>
    <w:rsid w:val="509B2AC4"/>
    <w:rsid w:val="509C2035"/>
    <w:rsid w:val="509D32D6"/>
    <w:rsid w:val="509D44EB"/>
    <w:rsid w:val="509E5922"/>
    <w:rsid w:val="509E7C13"/>
    <w:rsid w:val="509E7F01"/>
    <w:rsid w:val="50A0169A"/>
    <w:rsid w:val="50A078EC"/>
    <w:rsid w:val="50A13664"/>
    <w:rsid w:val="50A15412"/>
    <w:rsid w:val="50A2135C"/>
    <w:rsid w:val="50A21F36"/>
    <w:rsid w:val="50A25EEF"/>
    <w:rsid w:val="50A32BB1"/>
    <w:rsid w:val="50A374D4"/>
    <w:rsid w:val="50A45214"/>
    <w:rsid w:val="50A526D1"/>
    <w:rsid w:val="50A54AEA"/>
    <w:rsid w:val="50A66461"/>
    <w:rsid w:val="50A74EC4"/>
    <w:rsid w:val="50A76AFD"/>
    <w:rsid w:val="50A8054F"/>
    <w:rsid w:val="50A877AB"/>
    <w:rsid w:val="50A9740F"/>
    <w:rsid w:val="50AA06CF"/>
    <w:rsid w:val="50AA5E5C"/>
    <w:rsid w:val="50AD0777"/>
    <w:rsid w:val="50AD481E"/>
    <w:rsid w:val="50AE278B"/>
    <w:rsid w:val="50AE3F5D"/>
    <w:rsid w:val="50AF18DD"/>
    <w:rsid w:val="50B33ADB"/>
    <w:rsid w:val="50B4355A"/>
    <w:rsid w:val="50B60D5D"/>
    <w:rsid w:val="50B65F41"/>
    <w:rsid w:val="50B764D9"/>
    <w:rsid w:val="50B84B84"/>
    <w:rsid w:val="50B949FD"/>
    <w:rsid w:val="50BA1D12"/>
    <w:rsid w:val="50BA2116"/>
    <w:rsid w:val="50BA4FED"/>
    <w:rsid w:val="50BA6971"/>
    <w:rsid w:val="50BB2978"/>
    <w:rsid w:val="50BC3FFA"/>
    <w:rsid w:val="50BC56E4"/>
    <w:rsid w:val="50BF2ABC"/>
    <w:rsid w:val="50BF3AC1"/>
    <w:rsid w:val="50C0139E"/>
    <w:rsid w:val="50C07F8E"/>
    <w:rsid w:val="50C11611"/>
    <w:rsid w:val="50C17863"/>
    <w:rsid w:val="50C1798F"/>
    <w:rsid w:val="50C335DB"/>
    <w:rsid w:val="50C430D5"/>
    <w:rsid w:val="50C4324E"/>
    <w:rsid w:val="50C507DC"/>
    <w:rsid w:val="50C52695"/>
    <w:rsid w:val="50C71483"/>
    <w:rsid w:val="50C730CB"/>
    <w:rsid w:val="50CC6220"/>
    <w:rsid w:val="50CE1DAD"/>
    <w:rsid w:val="50CF58E4"/>
    <w:rsid w:val="50D15648"/>
    <w:rsid w:val="50D42443"/>
    <w:rsid w:val="50D47596"/>
    <w:rsid w:val="50D5137B"/>
    <w:rsid w:val="50D561DA"/>
    <w:rsid w:val="50D610C6"/>
    <w:rsid w:val="50D6330E"/>
    <w:rsid w:val="50D6555D"/>
    <w:rsid w:val="50D77086"/>
    <w:rsid w:val="50D806DD"/>
    <w:rsid w:val="50D91050"/>
    <w:rsid w:val="50D92DFE"/>
    <w:rsid w:val="50DC644B"/>
    <w:rsid w:val="50DC6F43"/>
    <w:rsid w:val="50DD469C"/>
    <w:rsid w:val="50DE02B6"/>
    <w:rsid w:val="50DE0C4E"/>
    <w:rsid w:val="50DF3EDE"/>
    <w:rsid w:val="50E00513"/>
    <w:rsid w:val="50E023DF"/>
    <w:rsid w:val="50E03B09"/>
    <w:rsid w:val="50E261C8"/>
    <w:rsid w:val="50E348DF"/>
    <w:rsid w:val="50E517A3"/>
    <w:rsid w:val="50E52F31"/>
    <w:rsid w:val="50E579F5"/>
    <w:rsid w:val="50E66A2B"/>
    <w:rsid w:val="50E80ADD"/>
    <w:rsid w:val="50E83041"/>
    <w:rsid w:val="50E9463B"/>
    <w:rsid w:val="50EB431B"/>
    <w:rsid w:val="50EC48E0"/>
    <w:rsid w:val="50EC68C1"/>
    <w:rsid w:val="50ED0658"/>
    <w:rsid w:val="50ED154B"/>
    <w:rsid w:val="50ED2406"/>
    <w:rsid w:val="50ED2AD7"/>
    <w:rsid w:val="50EE2ED8"/>
    <w:rsid w:val="50EE2EE3"/>
    <w:rsid w:val="50EE37C6"/>
    <w:rsid w:val="50EE635C"/>
    <w:rsid w:val="50EF42A7"/>
    <w:rsid w:val="50EF50AD"/>
    <w:rsid w:val="50EF617E"/>
    <w:rsid w:val="50F150A1"/>
    <w:rsid w:val="50F346FD"/>
    <w:rsid w:val="50F34EA0"/>
    <w:rsid w:val="50F448B0"/>
    <w:rsid w:val="50F46D92"/>
    <w:rsid w:val="50F47C38"/>
    <w:rsid w:val="50F53825"/>
    <w:rsid w:val="50F7406F"/>
    <w:rsid w:val="50F754F1"/>
    <w:rsid w:val="50F91C0B"/>
    <w:rsid w:val="50F9524E"/>
    <w:rsid w:val="50F95747"/>
    <w:rsid w:val="50FA4455"/>
    <w:rsid w:val="50FA604F"/>
    <w:rsid w:val="50FB2D75"/>
    <w:rsid w:val="50FC1378"/>
    <w:rsid w:val="50FD4D3F"/>
    <w:rsid w:val="50FE4613"/>
    <w:rsid w:val="50FF2CD3"/>
    <w:rsid w:val="51002139"/>
    <w:rsid w:val="5100482F"/>
    <w:rsid w:val="51022355"/>
    <w:rsid w:val="51024103"/>
    <w:rsid w:val="51024B4C"/>
    <w:rsid w:val="510256B5"/>
    <w:rsid w:val="51025EB1"/>
    <w:rsid w:val="51031A29"/>
    <w:rsid w:val="51031C29"/>
    <w:rsid w:val="5103282B"/>
    <w:rsid w:val="51034736"/>
    <w:rsid w:val="51044C98"/>
    <w:rsid w:val="51060E13"/>
    <w:rsid w:val="51067449"/>
    <w:rsid w:val="5107060A"/>
    <w:rsid w:val="510768C4"/>
    <w:rsid w:val="510936E3"/>
    <w:rsid w:val="510A2FB8"/>
    <w:rsid w:val="510A7D36"/>
    <w:rsid w:val="510C6D30"/>
    <w:rsid w:val="510D2AA8"/>
    <w:rsid w:val="510D731C"/>
    <w:rsid w:val="510E519D"/>
    <w:rsid w:val="510F05CE"/>
    <w:rsid w:val="511033E7"/>
    <w:rsid w:val="51107DBB"/>
    <w:rsid w:val="51112598"/>
    <w:rsid w:val="51120BB8"/>
    <w:rsid w:val="51121E6C"/>
    <w:rsid w:val="5113307E"/>
    <w:rsid w:val="51136310"/>
    <w:rsid w:val="51145BE4"/>
    <w:rsid w:val="51146120"/>
    <w:rsid w:val="51155757"/>
    <w:rsid w:val="51165BA6"/>
    <w:rsid w:val="51165E00"/>
    <w:rsid w:val="51172DA0"/>
    <w:rsid w:val="5118300D"/>
    <w:rsid w:val="511835E4"/>
    <w:rsid w:val="51183927"/>
    <w:rsid w:val="5118513A"/>
    <w:rsid w:val="511902D5"/>
    <w:rsid w:val="51197000"/>
    <w:rsid w:val="5119769F"/>
    <w:rsid w:val="511A0B02"/>
    <w:rsid w:val="511A2A64"/>
    <w:rsid w:val="511A6646"/>
    <w:rsid w:val="511B6F73"/>
    <w:rsid w:val="511B7455"/>
    <w:rsid w:val="511D0F3D"/>
    <w:rsid w:val="511E328A"/>
    <w:rsid w:val="511E5C14"/>
    <w:rsid w:val="512632B6"/>
    <w:rsid w:val="512635F8"/>
    <w:rsid w:val="51270BAA"/>
    <w:rsid w:val="512765DD"/>
    <w:rsid w:val="51286E99"/>
    <w:rsid w:val="512A18AC"/>
    <w:rsid w:val="512A365A"/>
    <w:rsid w:val="512B73FC"/>
    <w:rsid w:val="512B77C8"/>
    <w:rsid w:val="512C105F"/>
    <w:rsid w:val="512C1180"/>
    <w:rsid w:val="512C73D2"/>
    <w:rsid w:val="512D6CA6"/>
    <w:rsid w:val="512F3218"/>
    <w:rsid w:val="512F52B4"/>
    <w:rsid w:val="51306D10"/>
    <w:rsid w:val="51312BF7"/>
    <w:rsid w:val="51314791"/>
    <w:rsid w:val="513149E8"/>
    <w:rsid w:val="51321732"/>
    <w:rsid w:val="51321ED2"/>
    <w:rsid w:val="513228D7"/>
    <w:rsid w:val="51382596"/>
    <w:rsid w:val="51382E0B"/>
    <w:rsid w:val="51387B25"/>
    <w:rsid w:val="51395BAB"/>
    <w:rsid w:val="513B2C5D"/>
    <w:rsid w:val="513B7328"/>
    <w:rsid w:val="513D338D"/>
    <w:rsid w:val="513D36D2"/>
    <w:rsid w:val="513E2C61"/>
    <w:rsid w:val="513F0891"/>
    <w:rsid w:val="514135E6"/>
    <w:rsid w:val="51416C34"/>
    <w:rsid w:val="5142104A"/>
    <w:rsid w:val="51422751"/>
    <w:rsid w:val="51426B23"/>
    <w:rsid w:val="51432AD7"/>
    <w:rsid w:val="5143303F"/>
    <w:rsid w:val="514364CA"/>
    <w:rsid w:val="51442E8B"/>
    <w:rsid w:val="5144471C"/>
    <w:rsid w:val="51454E35"/>
    <w:rsid w:val="514648DC"/>
    <w:rsid w:val="51475FBA"/>
    <w:rsid w:val="51477D68"/>
    <w:rsid w:val="514853D6"/>
    <w:rsid w:val="5149325D"/>
    <w:rsid w:val="514B1C49"/>
    <w:rsid w:val="514B2A7B"/>
    <w:rsid w:val="514B3CFC"/>
    <w:rsid w:val="514C719C"/>
    <w:rsid w:val="514D0C96"/>
    <w:rsid w:val="514D2234"/>
    <w:rsid w:val="514E558F"/>
    <w:rsid w:val="514E559A"/>
    <w:rsid w:val="514E7DA8"/>
    <w:rsid w:val="514F30C0"/>
    <w:rsid w:val="515057B4"/>
    <w:rsid w:val="51510838"/>
    <w:rsid w:val="51510BE7"/>
    <w:rsid w:val="51516E38"/>
    <w:rsid w:val="515406D7"/>
    <w:rsid w:val="51556929"/>
    <w:rsid w:val="515626A1"/>
    <w:rsid w:val="51566D6F"/>
    <w:rsid w:val="51583D23"/>
    <w:rsid w:val="51586419"/>
    <w:rsid w:val="51587C01"/>
    <w:rsid w:val="515A1BC3"/>
    <w:rsid w:val="515A3F3F"/>
    <w:rsid w:val="515A5289"/>
    <w:rsid w:val="515B4309"/>
    <w:rsid w:val="515B5D36"/>
    <w:rsid w:val="515B7CB7"/>
    <w:rsid w:val="515C0243"/>
    <w:rsid w:val="515C14C3"/>
    <w:rsid w:val="515C4081"/>
    <w:rsid w:val="515D71CA"/>
    <w:rsid w:val="515E007F"/>
    <w:rsid w:val="515E739C"/>
    <w:rsid w:val="51600E2A"/>
    <w:rsid w:val="516012FC"/>
    <w:rsid w:val="51622128"/>
    <w:rsid w:val="51624CD8"/>
    <w:rsid w:val="51630116"/>
    <w:rsid w:val="51633284"/>
    <w:rsid w:val="51646B6C"/>
    <w:rsid w:val="51654692"/>
    <w:rsid w:val="5167040A"/>
    <w:rsid w:val="516845E7"/>
    <w:rsid w:val="5169310F"/>
    <w:rsid w:val="516A3A56"/>
    <w:rsid w:val="516A7EFA"/>
    <w:rsid w:val="516B03E9"/>
    <w:rsid w:val="516B7173"/>
    <w:rsid w:val="516B76A8"/>
    <w:rsid w:val="516E081B"/>
    <w:rsid w:val="516E5A17"/>
    <w:rsid w:val="51705511"/>
    <w:rsid w:val="51714DE5"/>
    <w:rsid w:val="517220FB"/>
    <w:rsid w:val="5172503A"/>
    <w:rsid w:val="5174109B"/>
    <w:rsid w:val="5174185F"/>
    <w:rsid w:val="51750D79"/>
    <w:rsid w:val="5177142C"/>
    <w:rsid w:val="51775AA1"/>
    <w:rsid w:val="51782617"/>
    <w:rsid w:val="51786173"/>
    <w:rsid w:val="517B3EB5"/>
    <w:rsid w:val="517C47BD"/>
    <w:rsid w:val="517D214D"/>
    <w:rsid w:val="517D7C2E"/>
    <w:rsid w:val="517F1907"/>
    <w:rsid w:val="517F3D9C"/>
    <w:rsid w:val="517F5754"/>
    <w:rsid w:val="517F71E3"/>
    <w:rsid w:val="518014CC"/>
    <w:rsid w:val="5181771E"/>
    <w:rsid w:val="51825244"/>
    <w:rsid w:val="518253A0"/>
    <w:rsid w:val="51826AC8"/>
    <w:rsid w:val="51826FF2"/>
    <w:rsid w:val="51836B5A"/>
    <w:rsid w:val="518402CD"/>
    <w:rsid w:val="5184431F"/>
    <w:rsid w:val="51844B18"/>
    <w:rsid w:val="5184720E"/>
    <w:rsid w:val="518634B0"/>
    <w:rsid w:val="51864D34"/>
    <w:rsid w:val="51891E31"/>
    <w:rsid w:val="518A5EA7"/>
    <w:rsid w:val="518A7661"/>
    <w:rsid w:val="518C7E71"/>
    <w:rsid w:val="518D3885"/>
    <w:rsid w:val="518D6B1F"/>
    <w:rsid w:val="518E5997"/>
    <w:rsid w:val="518E7744"/>
    <w:rsid w:val="518F2C26"/>
    <w:rsid w:val="518F6A11"/>
    <w:rsid w:val="51903FB3"/>
    <w:rsid w:val="51907961"/>
    <w:rsid w:val="51911F10"/>
    <w:rsid w:val="5193480A"/>
    <w:rsid w:val="51972275"/>
    <w:rsid w:val="51994CBF"/>
    <w:rsid w:val="519A0BF2"/>
    <w:rsid w:val="519B00B4"/>
    <w:rsid w:val="519C625E"/>
    <w:rsid w:val="519D207E"/>
    <w:rsid w:val="519D2D48"/>
    <w:rsid w:val="519D62B7"/>
    <w:rsid w:val="51A0438B"/>
    <w:rsid w:val="51A1274B"/>
    <w:rsid w:val="51A258E6"/>
    <w:rsid w:val="51A4340C"/>
    <w:rsid w:val="51A46CD2"/>
    <w:rsid w:val="51A67184"/>
    <w:rsid w:val="51A72EFC"/>
    <w:rsid w:val="51A82C92"/>
    <w:rsid w:val="51A92080"/>
    <w:rsid w:val="51A927D1"/>
    <w:rsid w:val="51AA02F7"/>
    <w:rsid w:val="51AA107A"/>
    <w:rsid w:val="51AB479B"/>
    <w:rsid w:val="51AB6038"/>
    <w:rsid w:val="51AC047F"/>
    <w:rsid w:val="51AF590D"/>
    <w:rsid w:val="51B00003"/>
    <w:rsid w:val="51B03B5F"/>
    <w:rsid w:val="51B133D0"/>
    <w:rsid w:val="51B17E9C"/>
    <w:rsid w:val="51B25D0A"/>
    <w:rsid w:val="51B41B14"/>
    <w:rsid w:val="51B624DF"/>
    <w:rsid w:val="51B66C9C"/>
    <w:rsid w:val="51B84C09"/>
    <w:rsid w:val="51B8613E"/>
    <w:rsid w:val="51B92D58"/>
    <w:rsid w:val="51B96D43"/>
    <w:rsid w:val="51BA05FF"/>
    <w:rsid w:val="51BA2C30"/>
    <w:rsid w:val="51BB729D"/>
    <w:rsid w:val="51BC0EED"/>
    <w:rsid w:val="51BC285E"/>
    <w:rsid w:val="51BC69A8"/>
    <w:rsid w:val="51BD0D19"/>
    <w:rsid w:val="51BD44CE"/>
    <w:rsid w:val="51BF0D61"/>
    <w:rsid w:val="51BF1FF4"/>
    <w:rsid w:val="51C13FBE"/>
    <w:rsid w:val="51C15CED"/>
    <w:rsid w:val="51C15D6C"/>
    <w:rsid w:val="51C33452"/>
    <w:rsid w:val="51C4585C"/>
    <w:rsid w:val="51C4760A"/>
    <w:rsid w:val="51C770FB"/>
    <w:rsid w:val="51C846F3"/>
    <w:rsid w:val="51C912A0"/>
    <w:rsid w:val="51C969CF"/>
    <w:rsid w:val="51CA469C"/>
    <w:rsid w:val="51CC034A"/>
    <w:rsid w:val="51CC4711"/>
    <w:rsid w:val="51CD040C"/>
    <w:rsid w:val="51CD1B72"/>
    <w:rsid w:val="51CE0489"/>
    <w:rsid w:val="51CE66DB"/>
    <w:rsid w:val="51CF0A61"/>
    <w:rsid w:val="51D00592"/>
    <w:rsid w:val="51D0320C"/>
    <w:rsid w:val="51D06A9E"/>
    <w:rsid w:val="51D13AD5"/>
    <w:rsid w:val="51D30376"/>
    <w:rsid w:val="51D41292"/>
    <w:rsid w:val="51D41D02"/>
    <w:rsid w:val="51D44762"/>
    <w:rsid w:val="51D5351D"/>
    <w:rsid w:val="51D6157F"/>
    <w:rsid w:val="51D6733E"/>
    <w:rsid w:val="51D860C7"/>
    <w:rsid w:val="51D93627"/>
    <w:rsid w:val="51DA1446"/>
    <w:rsid w:val="51DA6E39"/>
    <w:rsid w:val="51DB7B60"/>
    <w:rsid w:val="51DC0EF8"/>
    <w:rsid w:val="51DC3501"/>
    <w:rsid w:val="51DD10A4"/>
    <w:rsid w:val="51E101BC"/>
    <w:rsid w:val="51E15998"/>
    <w:rsid w:val="51E1640E"/>
    <w:rsid w:val="51E43ECB"/>
    <w:rsid w:val="51E47CAD"/>
    <w:rsid w:val="51E54CE1"/>
    <w:rsid w:val="51E56483"/>
    <w:rsid w:val="51E63A25"/>
    <w:rsid w:val="51E732F9"/>
    <w:rsid w:val="51E73F63"/>
    <w:rsid w:val="51E75A5D"/>
    <w:rsid w:val="51E82F5F"/>
    <w:rsid w:val="51EB2DE9"/>
    <w:rsid w:val="51EB4B97"/>
    <w:rsid w:val="51EB73F2"/>
    <w:rsid w:val="51EC56CD"/>
    <w:rsid w:val="51EC7396"/>
    <w:rsid w:val="51ED4DB3"/>
    <w:rsid w:val="51EE7F7C"/>
    <w:rsid w:val="51EF042C"/>
    <w:rsid w:val="51F027C6"/>
    <w:rsid w:val="51F55468"/>
    <w:rsid w:val="51F55A16"/>
    <w:rsid w:val="51F6353C"/>
    <w:rsid w:val="51F71660"/>
    <w:rsid w:val="51F7178E"/>
    <w:rsid w:val="51F74117"/>
    <w:rsid w:val="51F76B1E"/>
    <w:rsid w:val="51F7711D"/>
    <w:rsid w:val="51F804E9"/>
    <w:rsid w:val="51F85FD8"/>
    <w:rsid w:val="51FA74D0"/>
    <w:rsid w:val="51FD6320"/>
    <w:rsid w:val="51FF0643"/>
    <w:rsid w:val="51FF6894"/>
    <w:rsid w:val="51FF770D"/>
    <w:rsid w:val="52005686"/>
    <w:rsid w:val="5201085F"/>
    <w:rsid w:val="520168C3"/>
    <w:rsid w:val="52036385"/>
    <w:rsid w:val="520369FB"/>
    <w:rsid w:val="52045222"/>
    <w:rsid w:val="52061F6E"/>
    <w:rsid w:val="52062CE6"/>
    <w:rsid w:val="52065DD5"/>
    <w:rsid w:val="52075749"/>
    <w:rsid w:val="52090AEC"/>
    <w:rsid w:val="5209326F"/>
    <w:rsid w:val="520968FA"/>
    <w:rsid w:val="520B30A9"/>
    <w:rsid w:val="520C73DB"/>
    <w:rsid w:val="520D4754"/>
    <w:rsid w:val="520D6131"/>
    <w:rsid w:val="520E3A06"/>
    <w:rsid w:val="520E6A2F"/>
    <w:rsid w:val="520E6AD8"/>
    <w:rsid w:val="520F0D1E"/>
    <w:rsid w:val="52100F3A"/>
    <w:rsid w:val="521045FE"/>
    <w:rsid w:val="5210507C"/>
    <w:rsid w:val="52111950"/>
    <w:rsid w:val="52115F20"/>
    <w:rsid w:val="5212481A"/>
    <w:rsid w:val="521371D5"/>
    <w:rsid w:val="52141274"/>
    <w:rsid w:val="521526FE"/>
    <w:rsid w:val="521633DD"/>
    <w:rsid w:val="52173C4F"/>
    <w:rsid w:val="52173CA0"/>
    <w:rsid w:val="52175FFF"/>
    <w:rsid w:val="52193EBC"/>
    <w:rsid w:val="521A36CE"/>
    <w:rsid w:val="521A5A62"/>
    <w:rsid w:val="521A6387"/>
    <w:rsid w:val="521C5EFF"/>
    <w:rsid w:val="521D4930"/>
    <w:rsid w:val="521D6D1B"/>
    <w:rsid w:val="521E1015"/>
    <w:rsid w:val="521E291B"/>
    <w:rsid w:val="521F2A93"/>
    <w:rsid w:val="521F6F37"/>
    <w:rsid w:val="522027A6"/>
    <w:rsid w:val="52210FCE"/>
    <w:rsid w:val="5221609F"/>
    <w:rsid w:val="52224DC8"/>
    <w:rsid w:val="52232583"/>
    <w:rsid w:val="52262073"/>
    <w:rsid w:val="522727E2"/>
    <w:rsid w:val="52277043"/>
    <w:rsid w:val="52285C84"/>
    <w:rsid w:val="522C4E76"/>
    <w:rsid w:val="522D3402"/>
    <w:rsid w:val="522E0F28"/>
    <w:rsid w:val="522F32B1"/>
    <w:rsid w:val="52306A4E"/>
    <w:rsid w:val="52307346"/>
    <w:rsid w:val="52320A18"/>
    <w:rsid w:val="52325990"/>
    <w:rsid w:val="52330CFF"/>
    <w:rsid w:val="5233653E"/>
    <w:rsid w:val="52336874"/>
    <w:rsid w:val="52344790"/>
    <w:rsid w:val="523477DF"/>
    <w:rsid w:val="523560E4"/>
    <w:rsid w:val="52356C51"/>
    <w:rsid w:val="52374280"/>
    <w:rsid w:val="523754D4"/>
    <w:rsid w:val="5237602E"/>
    <w:rsid w:val="52393077"/>
    <w:rsid w:val="52393BC3"/>
    <w:rsid w:val="52397FF8"/>
    <w:rsid w:val="523A09B3"/>
    <w:rsid w:val="523A1DA8"/>
    <w:rsid w:val="523A6198"/>
    <w:rsid w:val="523C1897"/>
    <w:rsid w:val="523D3FA0"/>
    <w:rsid w:val="523D4410"/>
    <w:rsid w:val="523E3106"/>
    <w:rsid w:val="523F10B7"/>
    <w:rsid w:val="523F4EE3"/>
    <w:rsid w:val="5240F9C0"/>
    <w:rsid w:val="52410C5B"/>
    <w:rsid w:val="5241543B"/>
    <w:rsid w:val="52422584"/>
    <w:rsid w:val="524402CF"/>
    <w:rsid w:val="5244074B"/>
    <w:rsid w:val="52451106"/>
    <w:rsid w:val="52454B9B"/>
    <w:rsid w:val="524729A7"/>
    <w:rsid w:val="52476D3B"/>
    <w:rsid w:val="52481FEA"/>
    <w:rsid w:val="52497B10"/>
    <w:rsid w:val="524A095E"/>
    <w:rsid w:val="524B50C9"/>
    <w:rsid w:val="524C4717"/>
    <w:rsid w:val="524C5122"/>
    <w:rsid w:val="524D7425"/>
    <w:rsid w:val="524E2657"/>
    <w:rsid w:val="524F431A"/>
    <w:rsid w:val="525210BA"/>
    <w:rsid w:val="525317B5"/>
    <w:rsid w:val="52532E2A"/>
    <w:rsid w:val="52540ED0"/>
    <w:rsid w:val="525434CF"/>
    <w:rsid w:val="52546CFC"/>
    <w:rsid w:val="52550996"/>
    <w:rsid w:val="52554706"/>
    <w:rsid w:val="52556015"/>
    <w:rsid w:val="525564B4"/>
    <w:rsid w:val="525766D1"/>
    <w:rsid w:val="52590CE4"/>
    <w:rsid w:val="525A4CC0"/>
    <w:rsid w:val="525B6B91"/>
    <w:rsid w:val="525B7A20"/>
    <w:rsid w:val="525D2263"/>
    <w:rsid w:val="525E23F3"/>
    <w:rsid w:val="525E297F"/>
    <w:rsid w:val="525E6F8F"/>
    <w:rsid w:val="525E7A5F"/>
    <w:rsid w:val="525F1CF7"/>
    <w:rsid w:val="525F2BD8"/>
    <w:rsid w:val="525F7333"/>
    <w:rsid w:val="52615B35"/>
    <w:rsid w:val="52630BD1"/>
    <w:rsid w:val="52636E23"/>
    <w:rsid w:val="52643783"/>
    <w:rsid w:val="526450B0"/>
    <w:rsid w:val="52645545"/>
    <w:rsid w:val="5266146A"/>
    <w:rsid w:val="5268443A"/>
    <w:rsid w:val="526A01B2"/>
    <w:rsid w:val="526B3F2A"/>
    <w:rsid w:val="526B5CD8"/>
    <w:rsid w:val="526E1D00"/>
    <w:rsid w:val="526F3A1A"/>
    <w:rsid w:val="52721B90"/>
    <w:rsid w:val="5272350A"/>
    <w:rsid w:val="527313DC"/>
    <w:rsid w:val="527414FE"/>
    <w:rsid w:val="52741CD6"/>
    <w:rsid w:val="52754DA9"/>
    <w:rsid w:val="52756B57"/>
    <w:rsid w:val="52767ECA"/>
    <w:rsid w:val="52771655"/>
    <w:rsid w:val="52772891"/>
    <w:rsid w:val="52775AB6"/>
    <w:rsid w:val="52791D57"/>
    <w:rsid w:val="52794D83"/>
    <w:rsid w:val="527B03EC"/>
    <w:rsid w:val="527C68E2"/>
    <w:rsid w:val="527D47C7"/>
    <w:rsid w:val="527E5A0B"/>
    <w:rsid w:val="527E792B"/>
    <w:rsid w:val="527F06B0"/>
    <w:rsid w:val="527F3531"/>
    <w:rsid w:val="52812BA2"/>
    <w:rsid w:val="5281374D"/>
    <w:rsid w:val="52817062"/>
    <w:rsid w:val="528172AA"/>
    <w:rsid w:val="52833A3A"/>
    <w:rsid w:val="52834477"/>
    <w:rsid w:val="52845504"/>
    <w:rsid w:val="52854FEC"/>
    <w:rsid w:val="528612E8"/>
    <w:rsid w:val="52862B12"/>
    <w:rsid w:val="52897363"/>
    <w:rsid w:val="528A579E"/>
    <w:rsid w:val="528A587F"/>
    <w:rsid w:val="528B27A0"/>
    <w:rsid w:val="528C2E2C"/>
    <w:rsid w:val="528C4BD9"/>
    <w:rsid w:val="528E698E"/>
    <w:rsid w:val="528F323F"/>
    <w:rsid w:val="528F508B"/>
    <w:rsid w:val="52901CAA"/>
    <w:rsid w:val="529054A7"/>
    <w:rsid w:val="52916E88"/>
    <w:rsid w:val="52930811"/>
    <w:rsid w:val="52931756"/>
    <w:rsid w:val="52943481"/>
    <w:rsid w:val="5295298C"/>
    <w:rsid w:val="52952D55"/>
    <w:rsid w:val="52966501"/>
    <w:rsid w:val="52975B56"/>
    <w:rsid w:val="529A65BD"/>
    <w:rsid w:val="529A6A78"/>
    <w:rsid w:val="529B14A2"/>
    <w:rsid w:val="529B480F"/>
    <w:rsid w:val="529B6896"/>
    <w:rsid w:val="529C40E3"/>
    <w:rsid w:val="529C665F"/>
    <w:rsid w:val="529D6FA9"/>
    <w:rsid w:val="529F5982"/>
    <w:rsid w:val="529F5FAD"/>
    <w:rsid w:val="529F665B"/>
    <w:rsid w:val="52A05766"/>
    <w:rsid w:val="52A15B9E"/>
    <w:rsid w:val="52A218C0"/>
    <w:rsid w:val="52A31916"/>
    <w:rsid w:val="52A511EA"/>
    <w:rsid w:val="52A57858"/>
    <w:rsid w:val="52A6588E"/>
    <w:rsid w:val="52A66D10"/>
    <w:rsid w:val="52A70705"/>
    <w:rsid w:val="52A72816"/>
    <w:rsid w:val="52A74AF3"/>
    <w:rsid w:val="52A77AEF"/>
    <w:rsid w:val="52A82A88"/>
    <w:rsid w:val="52A82AEF"/>
    <w:rsid w:val="52A85F94"/>
    <w:rsid w:val="52A936C3"/>
    <w:rsid w:val="52AA2CA4"/>
    <w:rsid w:val="52AA4A52"/>
    <w:rsid w:val="52AB585B"/>
    <w:rsid w:val="52AC0CD5"/>
    <w:rsid w:val="52AC2755"/>
    <w:rsid w:val="52AD27F7"/>
    <w:rsid w:val="52AD5468"/>
    <w:rsid w:val="52AD62F0"/>
    <w:rsid w:val="52AD725C"/>
    <w:rsid w:val="52B23907"/>
    <w:rsid w:val="52B31CD3"/>
    <w:rsid w:val="52B43989"/>
    <w:rsid w:val="52B4655B"/>
    <w:rsid w:val="52B53DBB"/>
    <w:rsid w:val="52B542E2"/>
    <w:rsid w:val="52B54500"/>
    <w:rsid w:val="52B71F0A"/>
    <w:rsid w:val="52B753C1"/>
    <w:rsid w:val="52B7716F"/>
    <w:rsid w:val="52B802B3"/>
    <w:rsid w:val="52B96A43"/>
    <w:rsid w:val="52BC07BD"/>
    <w:rsid w:val="52BC4786"/>
    <w:rsid w:val="52BD1C5A"/>
    <w:rsid w:val="52BD4BF8"/>
    <w:rsid w:val="52BE22AC"/>
    <w:rsid w:val="52BF11C5"/>
    <w:rsid w:val="52C0102B"/>
    <w:rsid w:val="52C03F18"/>
    <w:rsid w:val="52C05910"/>
    <w:rsid w:val="52C13B4A"/>
    <w:rsid w:val="52C142CE"/>
    <w:rsid w:val="52C409B3"/>
    <w:rsid w:val="52C41830"/>
    <w:rsid w:val="52C5081D"/>
    <w:rsid w:val="52C5776F"/>
    <w:rsid w:val="52C60C78"/>
    <w:rsid w:val="52C61844"/>
    <w:rsid w:val="52C673B2"/>
    <w:rsid w:val="52C701CB"/>
    <w:rsid w:val="52C75604"/>
    <w:rsid w:val="52C819B9"/>
    <w:rsid w:val="52C91E09"/>
    <w:rsid w:val="52C97C12"/>
    <w:rsid w:val="52CA0C50"/>
    <w:rsid w:val="52CA5A1A"/>
    <w:rsid w:val="52CB49C9"/>
    <w:rsid w:val="52CB535E"/>
    <w:rsid w:val="52CB6777"/>
    <w:rsid w:val="52CB774C"/>
    <w:rsid w:val="52CD79B0"/>
    <w:rsid w:val="52CE04EC"/>
    <w:rsid w:val="52CE18E5"/>
    <w:rsid w:val="52CE2005"/>
    <w:rsid w:val="52CF5A47"/>
    <w:rsid w:val="52D054FF"/>
    <w:rsid w:val="52D21101"/>
    <w:rsid w:val="52D27B05"/>
    <w:rsid w:val="52D35479"/>
    <w:rsid w:val="52D40070"/>
    <w:rsid w:val="52D44F9E"/>
    <w:rsid w:val="52D529DE"/>
    <w:rsid w:val="52D54A13"/>
    <w:rsid w:val="52D901C2"/>
    <w:rsid w:val="52D949D1"/>
    <w:rsid w:val="52DA7B0C"/>
    <w:rsid w:val="52DC591F"/>
    <w:rsid w:val="52DC6BD6"/>
    <w:rsid w:val="52DD4766"/>
    <w:rsid w:val="52DD7B03"/>
    <w:rsid w:val="52DE294E"/>
    <w:rsid w:val="52DE64AA"/>
    <w:rsid w:val="52DF469E"/>
    <w:rsid w:val="52DF6592"/>
    <w:rsid w:val="52DF6FA1"/>
    <w:rsid w:val="52E02222"/>
    <w:rsid w:val="52E116F4"/>
    <w:rsid w:val="52E15F9A"/>
    <w:rsid w:val="52E16F6D"/>
    <w:rsid w:val="52E37F64"/>
    <w:rsid w:val="52E44705"/>
    <w:rsid w:val="52E53CDC"/>
    <w:rsid w:val="52E579D6"/>
    <w:rsid w:val="52E635B0"/>
    <w:rsid w:val="52E66C7E"/>
    <w:rsid w:val="52E77A54"/>
    <w:rsid w:val="52E8557B"/>
    <w:rsid w:val="52EB4CD8"/>
    <w:rsid w:val="52EB648C"/>
    <w:rsid w:val="52EC035F"/>
    <w:rsid w:val="52EC506B"/>
    <w:rsid w:val="52ED140C"/>
    <w:rsid w:val="52ED7FC2"/>
    <w:rsid w:val="52EF030E"/>
    <w:rsid w:val="52EF163A"/>
    <w:rsid w:val="52F0073D"/>
    <w:rsid w:val="52F03DF5"/>
    <w:rsid w:val="52F11BDA"/>
    <w:rsid w:val="52F33190"/>
    <w:rsid w:val="52F42171"/>
    <w:rsid w:val="52F537F4"/>
    <w:rsid w:val="52F56E13"/>
    <w:rsid w:val="52F57588"/>
    <w:rsid w:val="52F61DCB"/>
    <w:rsid w:val="52F65C8D"/>
    <w:rsid w:val="52F8365F"/>
    <w:rsid w:val="52F932E4"/>
    <w:rsid w:val="52F97788"/>
    <w:rsid w:val="52FA5912"/>
    <w:rsid w:val="52FC0D36"/>
    <w:rsid w:val="52FC2DD4"/>
    <w:rsid w:val="52FC4B82"/>
    <w:rsid w:val="52FD1026"/>
    <w:rsid w:val="52FD4B51"/>
    <w:rsid w:val="52FE08FA"/>
    <w:rsid w:val="52FE299B"/>
    <w:rsid w:val="52FE4807"/>
    <w:rsid w:val="52FE4D9E"/>
    <w:rsid w:val="52FE6E46"/>
    <w:rsid w:val="530019F4"/>
    <w:rsid w:val="53021ACF"/>
    <w:rsid w:val="530353F5"/>
    <w:rsid w:val="530364AB"/>
    <w:rsid w:val="530764FC"/>
    <w:rsid w:val="5307781C"/>
    <w:rsid w:val="530832A6"/>
    <w:rsid w:val="530879CB"/>
    <w:rsid w:val="53094045"/>
    <w:rsid w:val="530B2BA8"/>
    <w:rsid w:val="530C05E4"/>
    <w:rsid w:val="530C27BF"/>
    <w:rsid w:val="530C3017"/>
    <w:rsid w:val="530E6215"/>
    <w:rsid w:val="5311062D"/>
    <w:rsid w:val="5311687F"/>
    <w:rsid w:val="53143C45"/>
    <w:rsid w:val="53162371"/>
    <w:rsid w:val="53164D61"/>
    <w:rsid w:val="5316523A"/>
    <w:rsid w:val="53165931"/>
    <w:rsid w:val="531828F7"/>
    <w:rsid w:val="5318541D"/>
    <w:rsid w:val="53191F46"/>
    <w:rsid w:val="53195734"/>
    <w:rsid w:val="531A11E6"/>
    <w:rsid w:val="531A3B9B"/>
    <w:rsid w:val="531B14AC"/>
    <w:rsid w:val="531C48D2"/>
    <w:rsid w:val="531C4DAC"/>
    <w:rsid w:val="532028A7"/>
    <w:rsid w:val="53220937"/>
    <w:rsid w:val="5322283B"/>
    <w:rsid w:val="53226CDE"/>
    <w:rsid w:val="53230361"/>
    <w:rsid w:val="532312C0"/>
    <w:rsid w:val="532365B3"/>
    <w:rsid w:val="5325057D"/>
    <w:rsid w:val="53264050"/>
    <w:rsid w:val="532837EA"/>
    <w:rsid w:val="53296556"/>
    <w:rsid w:val="532A16EF"/>
    <w:rsid w:val="532A7960"/>
    <w:rsid w:val="532D362F"/>
    <w:rsid w:val="532E3768"/>
    <w:rsid w:val="532E4F82"/>
    <w:rsid w:val="532E5683"/>
    <w:rsid w:val="532E65FE"/>
    <w:rsid w:val="532F0865"/>
    <w:rsid w:val="533214BD"/>
    <w:rsid w:val="533309E8"/>
    <w:rsid w:val="53334A48"/>
    <w:rsid w:val="53340F52"/>
    <w:rsid w:val="5334431C"/>
    <w:rsid w:val="533635B6"/>
    <w:rsid w:val="53364538"/>
    <w:rsid w:val="53373E0C"/>
    <w:rsid w:val="533754C7"/>
    <w:rsid w:val="53382953"/>
    <w:rsid w:val="53382F9F"/>
    <w:rsid w:val="53396982"/>
    <w:rsid w:val="53397B84"/>
    <w:rsid w:val="533A2812"/>
    <w:rsid w:val="533A6891"/>
    <w:rsid w:val="533B56AA"/>
    <w:rsid w:val="533E0F26"/>
    <w:rsid w:val="533E5A10"/>
    <w:rsid w:val="53401957"/>
    <w:rsid w:val="53403805"/>
    <w:rsid w:val="53456529"/>
    <w:rsid w:val="534612A7"/>
    <w:rsid w:val="53463DCD"/>
    <w:rsid w:val="534666CD"/>
    <w:rsid w:val="53492F94"/>
    <w:rsid w:val="5349426B"/>
    <w:rsid w:val="534A5835"/>
    <w:rsid w:val="534A7FE3"/>
    <w:rsid w:val="534C1546"/>
    <w:rsid w:val="534C3B62"/>
    <w:rsid w:val="534D6DD8"/>
    <w:rsid w:val="534E2F18"/>
    <w:rsid w:val="53511CD2"/>
    <w:rsid w:val="535137C4"/>
    <w:rsid w:val="53525782"/>
    <w:rsid w:val="535341C8"/>
    <w:rsid w:val="535367A5"/>
    <w:rsid w:val="535449BE"/>
    <w:rsid w:val="5354676C"/>
    <w:rsid w:val="53555BE6"/>
    <w:rsid w:val="535568F3"/>
    <w:rsid w:val="53566988"/>
    <w:rsid w:val="5357095D"/>
    <w:rsid w:val="53593C9E"/>
    <w:rsid w:val="53595A79"/>
    <w:rsid w:val="53596B76"/>
    <w:rsid w:val="535A390D"/>
    <w:rsid w:val="535C1DBF"/>
    <w:rsid w:val="535C36FD"/>
    <w:rsid w:val="535D1AC5"/>
    <w:rsid w:val="535D7142"/>
    <w:rsid w:val="535F30AB"/>
    <w:rsid w:val="53600B80"/>
    <w:rsid w:val="53623909"/>
    <w:rsid w:val="5362532D"/>
    <w:rsid w:val="536259AE"/>
    <w:rsid w:val="53630F4A"/>
    <w:rsid w:val="53637A9B"/>
    <w:rsid w:val="536410A5"/>
    <w:rsid w:val="53641DC3"/>
    <w:rsid w:val="53650979"/>
    <w:rsid w:val="536A2433"/>
    <w:rsid w:val="536A41E2"/>
    <w:rsid w:val="536B748F"/>
    <w:rsid w:val="536B7995"/>
    <w:rsid w:val="536F35A6"/>
    <w:rsid w:val="536F7ECE"/>
    <w:rsid w:val="53700CCB"/>
    <w:rsid w:val="53702921"/>
    <w:rsid w:val="537119A6"/>
    <w:rsid w:val="5371683B"/>
    <w:rsid w:val="5371BCD9"/>
    <w:rsid w:val="53733096"/>
    <w:rsid w:val="53754076"/>
    <w:rsid w:val="53765EFE"/>
    <w:rsid w:val="537806AC"/>
    <w:rsid w:val="537A2677"/>
    <w:rsid w:val="537C2142"/>
    <w:rsid w:val="537D1A12"/>
    <w:rsid w:val="537D7040"/>
    <w:rsid w:val="537E1A3B"/>
    <w:rsid w:val="537F5EDF"/>
    <w:rsid w:val="53802F55"/>
    <w:rsid w:val="53815C1C"/>
    <w:rsid w:val="538232D9"/>
    <w:rsid w:val="53823D1C"/>
    <w:rsid w:val="53844839"/>
    <w:rsid w:val="53863E3C"/>
    <w:rsid w:val="538708F0"/>
    <w:rsid w:val="53880985"/>
    <w:rsid w:val="5388591B"/>
    <w:rsid w:val="53890607"/>
    <w:rsid w:val="538A2D9D"/>
    <w:rsid w:val="538B4884"/>
    <w:rsid w:val="538C23AA"/>
    <w:rsid w:val="538D4F42"/>
    <w:rsid w:val="538D6CB2"/>
    <w:rsid w:val="538DCFB0"/>
    <w:rsid w:val="538E5E0A"/>
    <w:rsid w:val="53915C12"/>
    <w:rsid w:val="53922699"/>
    <w:rsid w:val="5394763F"/>
    <w:rsid w:val="539613EC"/>
    <w:rsid w:val="53967E5F"/>
    <w:rsid w:val="53968D3E"/>
    <w:rsid w:val="53982AFD"/>
    <w:rsid w:val="53995E93"/>
    <w:rsid w:val="539A14F0"/>
    <w:rsid w:val="539A6715"/>
    <w:rsid w:val="539A6875"/>
    <w:rsid w:val="539A7439"/>
    <w:rsid w:val="539B2DB4"/>
    <w:rsid w:val="539C385A"/>
    <w:rsid w:val="539C7F48"/>
    <w:rsid w:val="539D0113"/>
    <w:rsid w:val="539D153F"/>
    <w:rsid w:val="539D6365"/>
    <w:rsid w:val="539E2674"/>
    <w:rsid w:val="539E6C10"/>
    <w:rsid w:val="539F3F4E"/>
    <w:rsid w:val="53A2397B"/>
    <w:rsid w:val="53A244BC"/>
    <w:rsid w:val="53A270E3"/>
    <w:rsid w:val="53A37A2C"/>
    <w:rsid w:val="53A50A16"/>
    <w:rsid w:val="53A55DF1"/>
    <w:rsid w:val="53A65BF5"/>
    <w:rsid w:val="53A72D40"/>
    <w:rsid w:val="53A77FDC"/>
    <w:rsid w:val="53A83D1A"/>
    <w:rsid w:val="53A92F5C"/>
    <w:rsid w:val="53A96AB8"/>
    <w:rsid w:val="53AA055A"/>
    <w:rsid w:val="53AA10A9"/>
    <w:rsid w:val="53AB0A82"/>
    <w:rsid w:val="53AB15C6"/>
    <w:rsid w:val="53AB42FE"/>
    <w:rsid w:val="53AC65A8"/>
    <w:rsid w:val="53AC6653"/>
    <w:rsid w:val="53AD1C2D"/>
    <w:rsid w:val="53AE2320"/>
    <w:rsid w:val="53AE3AAF"/>
    <w:rsid w:val="53AE76B7"/>
    <w:rsid w:val="53B10062"/>
    <w:rsid w:val="53B13BBE"/>
    <w:rsid w:val="53B21277"/>
    <w:rsid w:val="53B2689D"/>
    <w:rsid w:val="53B30E84"/>
    <w:rsid w:val="53B55C21"/>
    <w:rsid w:val="53B76925"/>
    <w:rsid w:val="53B770BF"/>
    <w:rsid w:val="53BB72CB"/>
    <w:rsid w:val="53BC6F1C"/>
    <w:rsid w:val="53BD2298"/>
    <w:rsid w:val="53BE24D8"/>
    <w:rsid w:val="53BE2D9C"/>
    <w:rsid w:val="53BE5764"/>
    <w:rsid w:val="53BF452D"/>
    <w:rsid w:val="53BF4710"/>
    <w:rsid w:val="53C02EED"/>
    <w:rsid w:val="53C2401E"/>
    <w:rsid w:val="53C3534F"/>
    <w:rsid w:val="53C36DA7"/>
    <w:rsid w:val="53C43E8B"/>
    <w:rsid w:val="53C47C2A"/>
    <w:rsid w:val="53C51950"/>
    <w:rsid w:val="53C658BC"/>
    <w:rsid w:val="53C72B28"/>
    <w:rsid w:val="53C81E94"/>
    <w:rsid w:val="53C8206C"/>
    <w:rsid w:val="53C90F08"/>
    <w:rsid w:val="53C9532E"/>
    <w:rsid w:val="53C975AA"/>
    <w:rsid w:val="53CB58F5"/>
    <w:rsid w:val="53CC27A6"/>
    <w:rsid w:val="53CD2EEA"/>
    <w:rsid w:val="53CF0493"/>
    <w:rsid w:val="53CF3DBD"/>
    <w:rsid w:val="53D02813"/>
    <w:rsid w:val="53D15C70"/>
    <w:rsid w:val="53D1600F"/>
    <w:rsid w:val="53D30CAD"/>
    <w:rsid w:val="53D32260"/>
    <w:rsid w:val="53D539EB"/>
    <w:rsid w:val="53D55AFF"/>
    <w:rsid w:val="53D57F33"/>
    <w:rsid w:val="53D6371E"/>
    <w:rsid w:val="53D77AC9"/>
    <w:rsid w:val="53D82E7F"/>
    <w:rsid w:val="53DA4178"/>
    <w:rsid w:val="53DD2C05"/>
    <w:rsid w:val="53DD4D4E"/>
    <w:rsid w:val="53DF0D3A"/>
    <w:rsid w:val="53E145D3"/>
    <w:rsid w:val="53E34A51"/>
    <w:rsid w:val="53E46209"/>
    <w:rsid w:val="53E505D2"/>
    <w:rsid w:val="53E56C39"/>
    <w:rsid w:val="53E61ABA"/>
    <w:rsid w:val="53E7730A"/>
    <w:rsid w:val="53E8591E"/>
    <w:rsid w:val="53E9256A"/>
    <w:rsid w:val="53ED5B05"/>
    <w:rsid w:val="53EE096F"/>
    <w:rsid w:val="53EE6BC1"/>
    <w:rsid w:val="53EF19E1"/>
    <w:rsid w:val="53EF27C4"/>
    <w:rsid w:val="53EF6459"/>
    <w:rsid w:val="53EF7163"/>
    <w:rsid w:val="53F00B8B"/>
    <w:rsid w:val="53F04D6C"/>
    <w:rsid w:val="53F11BDC"/>
    <w:rsid w:val="53F1220D"/>
    <w:rsid w:val="53F15608"/>
    <w:rsid w:val="53F2040B"/>
    <w:rsid w:val="53F221DA"/>
    <w:rsid w:val="53F22C07"/>
    <w:rsid w:val="53F22EE9"/>
    <w:rsid w:val="53F35F85"/>
    <w:rsid w:val="53F44067"/>
    <w:rsid w:val="53F51CFD"/>
    <w:rsid w:val="53F54C32"/>
    <w:rsid w:val="53F561A1"/>
    <w:rsid w:val="53F71F19"/>
    <w:rsid w:val="53F73BB9"/>
    <w:rsid w:val="53F74C19"/>
    <w:rsid w:val="53F75081"/>
    <w:rsid w:val="53F8359B"/>
    <w:rsid w:val="53F84B60"/>
    <w:rsid w:val="53FA37B7"/>
    <w:rsid w:val="53FA5270"/>
    <w:rsid w:val="53FA734E"/>
    <w:rsid w:val="53FB3BF7"/>
    <w:rsid w:val="53FD3237"/>
    <w:rsid w:val="53FD331F"/>
    <w:rsid w:val="53FDF25F"/>
    <w:rsid w:val="53FE5A0E"/>
    <w:rsid w:val="53FF1260"/>
    <w:rsid w:val="53FF15C5"/>
    <w:rsid w:val="53FF3241"/>
    <w:rsid w:val="53FF435F"/>
    <w:rsid w:val="53FF492A"/>
    <w:rsid w:val="53FF7EE2"/>
    <w:rsid w:val="54004072"/>
    <w:rsid w:val="540174B5"/>
    <w:rsid w:val="5402441A"/>
    <w:rsid w:val="540255D9"/>
    <w:rsid w:val="54034FAF"/>
    <w:rsid w:val="54037315"/>
    <w:rsid w:val="54037FAD"/>
    <w:rsid w:val="54040192"/>
    <w:rsid w:val="54046D5C"/>
    <w:rsid w:val="540519CD"/>
    <w:rsid w:val="54065CB8"/>
    <w:rsid w:val="54070E3A"/>
    <w:rsid w:val="540754A7"/>
    <w:rsid w:val="5408353C"/>
    <w:rsid w:val="54083A9D"/>
    <w:rsid w:val="540B32CF"/>
    <w:rsid w:val="540E1EAF"/>
    <w:rsid w:val="540E7263"/>
    <w:rsid w:val="540F4897"/>
    <w:rsid w:val="54103E59"/>
    <w:rsid w:val="541128AF"/>
    <w:rsid w:val="54116A6A"/>
    <w:rsid w:val="54134601"/>
    <w:rsid w:val="54135396"/>
    <w:rsid w:val="54135B6D"/>
    <w:rsid w:val="5414112F"/>
    <w:rsid w:val="5415239F"/>
    <w:rsid w:val="54173C58"/>
    <w:rsid w:val="54193D8B"/>
    <w:rsid w:val="541A4D12"/>
    <w:rsid w:val="541A79B6"/>
    <w:rsid w:val="541B5400"/>
    <w:rsid w:val="541CB679"/>
    <w:rsid w:val="54201B9F"/>
    <w:rsid w:val="54202929"/>
    <w:rsid w:val="54210D44"/>
    <w:rsid w:val="54212AF2"/>
    <w:rsid w:val="54223496"/>
    <w:rsid w:val="54224ABC"/>
    <w:rsid w:val="542362A5"/>
    <w:rsid w:val="54240B08"/>
    <w:rsid w:val="542447A6"/>
    <w:rsid w:val="5425275E"/>
    <w:rsid w:val="54255E4A"/>
    <w:rsid w:val="542645AC"/>
    <w:rsid w:val="5426546A"/>
    <w:rsid w:val="54285359"/>
    <w:rsid w:val="54290784"/>
    <w:rsid w:val="542954D2"/>
    <w:rsid w:val="54295E4B"/>
    <w:rsid w:val="54297BF9"/>
    <w:rsid w:val="542A3ED8"/>
    <w:rsid w:val="542B1BC3"/>
    <w:rsid w:val="542C0846"/>
    <w:rsid w:val="542D187E"/>
    <w:rsid w:val="542D7B22"/>
    <w:rsid w:val="542E3461"/>
    <w:rsid w:val="542E5572"/>
    <w:rsid w:val="542E6245"/>
    <w:rsid w:val="54310D84"/>
    <w:rsid w:val="54311B0E"/>
    <w:rsid w:val="54316F16"/>
    <w:rsid w:val="54317412"/>
    <w:rsid w:val="54326116"/>
    <w:rsid w:val="54330E0F"/>
    <w:rsid w:val="543401F0"/>
    <w:rsid w:val="54342E4D"/>
    <w:rsid w:val="5434450B"/>
    <w:rsid w:val="543477D6"/>
    <w:rsid w:val="5435659E"/>
    <w:rsid w:val="54376AF9"/>
    <w:rsid w:val="54382998"/>
    <w:rsid w:val="5438608E"/>
    <w:rsid w:val="54386DE9"/>
    <w:rsid w:val="54396B62"/>
    <w:rsid w:val="543A2E4A"/>
    <w:rsid w:val="543F285A"/>
    <w:rsid w:val="544113E6"/>
    <w:rsid w:val="54422A6C"/>
    <w:rsid w:val="5442361F"/>
    <w:rsid w:val="54435EF3"/>
    <w:rsid w:val="54436F0C"/>
    <w:rsid w:val="54437C69"/>
    <w:rsid w:val="54442C85"/>
    <w:rsid w:val="54452D1C"/>
    <w:rsid w:val="5445681C"/>
    <w:rsid w:val="54492049"/>
    <w:rsid w:val="54497003"/>
    <w:rsid w:val="544A0917"/>
    <w:rsid w:val="544A3F40"/>
    <w:rsid w:val="544B5DC1"/>
    <w:rsid w:val="544C525F"/>
    <w:rsid w:val="544C52FD"/>
    <w:rsid w:val="544D38E7"/>
    <w:rsid w:val="544F707E"/>
    <w:rsid w:val="545033D7"/>
    <w:rsid w:val="54505D15"/>
    <w:rsid w:val="545173F2"/>
    <w:rsid w:val="54521371"/>
    <w:rsid w:val="5452714F"/>
    <w:rsid w:val="5453181B"/>
    <w:rsid w:val="54540D96"/>
    <w:rsid w:val="545412EF"/>
    <w:rsid w:val="54541F0E"/>
    <w:rsid w:val="545453E4"/>
    <w:rsid w:val="54556C40"/>
    <w:rsid w:val="54564485"/>
    <w:rsid w:val="545804DE"/>
    <w:rsid w:val="5458228C"/>
    <w:rsid w:val="54585C22"/>
    <w:rsid w:val="545A4256"/>
    <w:rsid w:val="545A56D6"/>
    <w:rsid w:val="545E7AEE"/>
    <w:rsid w:val="545F186C"/>
    <w:rsid w:val="54613AE0"/>
    <w:rsid w:val="54617CD2"/>
    <w:rsid w:val="54624EB9"/>
    <w:rsid w:val="5463189A"/>
    <w:rsid w:val="5464019B"/>
    <w:rsid w:val="54645F2A"/>
    <w:rsid w:val="54661624"/>
    <w:rsid w:val="54662BFB"/>
    <w:rsid w:val="54680721"/>
    <w:rsid w:val="546863E0"/>
    <w:rsid w:val="54694A92"/>
    <w:rsid w:val="546B0211"/>
    <w:rsid w:val="546B6463"/>
    <w:rsid w:val="546C6F8D"/>
    <w:rsid w:val="546E03CB"/>
    <w:rsid w:val="546E348D"/>
    <w:rsid w:val="546F488D"/>
    <w:rsid w:val="54700C67"/>
    <w:rsid w:val="54702F19"/>
    <w:rsid w:val="54703D12"/>
    <w:rsid w:val="5472334E"/>
    <w:rsid w:val="54740013"/>
    <w:rsid w:val="54752E3E"/>
    <w:rsid w:val="5476432B"/>
    <w:rsid w:val="5476605C"/>
    <w:rsid w:val="5477005C"/>
    <w:rsid w:val="54775C5B"/>
    <w:rsid w:val="5478155B"/>
    <w:rsid w:val="54782331"/>
    <w:rsid w:val="5479292E"/>
    <w:rsid w:val="54792E53"/>
    <w:rsid w:val="547A0454"/>
    <w:rsid w:val="547A15A8"/>
    <w:rsid w:val="547A1817"/>
    <w:rsid w:val="547A4786"/>
    <w:rsid w:val="547B7C6F"/>
    <w:rsid w:val="547D66DB"/>
    <w:rsid w:val="547E09F5"/>
    <w:rsid w:val="547E5876"/>
    <w:rsid w:val="547F1252"/>
    <w:rsid w:val="547F1F0F"/>
    <w:rsid w:val="547F3CBD"/>
    <w:rsid w:val="547F6E8F"/>
    <w:rsid w:val="548117E3"/>
    <w:rsid w:val="54813591"/>
    <w:rsid w:val="54823599"/>
    <w:rsid w:val="5483555B"/>
    <w:rsid w:val="54837912"/>
    <w:rsid w:val="54841126"/>
    <w:rsid w:val="5484465C"/>
    <w:rsid w:val="548447A3"/>
    <w:rsid w:val="54846403"/>
    <w:rsid w:val="5486504B"/>
    <w:rsid w:val="54866F2F"/>
    <w:rsid w:val="54870F91"/>
    <w:rsid w:val="548728E1"/>
    <w:rsid w:val="5487356C"/>
    <w:rsid w:val="54880DC3"/>
    <w:rsid w:val="548A6DE0"/>
    <w:rsid w:val="548B08B3"/>
    <w:rsid w:val="548C4BBD"/>
    <w:rsid w:val="548D4BE9"/>
    <w:rsid w:val="548E7BE3"/>
    <w:rsid w:val="548EB846"/>
    <w:rsid w:val="54911F7E"/>
    <w:rsid w:val="54912D3B"/>
    <w:rsid w:val="5491465F"/>
    <w:rsid w:val="549237AC"/>
    <w:rsid w:val="54924E23"/>
    <w:rsid w:val="5492579E"/>
    <w:rsid w:val="54964C34"/>
    <w:rsid w:val="54967C3A"/>
    <w:rsid w:val="54970782"/>
    <w:rsid w:val="54976243"/>
    <w:rsid w:val="54994D7E"/>
    <w:rsid w:val="549A69DB"/>
    <w:rsid w:val="549C661D"/>
    <w:rsid w:val="549D01D5"/>
    <w:rsid w:val="549E2395"/>
    <w:rsid w:val="549E4143"/>
    <w:rsid w:val="54A11E85"/>
    <w:rsid w:val="54A13A69"/>
    <w:rsid w:val="54A15304"/>
    <w:rsid w:val="54A159E1"/>
    <w:rsid w:val="54A2212F"/>
    <w:rsid w:val="54A31759"/>
    <w:rsid w:val="54A379AB"/>
    <w:rsid w:val="54A421A1"/>
    <w:rsid w:val="54A43723"/>
    <w:rsid w:val="54A66898"/>
    <w:rsid w:val="54A66BA3"/>
    <w:rsid w:val="54A70EC1"/>
    <w:rsid w:val="54A72FA2"/>
    <w:rsid w:val="54A82282"/>
    <w:rsid w:val="54A86D6F"/>
    <w:rsid w:val="54A91C1A"/>
    <w:rsid w:val="54A92AE8"/>
    <w:rsid w:val="54A96844"/>
    <w:rsid w:val="54AA0D3A"/>
    <w:rsid w:val="54AA57CF"/>
    <w:rsid w:val="54AD1038"/>
    <w:rsid w:val="54AE00FE"/>
    <w:rsid w:val="54AE494D"/>
    <w:rsid w:val="54AF0AAD"/>
    <w:rsid w:val="54B0031A"/>
    <w:rsid w:val="54B00DFC"/>
    <w:rsid w:val="54B020C8"/>
    <w:rsid w:val="54B17344"/>
    <w:rsid w:val="54B22F50"/>
    <w:rsid w:val="54B27BEE"/>
    <w:rsid w:val="54B32848"/>
    <w:rsid w:val="54B32C01"/>
    <w:rsid w:val="54B43966"/>
    <w:rsid w:val="54B53906"/>
    <w:rsid w:val="54B567C1"/>
    <w:rsid w:val="54B61088"/>
    <w:rsid w:val="54B70DC6"/>
    <w:rsid w:val="54B710B9"/>
    <w:rsid w:val="54B73D86"/>
    <w:rsid w:val="54B95C5D"/>
    <w:rsid w:val="54B971CF"/>
    <w:rsid w:val="54BA0D88"/>
    <w:rsid w:val="54BA749C"/>
    <w:rsid w:val="54BB2F47"/>
    <w:rsid w:val="54BC3CCE"/>
    <w:rsid w:val="54BC5832"/>
    <w:rsid w:val="54BD0616"/>
    <w:rsid w:val="54BE47E5"/>
    <w:rsid w:val="54BE6593"/>
    <w:rsid w:val="54C31DFB"/>
    <w:rsid w:val="54C416C1"/>
    <w:rsid w:val="54C45829"/>
    <w:rsid w:val="54C47921"/>
    <w:rsid w:val="54C5064B"/>
    <w:rsid w:val="54C50FD8"/>
    <w:rsid w:val="54C519D3"/>
    <w:rsid w:val="54C53467"/>
    <w:rsid w:val="54C6457D"/>
    <w:rsid w:val="54C673AD"/>
    <w:rsid w:val="54C67C40"/>
    <w:rsid w:val="54C70985"/>
    <w:rsid w:val="54C718CE"/>
    <w:rsid w:val="54C76C8C"/>
    <w:rsid w:val="54C818A4"/>
    <w:rsid w:val="54C87412"/>
    <w:rsid w:val="54C92693"/>
    <w:rsid w:val="54C94F38"/>
    <w:rsid w:val="54CA09E4"/>
    <w:rsid w:val="54CA13DC"/>
    <w:rsid w:val="54CA1C00"/>
    <w:rsid w:val="54CA318A"/>
    <w:rsid w:val="54CA660B"/>
    <w:rsid w:val="54CB6F02"/>
    <w:rsid w:val="54CC5154"/>
    <w:rsid w:val="54CE2008"/>
    <w:rsid w:val="54CF254E"/>
    <w:rsid w:val="54CF3FA5"/>
    <w:rsid w:val="54D0287B"/>
    <w:rsid w:val="54D23CBD"/>
    <w:rsid w:val="54D23DEC"/>
    <w:rsid w:val="54D264E2"/>
    <w:rsid w:val="54D36242"/>
    <w:rsid w:val="54D44024"/>
    <w:rsid w:val="54D501D6"/>
    <w:rsid w:val="54D50C36"/>
    <w:rsid w:val="54D565D0"/>
    <w:rsid w:val="54D66A6B"/>
    <w:rsid w:val="54D91930"/>
    <w:rsid w:val="54D96E5B"/>
    <w:rsid w:val="54D97871"/>
    <w:rsid w:val="54DB243A"/>
    <w:rsid w:val="54DB3FBE"/>
    <w:rsid w:val="54DC4C6B"/>
    <w:rsid w:val="54DE722B"/>
    <w:rsid w:val="54E07636"/>
    <w:rsid w:val="54E0792A"/>
    <w:rsid w:val="54E23ACC"/>
    <w:rsid w:val="54E25303"/>
    <w:rsid w:val="54E26129"/>
    <w:rsid w:val="54E3249D"/>
    <w:rsid w:val="54E4729B"/>
    <w:rsid w:val="54E47DD7"/>
    <w:rsid w:val="54E52837"/>
    <w:rsid w:val="54E57FC4"/>
    <w:rsid w:val="54E65AEA"/>
    <w:rsid w:val="54E81C84"/>
    <w:rsid w:val="54E83610"/>
    <w:rsid w:val="54E86D3E"/>
    <w:rsid w:val="54E87AB4"/>
    <w:rsid w:val="54EB4F57"/>
    <w:rsid w:val="54EC5996"/>
    <w:rsid w:val="54EE36E9"/>
    <w:rsid w:val="54EF67BC"/>
    <w:rsid w:val="54F02B75"/>
    <w:rsid w:val="54F03083"/>
    <w:rsid w:val="54F1211A"/>
    <w:rsid w:val="54F226E1"/>
    <w:rsid w:val="54F25F9E"/>
    <w:rsid w:val="54F34F02"/>
    <w:rsid w:val="54F40207"/>
    <w:rsid w:val="54F5111E"/>
    <w:rsid w:val="54F51DCD"/>
    <w:rsid w:val="54F624EA"/>
    <w:rsid w:val="54F65DFB"/>
    <w:rsid w:val="54F67867"/>
    <w:rsid w:val="54F733FA"/>
    <w:rsid w:val="54F814E6"/>
    <w:rsid w:val="54F86E28"/>
    <w:rsid w:val="54FA354B"/>
    <w:rsid w:val="54FA4E58"/>
    <w:rsid w:val="54FA6576"/>
    <w:rsid w:val="54FB2951"/>
    <w:rsid w:val="54FB52E2"/>
    <w:rsid w:val="54FB77E7"/>
    <w:rsid w:val="54FC530D"/>
    <w:rsid w:val="54FC64B2"/>
    <w:rsid w:val="54FD2158"/>
    <w:rsid w:val="54FD322B"/>
    <w:rsid w:val="54FE0761"/>
    <w:rsid w:val="54FE2A13"/>
    <w:rsid w:val="54FE5F85"/>
    <w:rsid w:val="54FE72D7"/>
    <w:rsid w:val="54FF0325"/>
    <w:rsid w:val="54FF3ED2"/>
    <w:rsid w:val="5503044A"/>
    <w:rsid w:val="55033331"/>
    <w:rsid w:val="55040B68"/>
    <w:rsid w:val="55041526"/>
    <w:rsid w:val="55043CB4"/>
    <w:rsid w:val="55076432"/>
    <w:rsid w:val="55081F04"/>
    <w:rsid w:val="5509358C"/>
    <w:rsid w:val="55096E29"/>
    <w:rsid w:val="550A0FB6"/>
    <w:rsid w:val="550A7A2A"/>
    <w:rsid w:val="550B1511"/>
    <w:rsid w:val="550B3233"/>
    <w:rsid w:val="550B7904"/>
    <w:rsid w:val="550BB36F"/>
    <w:rsid w:val="550C37A2"/>
    <w:rsid w:val="550E3200"/>
    <w:rsid w:val="550E5DD0"/>
    <w:rsid w:val="550E6141"/>
    <w:rsid w:val="550F1607"/>
    <w:rsid w:val="551075D7"/>
    <w:rsid w:val="55115E79"/>
    <w:rsid w:val="55125226"/>
    <w:rsid w:val="551408A9"/>
    <w:rsid w:val="551420D7"/>
    <w:rsid w:val="55144405"/>
    <w:rsid w:val="55172147"/>
    <w:rsid w:val="55172F00"/>
    <w:rsid w:val="55173EF5"/>
    <w:rsid w:val="551948E7"/>
    <w:rsid w:val="55197C6D"/>
    <w:rsid w:val="551A7CFE"/>
    <w:rsid w:val="551B20DB"/>
    <w:rsid w:val="551C150B"/>
    <w:rsid w:val="551C4C3D"/>
    <w:rsid w:val="551C775D"/>
    <w:rsid w:val="551F1D4C"/>
    <w:rsid w:val="55204F0F"/>
    <w:rsid w:val="55222FC6"/>
    <w:rsid w:val="5522634E"/>
    <w:rsid w:val="55236D3E"/>
    <w:rsid w:val="552462F0"/>
    <w:rsid w:val="55256BA5"/>
    <w:rsid w:val="5526097F"/>
    <w:rsid w:val="552664F8"/>
    <w:rsid w:val="552705DC"/>
    <w:rsid w:val="55273C1C"/>
    <w:rsid w:val="55284354"/>
    <w:rsid w:val="5529453F"/>
    <w:rsid w:val="552A339A"/>
    <w:rsid w:val="552B6D8B"/>
    <w:rsid w:val="552D17DA"/>
    <w:rsid w:val="552D31BA"/>
    <w:rsid w:val="552D3875"/>
    <w:rsid w:val="5530077F"/>
    <w:rsid w:val="55304B69"/>
    <w:rsid w:val="5531145B"/>
    <w:rsid w:val="55313209"/>
    <w:rsid w:val="55314143"/>
    <w:rsid w:val="55314FB7"/>
    <w:rsid w:val="55320D2F"/>
    <w:rsid w:val="55335653"/>
    <w:rsid w:val="5533567F"/>
    <w:rsid w:val="55342CD7"/>
    <w:rsid w:val="55346855"/>
    <w:rsid w:val="55346944"/>
    <w:rsid w:val="5537495D"/>
    <w:rsid w:val="55383572"/>
    <w:rsid w:val="553912C9"/>
    <w:rsid w:val="55393419"/>
    <w:rsid w:val="55395344"/>
    <w:rsid w:val="553B6527"/>
    <w:rsid w:val="553C5B31"/>
    <w:rsid w:val="553D700E"/>
    <w:rsid w:val="553F35E4"/>
    <w:rsid w:val="55425416"/>
    <w:rsid w:val="55434CEA"/>
    <w:rsid w:val="55436576"/>
    <w:rsid w:val="55452810"/>
    <w:rsid w:val="55465F1A"/>
    <w:rsid w:val="55467A74"/>
    <w:rsid w:val="554703AB"/>
    <w:rsid w:val="5547136B"/>
    <w:rsid w:val="55482300"/>
    <w:rsid w:val="554856F7"/>
    <w:rsid w:val="55494552"/>
    <w:rsid w:val="554A3341"/>
    <w:rsid w:val="554A4141"/>
    <w:rsid w:val="554A6079"/>
    <w:rsid w:val="554A6589"/>
    <w:rsid w:val="554B05B2"/>
    <w:rsid w:val="554B790D"/>
    <w:rsid w:val="554C0043"/>
    <w:rsid w:val="554C1DF1"/>
    <w:rsid w:val="554E3DBB"/>
    <w:rsid w:val="554F6CAB"/>
    <w:rsid w:val="55513CAF"/>
    <w:rsid w:val="55544687"/>
    <w:rsid w:val="55546EF7"/>
    <w:rsid w:val="55562C6F"/>
    <w:rsid w:val="55565E4A"/>
    <w:rsid w:val="555843BE"/>
    <w:rsid w:val="5559450E"/>
    <w:rsid w:val="555962BC"/>
    <w:rsid w:val="555A3349"/>
    <w:rsid w:val="555B64D8"/>
    <w:rsid w:val="555C2B8D"/>
    <w:rsid w:val="555C7190"/>
    <w:rsid w:val="555D2250"/>
    <w:rsid w:val="555F392E"/>
    <w:rsid w:val="55603AEE"/>
    <w:rsid w:val="55606561"/>
    <w:rsid w:val="55623FFA"/>
    <w:rsid w:val="55630A1A"/>
    <w:rsid w:val="5565232F"/>
    <w:rsid w:val="55652EB2"/>
    <w:rsid w:val="556575B9"/>
    <w:rsid w:val="5566521B"/>
    <w:rsid w:val="556709D9"/>
    <w:rsid w:val="55674DA8"/>
    <w:rsid w:val="55684751"/>
    <w:rsid w:val="55684B06"/>
    <w:rsid w:val="55690BF5"/>
    <w:rsid w:val="556919D2"/>
    <w:rsid w:val="55696503"/>
    <w:rsid w:val="556A2277"/>
    <w:rsid w:val="556C2493"/>
    <w:rsid w:val="556E2C73"/>
    <w:rsid w:val="556E5DF9"/>
    <w:rsid w:val="556F2481"/>
    <w:rsid w:val="556F3398"/>
    <w:rsid w:val="55700164"/>
    <w:rsid w:val="55712AE9"/>
    <w:rsid w:val="55717DEF"/>
    <w:rsid w:val="55720280"/>
    <w:rsid w:val="55722407"/>
    <w:rsid w:val="55741347"/>
    <w:rsid w:val="55754DB0"/>
    <w:rsid w:val="55756E8F"/>
    <w:rsid w:val="55761ED8"/>
    <w:rsid w:val="55764E47"/>
    <w:rsid w:val="557650C0"/>
    <w:rsid w:val="55765345"/>
    <w:rsid w:val="55777F0D"/>
    <w:rsid w:val="55780E38"/>
    <w:rsid w:val="55781F0F"/>
    <w:rsid w:val="55786490"/>
    <w:rsid w:val="55787A26"/>
    <w:rsid w:val="55793261"/>
    <w:rsid w:val="55794BB0"/>
    <w:rsid w:val="557958DE"/>
    <w:rsid w:val="557973E1"/>
    <w:rsid w:val="557979E1"/>
    <w:rsid w:val="557A1216"/>
    <w:rsid w:val="557A2994"/>
    <w:rsid w:val="557B0928"/>
    <w:rsid w:val="557B26D6"/>
    <w:rsid w:val="557C3BC9"/>
    <w:rsid w:val="557C611E"/>
    <w:rsid w:val="557D3411"/>
    <w:rsid w:val="557D7568"/>
    <w:rsid w:val="557E5D22"/>
    <w:rsid w:val="557F58BF"/>
    <w:rsid w:val="5580649D"/>
    <w:rsid w:val="55807CEC"/>
    <w:rsid w:val="55817CB0"/>
    <w:rsid w:val="558202CE"/>
    <w:rsid w:val="55825812"/>
    <w:rsid w:val="5583158B"/>
    <w:rsid w:val="55833339"/>
    <w:rsid w:val="55833A09"/>
    <w:rsid w:val="55853555"/>
    <w:rsid w:val="558772CD"/>
    <w:rsid w:val="558A0C35"/>
    <w:rsid w:val="558B219B"/>
    <w:rsid w:val="558E2409"/>
    <w:rsid w:val="558F518E"/>
    <w:rsid w:val="558F7F2F"/>
    <w:rsid w:val="55907491"/>
    <w:rsid w:val="559145B1"/>
    <w:rsid w:val="55915A56"/>
    <w:rsid w:val="55927CE6"/>
    <w:rsid w:val="559314C2"/>
    <w:rsid w:val="55965858"/>
    <w:rsid w:val="559746D2"/>
    <w:rsid w:val="5598523A"/>
    <w:rsid w:val="559B2B61"/>
    <w:rsid w:val="559B4B26"/>
    <w:rsid w:val="559B68D4"/>
    <w:rsid w:val="559E7C16"/>
    <w:rsid w:val="55A06B51"/>
    <w:rsid w:val="55A34922"/>
    <w:rsid w:val="55A34DAC"/>
    <w:rsid w:val="55A3700A"/>
    <w:rsid w:val="55A54A12"/>
    <w:rsid w:val="55A54C3A"/>
    <w:rsid w:val="55A90FF1"/>
    <w:rsid w:val="55AB2C15"/>
    <w:rsid w:val="55AB4356"/>
    <w:rsid w:val="55AC28F1"/>
    <w:rsid w:val="55AD03B6"/>
    <w:rsid w:val="55AD36DC"/>
    <w:rsid w:val="55AE1EAD"/>
    <w:rsid w:val="55AF2380"/>
    <w:rsid w:val="55B066BE"/>
    <w:rsid w:val="55B13E7C"/>
    <w:rsid w:val="55B3117E"/>
    <w:rsid w:val="55B321ED"/>
    <w:rsid w:val="55B37144"/>
    <w:rsid w:val="55B40E2B"/>
    <w:rsid w:val="55B46B80"/>
    <w:rsid w:val="55B47996"/>
    <w:rsid w:val="55B55BE8"/>
    <w:rsid w:val="55B654BC"/>
    <w:rsid w:val="55B66898"/>
    <w:rsid w:val="55B70E79"/>
    <w:rsid w:val="55B87486"/>
    <w:rsid w:val="55B90B2F"/>
    <w:rsid w:val="55B9768A"/>
    <w:rsid w:val="55BB49A2"/>
    <w:rsid w:val="55BB5084"/>
    <w:rsid w:val="55BB5147"/>
    <w:rsid w:val="55BD2E23"/>
    <w:rsid w:val="55BE4C30"/>
    <w:rsid w:val="55BE5279"/>
    <w:rsid w:val="55BF3C5C"/>
    <w:rsid w:val="55C0458D"/>
    <w:rsid w:val="55C05FE5"/>
    <w:rsid w:val="55C14789"/>
    <w:rsid w:val="55C1528B"/>
    <w:rsid w:val="55C276E0"/>
    <w:rsid w:val="55C30E9C"/>
    <w:rsid w:val="55C4407D"/>
    <w:rsid w:val="55C525B3"/>
    <w:rsid w:val="55C6597D"/>
    <w:rsid w:val="55C67DF5"/>
    <w:rsid w:val="55C706E5"/>
    <w:rsid w:val="55C72D8C"/>
    <w:rsid w:val="55C73B6D"/>
    <w:rsid w:val="55C7591B"/>
    <w:rsid w:val="55C93441"/>
    <w:rsid w:val="55CA0872"/>
    <w:rsid w:val="55CA71B9"/>
    <w:rsid w:val="55CC2F32"/>
    <w:rsid w:val="55CC56A3"/>
    <w:rsid w:val="55CC5C27"/>
    <w:rsid w:val="55CC6067"/>
    <w:rsid w:val="55CD6A5A"/>
    <w:rsid w:val="55CE2806"/>
    <w:rsid w:val="55CE7AFA"/>
    <w:rsid w:val="55CF0740"/>
    <w:rsid w:val="55CF7509"/>
    <w:rsid w:val="55D02A22"/>
    <w:rsid w:val="55D122F6"/>
    <w:rsid w:val="55D14930"/>
    <w:rsid w:val="55D20D4F"/>
    <w:rsid w:val="55D2120D"/>
    <w:rsid w:val="55D6269E"/>
    <w:rsid w:val="55D65B5E"/>
    <w:rsid w:val="55D823B8"/>
    <w:rsid w:val="55D9239C"/>
    <w:rsid w:val="55DB13C7"/>
    <w:rsid w:val="55DB2954"/>
    <w:rsid w:val="55DB4F23"/>
    <w:rsid w:val="55DB7649"/>
    <w:rsid w:val="55DC2AD0"/>
    <w:rsid w:val="55DD6EED"/>
    <w:rsid w:val="55DE78AB"/>
    <w:rsid w:val="55DF630C"/>
    <w:rsid w:val="55E0078B"/>
    <w:rsid w:val="55E069DD"/>
    <w:rsid w:val="55E1266E"/>
    <w:rsid w:val="55E13CD5"/>
    <w:rsid w:val="55E4027B"/>
    <w:rsid w:val="55E5061A"/>
    <w:rsid w:val="55E53FF3"/>
    <w:rsid w:val="55E61306"/>
    <w:rsid w:val="55E674AB"/>
    <w:rsid w:val="55E71B19"/>
    <w:rsid w:val="55E924D3"/>
    <w:rsid w:val="55EA775A"/>
    <w:rsid w:val="55EB52A8"/>
    <w:rsid w:val="55EF4690"/>
    <w:rsid w:val="55F02286"/>
    <w:rsid w:val="55F037B8"/>
    <w:rsid w:val="55F0380D"/>
    <w:rsid w:val="55F10BEA"/>
    <w:rsid w:val="55F21091"/>
    <w:rsid w:val="55F22BE3"/>
    <w:rsid w:val="55F34962"/>
    <w:rsid w:val="55F406A5"/>
    <w:rsid w:val="55F75928"/>
    <w:rsid w:val="55F83D27"/>
    <w:rsid w:val="55F935FB"/>
    <w:rsid w:val="55FA184D"/>
    <w:rsid w:val="55FB7373"/>
    <w:rsid w:val="55FD24BD"/>
    <w:rsid w:val="55FD30EB"/>
    <w:rsid w:val="55FD4508"/>
    <w:rsid w:val="55FE2C7E"/>
    <w:rsid w:val="55FE7D2C"/>
    <w:rsid w:val="55FF50B5"/>
    <w:rsid w:val="5600257F"/>
    <w:rsid w:val="56016150"/>
    <w:rsid w:val="56025A54"/>
    <w:rsid w:val="56026953"/>
    <w:rsid w:val="56031619"/>
    <w:rsid w:val="56044479"/>
    <w:rsid w:val="560721BC"/>
    <w:rsid w:val="560869CE"/>
    <w:rsid w:val="56097CE2"/>
    <w:rsid w:val="560A5808"/>
    <w:rsid w:val="560C332E"/>
    <w:rsid w:val="560D099E"/>
    <w:rsid w:val="560D3FDE"/>
    <w:rsid w:val="560E0EA6"/>
    <w:rsid w:val="560E1C11"/>
    <w:rsid w:val="560F720A"/>
    <w:rsid w:val="56100B37"/>
    <w:rsid w:val="56102E1E"/>
    <w:rsid w:val="56105A03"/>
    <w:rsid w:val="56105B49"/>
    <w:rsid w:val="56114DE8"/>
    <w:rsid w:val="56116B96"/>
    <w:rsid w:val="5612303A"/>
    <w:rsid w:val="561305F7"/>
    <w:rsid w:val="5613290E"/>
    <w:rsid w:val="5614745D"/>
    <w:rsid w:val="56150435"/>
    <w:rsid w:val="561546F9"/>
    <w:rsid w:val="561548D9"/>
    <w:rsid w:val="56163A71"/>
    <w:rsid w:val="561779C5"/>
    <w:rsid w:val="56193EF1"/>
    <w:rsid w:val="561A12F6"/>
    <w:rsid w:val="561A3199"/>
    <w:rsid w:val="561B17C3"/>
    <w:rsid w:val="561B6FF9"/>
    <w:rsid w:val="561B737A"/>
    <w:rsid w:val="561D6F77"/>
    <w:rsid w:val="561E14A6"/>
    <w:rsid w:val="561E3A7B"/>
    <w:rsid w:val="561E7357"/>
    <w:rsid w:val="561F3061"/>
    <w:rsid w:val="561F7505"/>
    <w:rsid w:val="56201ED6"/>
    <w:rsid w:val="56205F0E"/>
    <w:rsid w:val="56211FC7"/>
    <w:rsid w:val="5621327D"/>
    <w:rsid w:val="5621502B"/>
    <w:rsid w:val="56220DA3"/>
    <w:rsid w:val="56222514"/>
    <w:rsid w:val="56226FF5"/>
    <w:rsid w:val="5622704D"/>
    <w:rsid w:val="56231717"/>
    <w:rsid w:val="56244B1C"/>
    <w:rsid w:val="5624529C"/>
    <w:rsid w:val="562468CA"/>
    <w:rsid w:val="56257D0B"/>
    <w:rsid w:val="562613AF"/>
    <w:rsid w:val="56262642"/>
    <w:rsid w:val="56262F03"/>
    <w:rsid w:val="5628196E"/>
    <w:rsid w:val="56283E78"/>
    <w:rsid w:val="56286396"/>
    <w:rsid w:val="562952FB"/>
    <w:rsid w:val="562B5EAA"/>
    <w:rsid w:val="562C1C22"/>
    <w:rsid w:val="562D075F"/>
    <w:rsid w:val="562D691C"/>
    <w:rsid w:val="562E14F6"/>
    <w:rsid w:val="562E454B"/>
    <w:rsid w:val="562E7748"/>
    <w:rsid w:val="562F25EC"/>
    <w:rsid w:val="56301CD4"/>
    <w:rsid w:val="563102E8"/>
    <w:rsid w:val="56313592"/>
    <w:rsid w:val="56350969"/>
    <w:rsid w:val="56350DA0"/>
    <w:rsid w:val="56352885"/>
    <w:rsid w:val="56355CDF"/>
    <w:rsid w:val="56356D29"/>
    <w:rsid w:val="5637484F"/>
    <w:rsid w:val="563A06E7"/>
    <w:rsid w:val="563A60ED"/>
    <w:rsid w:val="563B3C13"/>
    <w:rsid w:val="563B3D19"/>
    <w:rsid w:val="563D1F05"/>
    <w:rsid w:val="563D5BDD"/>
    <w:rsid w:val="563E74B3"/>
    <w:rsid w:val="563F285D"/>
    <w:rsid w:val="563F54B2"/>
    <w:rsid w:val="564003CF"/>
    <w:rsid w:val="564156CE"/>
    <w:rsid w:val="5641747C"/>
    <w:rsid w:val="5641797F"/>
    <w:rsid w:val="56421B60"/>
    <w:rsid w:val="5642417A"/>
    <w:rsid w:val="56430A52"/>
    <w:rsid w:val="56440B36"/>
    <w:rsid w:val="56443B68"/>
    <w:rsid w:val="564500FE"/>
    <w:rsid w:val="564725B8"/>
    <w:rsid w:val="564779A7"/>
    <w:rsid w:val="56484A62"/>
    <w:rsid w:val="56493DA4"/>
    <w:rsid w:val="564B1A92"/>
    <w:rsid w:val="564B3E56"/>
    <w:rsid w:val="564C5E20"/>
    <w:rsid w:val="564F6090"/>
    <w:rsid w:val="56503B63"/>
    <w:rsid w:val="56512976"/>
    <w:rsid w:val="56517B86"/>
    <w:rsid w:val="565617AD"/>
    <w:rsid w:val="565753CA"/>
    <w:rsid w:val="565760EA"/>
    <w:rsid w:val="56584E77"/>
    <w:rsid w:val="565A592C"/>
    <w:rsid w:val="565A5D90"/>
    <w:rsid w:val="565A74E2"/>
    <w:rsid w:val="565B28FC"/>
    <w:rsid w:val="565C1CE1"/>
    <w:rsid w:val="565C42B5"/>
    <w:rsid w:val="565C6063"/>
    <w:rsid w:val="565D2BD6"/>
    <w:rsid w:val="565D2DA2"/>
    <w:rsid w:val="565E778C"/>
    <w:rsid w:val="565E94EA"/>
    <w:rsid w:val="565F18FA"/>
    <w:rsid w:val="5662186B"/>
    <w:rsid w:val="566255FB"/>
    <w:rsid w:val="566258EE"/>
    <w:rsid w:val="566413BC"/>
    <w:rsid w:val="5664316A"/>
    <w:rsid w:val="56660C90"/>
    <w:rsid w:val="56664053"/>
    <w:rsid w:val="56666EE2"/>
    <w:rsid w:val="56670F86"/>
    <w:rsid w:val="566755F5"/>
    <w:rsid w:val="56684664"/>
    <w:rsid w:val="56691715"/>
    <w:rsid w:val="56696634"/>
    <w:rsid w:val="566B2693"/>
    <w:rsid w:val="566B42D6"/>
    <w:rsid w:val="566D64C3"/>
    <w:rsid w:val="566E5D97"/>
    <w:rsid w:val="566E677D"/>
    <w:rsid w:val="566F134E"/>
    <w:rsid w:val="566F26CE"/>
    <w:rsid w:val="56707D61"/>
    <w:rsid w:val="56725887"/>
    <w:rsid w:val="56727B89"/>
    <w:rsid w:val="567327CF"/>
    <w:rsid w:val="56757125"/>
    <w:rsid w:val="56760D6B"/>
    <w:rsid w:val="56766B01"/>
    <w:rsid w:val="56780F70"/>
    <w:rsid w:val="5678517F"/>
    <w:rsid w:val="56794E67"/>
    <w:rsid w:val="567A6461"/>
    <w:rsid w:val="567A7B74"/>
    <w:rsid w:val="567B729C"/>
    <w:rsid w:val="567C04B4"/>
    <w:rsid w:val="567C24C2"/>
    <w:rsid w:val="567C4958"/>
    <w:rsid w:val="567D7DE7"/>
    <w:rsid w:val="567F4F06"/>
    <w:rsid w:val="568224E9"/>
    <w:rsid w:val="5682268C"/>
    <w:rsid w:val="56832C90"/>
    <w:rsid w:val="56835CE6"/>
    <w:rsid w:val="568850AA"/>
    <w:rsid w:val="568B06F7"/>
    <w:rsid w:val="568B4054"/>
    <w:rsid w:val="568C6545"/>
    <w:rsid w:val="568E01E7"/>
    <w:rsid w:val="568E0258"/>
    <w:rsid w:val="568F0391"/>
    <w:rsid w:val="5691213B"/>
    <w:rsid w:val="569231DC"/>
    <w:rsid w:val="56925F29"/>
    <w:rsid w:val="569357FD"/>
    <w:rsid w:val="569409AB"/>
    <w:rsid w:val="56951575"/>
    <w:rsid w:val="5695710A"/>
    <w:rsid w:val="569577C7"/>
    <w:rsid w:val="56965C3A"/>
    <w:rsid w:val="569972B8"/>
    <w:rsid w:val="569A2F78"/>
    <w:rsid w:val="569A4DDE"/>
    <w:rsid w:val="569F7A55"/>
    <w:rsid w:val="56A10917"/>
    <w:rsid w:val="56A25A40"/>
    <w:rsid w:val="56A30136"/>
    <w:rsid w:val="56A362D8"/>
    <w:rsid w:val="56A417B8"/>
    <w:rsid w:val="56A565AB"/>
    <w:rsid w:val="56A57A9D"/>
    <w:rsid w:val="56A812A9"/>
    <w:rsid w:val="56A978E7"/>
    <w:rsid w:val="56A97BB5"/>
    <w:rsid w:val="56AB0D99"/>
    <w:rsid w:val="56AC1112"/>
    <w:rsid w:val="56AC3694"/>
    <w:rsid w:val="56AC37E9"/>
    <w:rsid w:val="56AC651A"/>
    <w:rsid w:val="56AD11FC"/>
    <w:rsid w:val="56B01DE6"/>
    <w:rsid w:val="56B063AF"/>
    <w:rsid w:val="56B122A4"/>
    <w:rsid w:val="56B20379"/>
    <w:rsid w:val="56B20898"/>
    <w:rsid w:val="56B23ED5"/>
    <w:rsid w:val="56B33F71"/>
    <w:rsid w:val="56B422B1"/>
    <w:rsid w:val="56B440F1"/>
    <w:rsid w:val="56B55330"/>
    <w:rsid w:val="56B55774"/>
    <w:rsid w:val="56B61214"/>
    <w:rsid w:val="56B67560"/>
    <w:rsid w:val="56B70CD6"/>
    <w:rsid w:val="56B75990"/>
    <w:rsid w:val="56B75ECC"/>
    <w:rsid w:val="56B765A3"/>
    <w:rsid w:val="56B82C33"/>
    <w:rsid w:val="56B85264"/>
    <w:rsid w:val="56B95D9B"/>
    <w:rsid w:val="56BA722E"/>
    <w:rsid w:val="56BB4E84"/>
    <w:rsid w:val="56BB6AC8"/>
    <w:rsid w:val="56BC2FA6"/>
    <w:rsid w:val="56BD7833"/>
    <w:rsid w:val="56BE139E"/>
    <w:rsid w:val="56BE6A6A"/>
    <w:rsid w:val="56BF4B95"/>
    <w:rsid w:val="56BF6867"/>
    <w:rsid w:val="56C00F4D"/>
    <w:rsid w:val="56C0205B"/>
    <w:rsid w:val="56C1236A"/>
    <w:rsid w:val="56C14284"/>
    <w:rsid w:val="56C231CF"/>
    <w:rsid w:val="56C259C4"/>
    <w:rsid w:val="56C35564"/>
    <w:rsid w:val="56C360E3"/>
    <w:rsid w:val="56C47D33"/>
    <w:rsid w:val="56C56713"/>
    <w:rsid w:val="56C836F9"/>
    <w:rsid w:val="56C84E3A"/>
    <w:rsid w:val="56C854A7"/>
    <w:rsid w:val="56C854DF"/>
    <w:rsid w:val="56C91003"/>
    <w:rsid w:val="56C9121F"/>
    <w:rsid w:val="56C9356C"/>
    <w:rsid w:val="56C94CA8"/>
    <w:rsid w:val="56C97A1B"/>
    <w:rsid w:val="56CA4576"/>
    <w:rsid w:val="56CA45AC"/>
    <w:rsid w:val="56CB64C8"/>
    <w:rsid w:val="56CD51B3"/>
    <w:rsid w:val="56D026B3"/>
    <w:rsid w:val="56D0562B"/>
    <w:rsid w:val="56D134F8"/>
    <w:rsid w:val="56D144AA"/>
    <w:rsid w:val="56D145D5"/>
    <w:rsid w:val="56D22783"/>
    <w:rsid w:val="56D227CA"/>
    <w:rsid w:val="56D3250E"/>
    <w:rsid w:val="56D45598"/>
    <w:rsid w:val="56D50351"/>
    <w:rsid w:val="56D53E11"/>
    <w:rsid w:val="56D54068"/>
    <w:rsid w:val="56D55E16"/>
    <w:rsid w:val="56D57BC4"/>
    <w:rsid w:val="56D81B61"/>
    <w:rsid w:val="56D871A4"/>
    <w:rsid w:val="56D93B58"/>
    <w:rsid w:val="56D95906"/>
    <w:rsid w:val="56DA649B"/>
    <w:rsid w:val="56DAFBD0"/>
    <w:rsid w:val="56DC357C"/>
    <w:rsid w:val="56DC5BC0"/>
    <w:rsid w:val="56DE48AF"/>
    <w:rsid w:val="56DF0A43"/>
    <w:rsid w:val="56DF6C95"/>
    <w:rsid w:val="56E13310"/>
    <w:rsid w:val="56E222E0"/>
    <w:rsid w:val="56E30533"/>
    <w:rsid w:val="56E317E2"/>
    <w:rsid w:val="56E322E1"/>
    <w:rsid w:val="56E44C48"/>
    <w:rsid w:val="56E46059"/>
    <w:rsid w:val="56E4793E"/>
    <w:rsid w:val="56E524FD"/>
    <w:rsid w:val="56E878F7"/>
    <w:rsid w:val="56E90136"/>
    <w:rsid w:val="56E92A39"/>
    <w:rsid w:val="56E95231"/>
    <w:rsid w:val="56EA1745"/>
    <w:rsid w:val="56EA627A"/>
    <w:rsid w:val="56EC1855"/>
    <w:rsid w:val="56ED13B1"/>
    <w:rsid w:val="56EE3540"/>
    <w:rsid w:val="56F00EA2"/>
    <w:rsid w:val="56F03B55"/>
    <w:rsid w:val="56F20776"/>
    <w:rsid w:val="56F268CC"/>
    <w:rsid w:val="56F33A85"/>
    <w:rsid w:val="56F4341E"/>
    <w:rsid w:val="56F5406A"/>
    <w:rsid w:val="56F55C28"/>
    <w:rsid w:val="56F7248D"/>
    <w:rsid w:val="56F91B04"/>
    <w:rsid w:val="56F928D1"/>
    <w:rsid w:val="56FA587C"/>
    <w:rsid w:val="56FA61B6"/>
    <w:rsid w:val="56FB7DC1"/>
    <w:rsid w:val="56FC2CE0"/>
    <w:rsid w:val="56FE2E3E"/>
    <w:rsid w:val="56FF3FD4"/>
    <w:rsid w:val="56FF5CFF"/>
    <w:rsid w:val="56FF614A"/>
    <w:rsid w:val="57007337"/>
    <w:rsid w:val="570079D7"/>
    <w:rsid w:val="570146E1"/>
    <w:rsid w:val="57021B8F"/>
    <w:rsid w:val="570272E2"/>
    <w:rsid w:val="570301EA"/>
    <w:rsid w:val="57032983"/>
    <w:rsid w:val="570404A9"/>
    <w:rsid w:val="5705494D"/>
    <w:rsid w:val="57054E7D"/>
    <w:rsid w:val="5705517F"/>
    <w:rsid w:val="570606C5"/>
    <w:rsid w:val="57062473"/>
    <w:rsid w:val="57064221"/>
    <w:rsid w:val="57064C24"/>
    <w:rsid w:val="570844E3"/>
    <w:rsid w:val="570A3D11"/>
    <w:rsid w:val="570D6E6A"/>
    <w:rsid w:val="570E6DB6"/>
    <w:rsid w:val="571009A0"/>
    <w:rsid w:val="5712706A"/>
    <w:rsid w:val="571308BD"/>
    <w:rsid w:val="57144677"/>
    <w:rsid w:val="5714675F"/>
    <w:rsid w:val="57147957"/>
    <w:rsid w:val="571526B6"/>
    <w:rsid w:val="57171804"/>
    <w:rsid w:val="57174680"/>
    <w:rsid w:val="571B260D"/>
    <w:rsid w:val="571B7A2E"/>
    <w:rsid w:val="571B7CCD"/>
    <w:rsid w:val="571C047F"/>
    <w:rsid w:val="571E29E5"/>
    <w:rsid w:val="571E77BD"/>
    <w:rsid w:val="571F60B4"/>
    <w:rsid w:val="571F7091"/>
    <w:rsid w:val="57200E39"/>
    <w:rsid w:val="57201787"/>
    <w:rsid w:val="57212E09"/>
    <w:rsid w:val="57251F19"/>
    <w:rsid w:val="5726041F"/>
    <w:rsid w:val="57262439"/>
    <w:rsid w:val="5727726D"/>
    <w:rsid w:val="57297C79"/>
    <w:rsid w:val="572A2264"/>
    <w:rsid w:val="572A76C9"/>
    <w:rsid w:val="572B41E7"/>
    <w:rsid w:val="572C0A54"/>
    <w:rsid w:val="572C21A1"/>
    <w:rsid w:val="572C7521"/>
    <w:rsid w:val="572D3182"/>
    <w:rsid w:val="572D675F"/>
    <w:rsid w:val="572E29B1"/>
    <w:rsid w:val="5730129E"/>
    <w:rsid w:val="57310F38"/>
    <w:rsid w:val="57323926"/>
    <w:rsid w:val="57325016"/>
    <w:rsid w:val="57340D8E"/>
    <w:rsid w:val="57342B3C"/>
    <w:rsid w:val="573508A2"/>
    <w:rsid w:val="5736338F"/>
    <w:rsid w:val="57364364"/>
    <w:rsid w:val="5737087F"/>
    <w:rsid w:val="5737262D"/>
    <w:rsid w:val="573917C0"/>
    <w:rsid w:val="5739534F"/>
    <w:rsid w:val="573A3DB1"/>
    <w:rsid w:val="573C0B3A"/>
    <w:rsid w:val="573C7275"/>
    <w:rsid w:val="573E1C0D"/>
    <w:rsid w:val="573F2B6C"/>
    <w:rsid w:val="573F5456"/>
    <w:rsid w:val="57423FE4"/>
    <w:rsid w:val="574274D3"/>
    <w:rsid w:val="57460AC2"/>
    <w:rsid w:val="57475796"/>
    <w:rsid w:val="57482A8C"/>
    <w:rsid w:val="57486D6A"/>
    <w:rsid w:val="574970A0"/>
    <w:rsid w:val="57497D02"/>
    <w:rsid w:val="574A2360"/>
    <w:rsid w:val="574A52F2"/>
    <w:rsid w:val="574A6F13"/>
    <w:rsid w:val="574B004E"/>
    <w:rsid w:val="574B2CB2"/>
    <w:rsid w:val="574B7E86"/>
    <w:rsid w:val="574C09DC"/>
    <w:rsid w:val="574C432A"/>
    <w:rsid w:val="574F6A70"/>
    <w:rsid w:val="575148BB"/>
    <w:rsid w:val="575231C4"/>
    <w:rsid w:val="5752598E"/>
    <w:rsid w:val="575349D4"/>
    <w:rsid w:val="575651A9"/>
    <w:rsid w:val="575828E0"/>
    <w:rsid w:val="57584591"/>
    <w:rsid w:val="5758515C"/>
    <w:rsid w:val="575925A3"/>
    <w:rsid w:val="57594C40"/>
    <w:rsid w:val="575A1D0F"/>
    <w:rsid w:val="575A43BB"/>
    <w:rsid w:val="575A750E"/>
    <w:rsid w:val="575A7951"/>
    <w:rsid w:val="575B456D"/>
    <w:rsid w:val="575B5553"/>
    <w:rsid w:val="575C0852"/>
    <w:rsid w:val="575C7D57"/>
    <w:rsid w:val="575D539D"/>
    <w:rsid w:val="575E0655"/>
    <w:rsid w:val="575F5194"/>
    <w:rsid w:val="57601B83"/>
    <w:rsid w:val="57616B5E"/>
    <w:rsid w:val="57624D6C"/>
    <w:rsid w:val="5762618C"/>
    <w:rsid w:val="57632593"/>
    <w:rsid w:val="576378C6"/>
    <w:rsid w:val="57643691"/>
    <w:rsid w:val="57650B66"/>
    <w:rsid w:val="57650C6C"/>
    <w:rsid w:val="576553EC"/>
    <w:rsid w:val="57663AE4"/>
    <w:rsid w:val="57664CC0"/>
    <w:rsid w:val="57686347"/>
    <w:rsid w:val="576A0C54"/>
    <w:rsid w:val="576A2A02"/>
    <w:rsid w:val="576A3524"/>
    <w:rsid w:val="576A47B0"/>
    <w:rsid w:val="576C0528"/>
    <w:rsid w:val="576C6B7F"/>
    <w:rsid w:val="576E22AB"/>
    <w:rsid w:val="576F626A"/>
    <w:rsid w:val="576F6792"/>
    <w:rsid w:val="57703571"/>
    <w:rsid w:val="577102E1"/>
    <w:rsid w:val="57723665"/>
    <w:rsid w:val="57736305"/>
    <w:rsid w:val="57737EF6"/>
    <w:rsid w:val="57752186"/>
    <w:rsid w:val="57752383"/>
    <w:rsid w:val="57756F2B"/>
    <w:rsid w:val="577613A7"/>
    <w:rsid w:val="57761C97"/>
    <w:rsid w:val="57777689"/>
    <w:rsid w:val="5778214B"/>
    <w:rsid w:val="57782512"/>
    <w:rsid w:val="57785B7E"/>
    <w:rsid w:val="577861BC"/>
    <w:rsid w:val="57790915"/>
    <w:rsid w:val="57792C45"/>
    <w:rsid w:val="577949F3"/>
    <w:rsid w:val="577B2E8F"/>
    <w:rsid w:val="577B69BD"/>
    <w:rsid w:val="577C44E3"/>
    <w:rsid w:val="577C5302"/>
    <w:rsid w:val="577D6121"/>
    <w:rsid w:val="577E025B"/>
    <w:rsid w:val="577E35A3"/>
    <w:rsid w:val="577E73AC"/>
    <w:rsid w:val="577F5D48"/>
    <w:rsid w:val="57801072"/>
    <w:rsid w:val="578219F0"/>
    <w:rsid w:val="57831D16"/>
    <w:rsid w:val="57835872"/>
    <w:rsid w:val="57835CC4"/>
    <w:rsid w:val="578374F5"/>
    <w:rsid w:val="57842680"/>
    <w:rsid w:val="57845324"/>
    <w:rsid w:val="57874821"/>
    <w:rsid w:val="5788326B"/>
    <w:rsid w:val="578A30DC"/>
    <w:rsid w:val="578A4E52"/>
    <w:rsid w:val="578C2978"/>
    <w:rsid w:val="578D3EC4"/>
    <w:rsid w:val="578D66F1"/>
    <w:rsid w:val="578F66FB"/>
    <w:rsid w:val="57911D3D"/>
    <w:rsid w:val="57916D63"/>
    <w:rsid w:val="579201F3"/>
    <w:rsid w:val="5793705B"/>
    <w:rsid w:val="57942AF4"/>
    <w:rsid w:val="57945CD1"/>
    <w:rsid w:val="579655A5"/>
    <w:rsid w:val="57971193"/>
    <w:rsid w:val="579846CE"/>
    <w:rsid w:val="57986CC3"/>
    <w:rsid w:val="579932E7"/>
    <w:rsid w:val="579937D9"/>
    <w:rsid w:val="579977C9"/>
    <w:rsid w:val="579B0E0D"/>
    <w:rsid w:val="579B2BBB"/>
    <w:rsid w:val="579C3E76"/>
    <w:rsid w:val="579E00F0"/>
    <w:rsid w:val="579E445A"/>
    <w:rsid w:val="579F0872"/>
    <w:rsid w:val="579F0B1A"/>
    <w:rsid w:val="579F25A7"/>
    <w:rsid w:val="57A00A67"/>
    <w:rsid w:val="57A02CEB"/>
    <w:rsid w:val="57A11A28"/>
    <w:rsid w:val="57A23916"/>
    <w:rsid w:val="57A2524C"/>
    <w:rsid w:val="57A25DE0"/>
    <w:rsid w:val="57A275DE"/>
    <w:rsid w:val="57A62FBD"/>
    <w:rsid w:val="57A71560"/>
    <w:rsid w:val="57A84A10"/>
    <w:rsid w:val="57AA2DFF"/>
    <w:rsid w:val="57AC1520"/>
    <w:rsid w:val="57AC3956"/>
    <w:rsid w:val="57AD28EF"/>
    <w:rsid w:val="57AE2658"/>
    <w:rsid w:val="57AE3812"/>
    <w:rsid w:val="57AE79CC"/>
    <w:rsid w:val="57AF6667"/>
    <w:rsid w:val="57B10631"/>
    <w:rsid w:val="57B123DF"/>
    <w:rsid w:val="57B22556"/>
    <w:rsid w:val="57B2419E"/>
    <w:rsid w:val="57B26DB0"/>
    <w:rsid w:val="57B27F05"/>
    <w:rsid w:val="57B5615E"/>
    <w:rsid w:val="57B57B7A"/>
    <w:rsid w:val="57B63E99"/>
    <w:rsid w:val="57B70537"/>
    <w:rsid w:val="57B80490"/>
    <w:rsid w:val="57B82280"/>
    <w:rsid w:val="57B97478"/>
    <w:rsid w:val="57BA1321"/>
    <w:rsid w:val="57BA2077"/>
    <w:rsid w:val="57BA5AE2"/>
    <w:rsid w:val="57BB325E"/>
    <w:rsid w:val="57BC3EBC"/>
    <w:rsid w:val="57BD5228"/>
    <w:rsid w:val="57BD7F79"/>
    <w:rsid w:val="57BE5878"/>
    <w:rsid w:val="57BE826E"/>
    <w:rsid w:val="57C017C7"/>
    <w:rsid w:val="57C06AC6"/>
    <w:rsid w:val="57C07F10"/>
    <w:rsid w:val="57C132F5"/>
    <w:rsid w:val="57C1A793"/>
    <w:rsid w:val="57C2283E"/>
    <w:rsid w:val="57C31A70"/>
    <w:rsid w:val="57C51968"/>
    <w:rsid w:val="57C57C38"/>
    <w:rsid w:val="57C67F6A"/>
    <w:rsid w:val="57C71D97"/>
    <w:rsid w:val="57C73BBA"/>
    <w:rsid w:val="57C81A02"/>
    <w:rsid w:val="57C83AFF"/>
    <w:rsid w:val="57C91792"/>
    <w:rsid w:val="57CA7872"/>
    <w:rsid w:val="57CC7219"/>
    <w:rsid w:val="57CE52C8"/>
    <w:rsid w:val="57CF6D09"/>
    <w:rsid w:val="57D0195C"/>
    <w:rsid w:val="57D0303B"/>
    <w:rsid w:val="57D12A81"/>
    <w:rsid w:val="57D1482F"/>
    <w:rsid w:val="57D15936"/>
    <w:rsid w:val="57D22E1D"/>
    <w:rsid w:val="57D305A7"/>
    <w:rsid w:val="57D367F9"/>
    <w:rsid w:val="57D408C8"/>
    <w:rsid w:val="57D46EFA"/>
    <w:rsid w:val="57D74228"/>
    <w:rsid w:val="57D744C3"/>
    <w:rsid w:val="57D75546"/>
    <w:rsid w:val="57D77465"/>
    <w:rsid w:val="57D806B4"/>
    <w:rsid w:val="57D83BCE"/>
    <w:rsid w:val="57D85BBE"/>
    <w:rsid w:val="57DB5067"/>
    <w:rsid w:val="57DC6E84"/>
    <w:rsid w:val="57DC6F09"/>
    <w:rsid w:val="57DD31D4"/>
    <w:rsid w:val="57DE3E6C"/>
    <w:rsid w:val="57DE5369"/>
    <w:rsid w:val="57E0722B"/>
    <w:rsid w:val="57E24C8E"/>
    <w:rsid w:val="57E31B08"/>
    <w:rsid w:val="57E32912"/>
    <w:rsid w:val="57E415D3"/>
    <w:rsid w:val="57E41895"/>
    <w:rsid w:val="57E502DB"/>
    <w:rsid w:val="57E52089"/>
    <w:rsid w:val="57E61C46"/>
    <w:rsid w:val="57E74053"/>
    <w:rsid w:val="57E75E01"/>
    <w:rsid w:val="57E8190B"/>
    <w:rsid w:val="57E83300"/>
    <w:rsid w:val="57E97DCB"/>
    <w:rsid w:val="57EA5E72"/>
    <w:rsid w:val="57EA769F"/>
    <w:rsid w:val="57EB20C4"/>
    <w:rsid w:val="57EE38A9"/>
    <w:rsid w:val="57EE53E1"/>
    <w:rsid w:val="57EF7E35"/>
    <w:rsid w:val="57F004ED"/>
    <w:rsid w:val="57F06B23"/>
    <w:rsid w:val="57F11951"/>
    <w:rsid w:val="57F13F32"/>
    <w:rsid w:val="57F16C7F"/>
    <w:rsid w:val="57F47D4E"/>
    <w:rsid w:val="57F54D1D"/>
    <w:rsid w:val="57F624E8"/>
    <w:rsid w:val="57F63702"/>
    <w:rsid w:val="57F66044"/>
    <w:rsid w:val="57F71157"/>
    <w:rsid w:val="57F73E81"/>
    <w:rsid w:val="57F804B9"/>
    <w:rsid w:val="57F81DBC"/>
    <w:rsid w:val="57F86A7B"/>
    <w:rsid w:val="57F879DF"/>
    <w:rsid w:val="57F94812"/>
    <w:rsid w:val="57FAE564"/>
    <w:rsid w:val="57FB27A2"/>
    <w:rsid w:val="57FB365A"/>
    <w:rsid w:val="57FB3F73"/>
    <w:rsid w:val="57FB5D50"/>
    <w:rsid w:val="57FB71B1"/>
    <w:rsid w:val="57FE1BAA"/>
    <w:rsid w:val="57FE3321"/>
    <w:rsid w:val="57FF7273"/>
    <w:rsid w:val="58005269"/>
    <w:rsid w:val="580129DB"/>
    <w:rsid w:val="580134AF"/>
    <w:rsid w:val="58016FEC"/>
    <w:rsid w:val="58023C2D"/>
    <w:rsid w:val="580469B3"/>
    <w:rsid w:val="5806097D"/>
    <w:rsid w:val="58063973"/>
    <w:rsid w:val="580703AF"/>
    <w:rsid w:val="58072891"/>
    <w:rsid w:val="580764A3"/>
    <w:rsid w:val="580B459F"/>
    <w:rsid w:val="580B6C17"/>
    <w:rsid w:val="580C5867"/>
    <w:rsid w:val="58104E13"/>
    <w:rsid w:val="58107F17"/>
    <w:rsid w:val="58112AE1"/>
    <w:rsid w:val="58125248"/>
    <w:rsid w:val="58127912"/>
    <w:rsid w:val="5813309A"/>
    <w:rsid w:val="58135BD9"/>
    <w:rsid w:val="58141800"/>
    <w:rsid w:val="58146C9F"/>
    <w:rsid w:val="58152BDA"/>
    <w:rsid w:val="58170670"/>
    <w:rsid w:val="58192DE1"/>
    <w:rsid w:val="581934CC"/>
    <w:rsid w:val="581A0AD6"/>
    <w:rsid w:val="581A478F"/>
    <w:rsid w:val="581A543A"/>
    <w:rsid w:val="581A7F84"/>
    <w:rsid w:val="581B38EA"/>
    <w:rsid w:val="581B3CFC"/>
    <w:rsid w:val="581B57A0"/>
    <w:rsid w:val="581B74D1"/>
    <w:rsid w:val="581D0272"/>
    <w:rsid w:val="581D5B15"/>
    <w:rsid w:val="581D5CC6"/>
    <w:rsid w:val="581D73C6"/>
    <w:rsid w:val="58201C2B"/>
    <w:rsid w:val="582275DC"/>
    <w:rsid w:val="58245F9C"/>
    <w:rsid w:val="58252CE4"/>
    <w:rsid w:val="58255E64"/>
    <w:rsid w:val="58276B45"/>
    <w:rsid w:val="5829073F"/>
    <w:rsid w:val="582A7D58"/>
    <w:rsid w:val="582A834A"/>
    <w:rsid w:val="582C415B"/>
    <w:rsid w:val="582D68D0"/>
    <w:rsid w:val="582E4CD8"/>
    <w:rsid w:val="5830279F"/>
    <w:rsid w:val="583077A8"/>
    <w:rsid w:val="58315521"/>
    <w:rsid w:val="5831588C"/>
    <w:rsid w:val="58343FE0"/>
    <w:rsid w:val="58346B6C"/>
    <w:rsid w:val="58354DBE"/>
    <w:rsid w:val="5835523D"/>
    <w:rsid w:val="58360200"/>
    <w:rsid w:val="58360B36"/>
    <w:rsid w:val="58361125"/>
    <w:rsid w:val="583622F7"/>
    <w:rsid w:val="58366D88"/>
    <w:rsid w:val="5838665C"/>
    <w:rsid w:val="58387B86"/>
    <w:rsid w:val="583A0626"/>
    <w:rsid w:val="583A3E8B"/>
    <w:rsid w:val="583A62C5"/>
    <w:rsid w:val="583A7FB3"/>
    <w:rsid w:val="583B614D"/>
    <w:rsid w:val="583F3F40"/>
    <w:rsid w:val="58405511"/>
    <w:rsid w:val="584119B5"/>
    <w:rsid w:val="58416BC8"/>
    <w:rsid w:val="58421289"/>
    <w:rsid w:val="5844018D"/>
    <w:rsid w:val="58440942"/>
    <w:rsid w:val="584457C3"/>
    <w:rsid w:val="584724DA"/>
    <w:rsid w:val="58472D43"/>
    <w:rsid w:val="58481967"/>
    <w:rsid w:val="58484559"/>
    <w:rsid w:val="584A6F82"/>
    <w:rsid w:val="584B1E50"/>
    <w:rsid w:val="584B4F5D"/>
    <w:rsid w:val="584C2108"/>
    <w:rsid w:val="584C5316"/>
    <w:rsid w:val="584C587A"/>
    <w:rsid w:val="584C7280"/>
    <w:rsid w:val="584E40D2"/>
    <w:rsid w:val="584E5661"/>
    <w:rsid w:val="584F07E9"/>
    <w:rsid w:val="584F101B"/>
    <w:rsid w:val="584F261B"/>
    <w:rsid w:val="585142F5"/>
    <w:rsid w:val="58531BC9"/>
    <w:rsid w:val="5854738C"/>
    <w:rsid w:val="5855006D"/>
    <w:rsid w:val="58556CA6"/>
    <w:rsid w:val="5855720E"/>
    <w:rsid w:val="58562F86"/>
    <w:rsid w:val="585711D8"/>
    <w:rsid w:val="58581726"/>
    <w:rsid w:val="58584F50"/>
    <w:rsid w:val="58593B21"/>
    <w:rsid w:val="585B63C2"/>
    <w:rsid w:val="585D2567"/>
    <w:rsid w:val="585D6756"/>
    <w:rsid w:val="585E5A5F"/>
    <w:rsid w:val="585F008D"/>
    <w:rsid w:val="585F62DF"/>
    <w:rsid w:val="58646EC4"/>
    <w:rsid w:val="586537E8"/>
    <w:rsid w:val="5866141B"/>
    <w:rsid w:val="5866160D"/>
    <w:rsid w:val="5866766D"/>
    <w:rsid w:val="58670CF0"/>
    <w:rsid w:val="58677BCB"/>
    <w:rsid w:val="58692CBA"/>
    <w:rsid w:val="5869593E"/>
    <w:rsid w:val="586B07E0"/>
    <w:rsid w:val="586B76C2"/>
    <w:rsid w:val="586C4558"/>
    <w:rsid w:val="586E6F49"/>
    <w:rsid w:val="586E702A"/>
    <w:rsid w:val="586F69AB"/>
    <w:rsid w:val="58705C7D"/>
    <w:rsid w:val="5871387E"/>
    <w:rsid w:val="58721B1C"/>
    <w:rsid w:val="5873453B"/>
    <w:rsid w:val="58773629"/>
    <w:rsid w:val="587B315F"/>
    <w:rsid w:val="587B479B"/>
    <w:rsid w:val="587C42E1"/>
    <w:rsid w:val="587D6760"/>
    <w:rsid w:val="587E5FD9"/>
    <w:rsid w:val="587E6F97"/>
    <w:rsid w:val="587F0709"/>
    <w:rsid w:val="587F072F"/>
    <w:rsid w:val="587F6039"/>
    <w:rsid w:val="5880260C"/>
    <w:rsid w:val="588064E2"/>
    <w:rsid w:val="58806760"/>
    <w:rsid w:val="588166ED"/>
    <w:rsid w:val="588223BE"/>
    <w:rsid w:val="58825B29"/>
    <w:rsid w:val="588314C1"/>
    <w:rsid w:val="588817BB"/>
    <w:rsid w:val="58882C73"/>
    <w:rsid w:val="5888583B"/>
    <w:rsid w:val="58891D27"/>
    <w:rsid w:val="58896EB8"/>
    <w:rsid w:val="588A196C"/>
    <w:rsid w:val="588B563F"/>
    <w:rsid w:val="588B70D4"/>
    <w:rsid w:val="588C31FF"/>
    <w:rsid w:val="588D12D4"/>
    <w:rsid w:val="588D5FB2"/>
    <w:rsid w:val="588E0972"/>
    <w:rsid w:val="588E1F74"/>
    <w:rsid w:val="588E44CE"/>
    <w:rsid w:val="588F168E"/>
    <w:rsid w:val="58900246"/>
    <w:rsid w:val="58906498"/>
    <w:rsid w:val="58920462"/>
    <w:rsid w:val="58937D37"/>
    <w:rsid w:val="58953AAF"/>
    <w:rsid w:val="58966768"/>
    <w:rsid w:val="58973270"/>
    <w:rsid w:val="589870DC"/>
    <w:rsid w:val="589C308F"/>
    <w:rsid w:val="58A0064F"/>
    <w:rsid w:val="58A039DA"/>
    <w:rsid w:val="58A12453"/>
    <w:rsid w:val="58A14202"/>
    <w:rsid w:val="58A157BE"/>
    <w:rsid w:val="58A2209A"/>
    <w:rsid w:val="58A25C7A"/>
    <w:rsid w:val="58A3441E"/>
    <w:rsid w:val="58A34AA0"/>
    <w:rsid w:val="58A37AD3"/>
    <w:rsid w:val="58A40196"/>
    <w:rsid w:val="58A6045A"/>
    <w:rsid w:val="58A65CBC"/>
    <w:rsid w:val="58A67A6A"/>
    <w:rsid w:val="58A81A34"/>
    <w:rsid w:val="58A91308"/>
    <w:rsid w:val="58A92B77"/>
    <w:rsid w:val="58AB031C"/>
    <w:rsid w:val="58AD5103"/>
    <w:rsid w:val="58AE2E10"/>
    <w:rsid w:val="58AF14C2"/>
    <w:rsid w:val="58AF59F7"/>
    <w:rsid w:val="58B11B63"/>
    <w:rsid w:val="58B24661"/>
    <w:rsid w:val="58B31D0D"/>
    <w:rsid w:val="58B33F35"/>
    <w:rsid w:val="58B34AEE"/>
    <w:rsid w:val="58B54151"/>
    <w:rsid w:val="58B6003E"/>
    <w:rsid w:val="58B63CF1"/>
    <w:rsid w:val="58B721F0"/>
    <w:rsid w:val="58B733C9"/>
    <w:rsid w:val="58B73BF4"/>
    <w:rsid w:val="58B77EC9"/>
    <w:rsid w:val="58B815C3"/>
    <w:rsid w:val="58B917C9"/>
    <w:rsid w:val="58B959EF"/>
    <w:rsid w:val="58BA1B55"/>
    <w:rsid w:val="58BA51F8"/>
    <w:rsid w:val="58BA595F"/>
    <w:rsid w:val="58BB629B"/>
    <w:rsid w:val="58BC3B2A"/>
    <w:rsid w:val="58BD1B3B"/>
    <w:rsid w:val="58BD4DB3"/>
    <w:rsid w:val="58BE1257"/>
    <w:rsid w:val="58BE617B"/>
    <w:rsid w:val="58BF5265"/>
    <w:rsid w:val="58BF55C4"/>
    <w:rsid w:val="58C104BC"/>
    <w:rsid w:val="58C16652"/>
    <w:rsid w:val="58C24BD6"/>
    <w:rsid w:val="58C3061C"/>
    <w:rsid w:val="58C355CB"/>
    <w:rsid w:val="58C3686E"/>
    <w:rsid w:val="58C37259"/>
    <w:rsid w:val="58C401EB"/>
    <w:rsid w:val="58C425E6"/>
    <w:rsid w:val="58C46142"/>
    <w:rsid w:val="58C6010C"/>
    <w:rsid w:val="58C6018F"/>
    <w:rsid w:val="58C64C3F"/>
    <w:rsid w:val="58C706A5"/>
    <w:rsid w:val="58C71EC7"/>
    <w:rsid w:val="58C85C32"/>
    <w:rsid w:val="58C86A0F"/>
    <w:rsid w:val="58C95329"/>
    <w:rsid w:val="58CA3E2F"/>
    <w:rsid w:val="58CB09F9"/>
    <w:rsid w:val="58CB2705"/>
    <w:rsid w:val="58CC1447"/>
    <w:rsid w:val="58CC7778"/>
    <w:rsid w:val="58CD3249"/>
    <w:rsid w:val="58CD33CE"/>
    <w:rsid w:val="58CD628B"/>
    <w:rsid w:val="58D00F8B"/>
    <w:rsid w:val="58D049A3"/>
    <w:rsid w:val="58D2085F"/>
    <w:rsid w:val="58D23137"/>
    <w:rsid w:val="58D24439"/>
    <w:rsid w:val="58D24ACA"/>
    <w:rsid w:val="58D27847"/>
    <w:rsid w:val="58D345D7"/>
    <w:rsid w:val="58D367E3"/>
    <w:rsid w:val="58D44695"/>
    <w:rsid w:val="58D5034F"/>
    <w:rsid w:val="58D57DC2"/>
    <w:rsid w:val="58D73C4F"/>
    <w:rsid w:val="58D740C7"/>
    <w:rsid w:val="58D97E3F"/>
    <w:rsid w:val="58D97FE5"/>
    <w:rsid w:val="58DA43A6"/>
    <w:rsid w:val="58DA7C6A"/>
    <w:rsid w:val="58DB39A0"/>
    <w:rsid w:val="58DE4C85"/>
    <w:rsid w:val="58DF11CE"/>
    <w:rsid w:val="58DF4D2A"/>
    <w:rsid w:val="58E03641"/>
    <w:rsid w:val="58E10AA2"/>
    <w:rsid w:val="58E16508"/>
    <w:rsid w:val="58E17BE2"/>
    <w:rsid w:val="58E26F51"/>
    <w:rsid w:val="58E3039E"/>
    <w:rsid w:val="58E46427"/>
    <w:rsid w:val="58E54684"/>
    <w:rsid w:val="58E6255C"/>
    <w:rsid w:val="58E6430A"/>
    <w:rsid w:val="58E660B8"/>
    <w:rsid w:val="58E7080C"/>
    <w:rsid w:val="58E80082"/>
    <w:rsid w:val="58E8065A"/>
    <w:rsid w:val="58E81E54"/>
    <w:rsid w:val="58E82C2F"/>
    <w:rsid w:val="58E93DFA"/>
    <w:rsid w:val="58EA22FF"/>
    <w:rsid w:val="58EB36CF"/>
    <w:rsid w:val="58EB5AF1"/>
    <w:rsid w:val="58EB7B73"/>
    <w:rsid w:val="58EC5D85"/>
    <w:rsid w:val="58ED7447"/>
    <w:rsid w:val="58EE4103"/>
    <w:rsid w:val="58EF213A"/>
    <w:rsid w:val="58EF7663"/>
    <w:rsid w:val="58F00CE5"/>
    <w:rsid w:val="58F35C3A"/>
    <w:rsid w:val="58F458DB"/>
    <w:rsid w:val="58F558FF"/>
    <w:rsid w:val="58F702C5"/>
    <w:rsid w:val="58F77939"/>
    <w:rsid w:val="58F92290"/>
    <w:rsid w:val="58FA1B64"/>
    <w:rsid w:val="58FA6008"/>
    <w:rsid w:val="58FC3B2E"/>
    <w:rsid w:val="58FD85DF"/>
    <w:rsid w:val="58FE0CDC"/>
    <w:rsid w:val="58FF505A"/>
    <w:rsid w:val="590429E2"/>
    <w:rsid w:val="59055CE7"/>
    <w:rsid w:val="59057D2E"/>
    <w:rsid w:val="590840E1"/>
    <w:rsid w:val="590B0175"/>
    <w:rsid w:val="590D5D3B"/>
    <w:rsid w:val="590F1CDD"/>
    <w:rsid w:val="59102873"/>
    <w:rsid w:val="59103135"/>
    <w:rsid w:val="59115FC6"/>
    <w:rsid w:val="59124359"/>
    <w:rsid w:val="59126EAD"/>
    <w:rsid w:val="59135195"/>
    <w:rsid w:val="5915074C"/>
    <w:rsid w:val="591744C4"/>
    <w:rsid w:val="591946E0"/>
    <w:rsid w:val="59196AE2"/>
    <w:rsid w:val="59197EFF"/>
    <w:rsid w:val="591A4689"/>
    <w:rsid w:val="591B4186"/>
    <w:rsid w:val="591B618B"/>
    <w:rsid w:val="591C2557"/>
    <w:rsid w:val="591C7D2C"/>
    <w:rsid w:val="591F15CA"/>
    <w:rsid w:val="5920074F"/>
    <w:rsid w:val="59202E37"/>
    <w:rsid w:val="592048E7"/>
    <w:rsid w:val="59213594"/>
    <w:rsid w:val="5922190D"/>
    <w:rsid w:val="5922743D"/>
    <w:rsid w:val="5923730C"/>
    <w:rsid w:val="5923743D"/>
    <w:rsid w:val="59240BA6"/>
    <w:rsid w:val="59251D40"/>
    <w:rsid w:val="59255874"/>
    <w:rsid w:val="59262959"/>
    <w:rsid w:val="59272216"/>
    <w:rsid w:val="5927777C"/>
    <w:rsid w:val="59284B30"/>
    <w:rsid w:val="59292C35"/>
    <w:rsid w:val="592941F7"/>
    <w:rsid w:val="59294B2C"/>
    <w:rsid w:val="5929556B"/>
    <w:rsid w:val="592A069B"/>
    <w:rsid w:val="592A362F"/>
    <w:rsid w:val="592A6A6D"/>
    <w:rsid w:val="592C488A"/>
    <w:rsid w:val="592D018B"/>
    <w:rsid w:val="592D41CF"/>
    <w:rsid w:val="592E4A64"/>
    <w:rsid w:val="592E74D5"/>
    <w:rsid w:val="592F3F03"/>
    <w:rsid w:val="592F5CB1"/>
    <w:rsid w:val="592F6767"/>
    <w:rsid w:val="59301A29"/>
    <w:rsid w:val="59305585"/>
    <w:rsid w:val="593166D8"/>
    <w:rsid w:val="59323849"/>
    <w:rsid w:val="59335D59"/>
    <w:rsid w:val="5934151A"/>
    <w:rsid w:val="5936238F"/>
    <w:rsid w:val="59367040"/>
    <w:rsid w:val="593725DF"/>
    <w:rsid w:val="59372DB8"/>
    <w:rsid w:val="59373871"/>
    <w:rsid w:val="59382901"/>
    <w:rsid w:val="5939268C"/>
    <w:rsid w:val="59394412"/>
    <w:rsid w:val="593A1804"/>
    <w:rsid w:val="593A6404"/>
    <w:rsid w:val="593D46C8"/>
    <w:rsid w:val="593E5EF4"/>
    <w:rsid w:val="593E7CA2"/>
    <w:rsid w:val="593F1532"/>
    <w:rsid w:val="593F239D"/>
    <w:rsid w:val="593F3953"/>
    <w:rsid w:val="594075F1"/>
    <w:rsid w:val="59413C36"/>
    <w:rsid w:val="59420E43"/>
    <w:rsid w:val="59436F78"/>
    <w:rsid w:val="59474418"/>
    <w:rsid w:val="59474F48"/>
    <w:rsid w:val="59487C5D"/>
    <w:rsid w:val="59493AC0"/>
    <w:rsid w:val="594A2AEB"/>
    <w:rsid w:val="594C68A2"/>
    <w:rsid w:val="594D19AD"/>
    <w:rsid w:val="594D25DB"/>
    <w:rsid w:val="594F17A1"/>
    <w:rsid w:val="594F2520"/>
    <w:rsid w:val="59505A7A"/>
    <w:rsid w:val="59516B0D"/>
    <w:rsid w:val="59520852"/>
    <w:rsid w:val="595314D7"/>
    <w:rsid w:val="5954402F"/>
    <w:rsid w:val="59553A62"/>
    <w:rsid w:val="5955622B"/>
    <w:rsid w:val="59566481"/>
    <w:rsid w:val="595711B6"/>
    <w:rsid w:val="59592F26"/>
    <w:rsid w:val="595A34EE"/>
    <w:rsid w:val="595A71CF"/>
    <w:rsid w:val="595A735A"/>
    <w:rsid w:val="595B6AA6"/>
    <w:rsid w:val="595C281E"/>
    <w:rsid w:val="595C45CC"/>
    <w:rsid w:val="595C637A"/>
    <w:rsid w:val="595E20F3"/>
    <w:rsid w:val="595F0EAD"/>
    <w:rsid w:val="595F3681"/>
    <w:rsid w:val="59601FDD"/>
    <w:rsid w:val="59613991"/>
    <w:rsid w:val="5963595B"/>
    <w:rsid w:val="59643459"/>
    <w:rsid w:val="59645798"/>
    <w:rsid w:val="5965177E"/>
    <w:rsid w:val="59652614"/>
    <w:rsid w:val="5966544B"/>
    <w:rsid w:val="596733BB"/>
    <w:rsid w:val="5968007F"/>
    <w:rsid w:val="59682F71"/>
    <w:rsid w:val="59686B4C"/>
    <w:rsid w:val="596A3AEF"/>
    <w:rsid w:val="596A3F31"/>
    <w:rsid w:val="596A5E17"/>
    <w:rsid w:val="596A6B7B"/>
    <w:rsid w:val="596B4B84"/>
    <w:rsid w:val="596C2A61"/>
    <w:rsid w:val="596C74DE"/>
    <w:rsid w:val="596D2DC8"/>
    <w:rsid w:val="596D4A2C"/>
    <w:rsid w:val="596D4E69"/>
    <w:rsid w:val="596D67DA"/>
    <w:rsid w:val="596D7624"/>
    <w:rsid w:val="596F5BFB"/>
    <w:rsid w:val="5973309F"/>
    <w:rsid w:val="597445A9"/>
    <w:rsid w:val="59751243"/>
    <w:rsid w:val="59762859"/>
    <w:rsid w:val="5976C1F1"/>
    <w:rsid w:val="59771891"/>
    <w:rsid w:val="5977704F"/>
    <w:rsid w:val="59777658"/>
    <w:rsid w:val="597A3BED"/>
    <w:rsid w:val="597B0EF6"/>
    <w:rsid w:val="597B410B"/>
    <w:rsid w:val="597B64DF"/>
    <w:rsid w:val="597D6BE9"/>
    <w:rsid w:val="597E09E7"/>
    <w:rsid w:val="597E312B"/>
    <w:rsid w:val="597F003C"/>
    <w:rsid w:val="598002BB"/>
    <w:rsid w:val="59820AA9"/>
    <w:rsid w:val="598219D2"/>
    <w:rsid w:val="5982283C"/>
    <w:rsid w:val="598250DD"/>
    <w:rsid w:val="59837DAB"/>
    <w:rsid w:val="598405AC"/>
    <w:rsid w:val="59850484"/>
    <w:rsid w:val="59861649"/>
    <w:rsid w:val="598840CA"/>
    <w:rsid w:val="598853C1"/>
    <w:rsid w:val="59886345"/>
    <w:rsid w:val="598A113A"/>
    <w:rsid w:val="598D4786"/>
    <w:rsid w:val="598D4AAB"/>
    <w:rsid w:val="598E5973"/>
    <w:rsid w:val="598E7CA7"/>
    <w:rsid w:val="598F04FE"/>
    <w:rsid w:val="59901624"/>
    <w:rsid w:val="59904380"/>
    <w:rsid w:val="599159DB"/>
    <w:rsid w:val="59927FEE"/>
    <w:rsid w:val="59941FB8"/>
    <w:rsid w:val="59961BB7"/>
    <w:rsid w:val="59962D5E"/>
    <w:rsid w:val="599649C5"/>
    <w:rsid w:val="59981AA8"/>
    <w:rsid w:val="59982395"/>
    <w:rsid w:val="599825F2"/>
    <w:rsid w:val="59995821"/>
    <w:rsid w:val="599B026B"/>
    <w:rsid w:val="599B141D"/>
    <w:rsid w:val="599B22AB"/>
    <w:rsid w:val="599B3347"/>
    <w:rsid w:val="599B3B53"/>
    <w:rsid w:val="599C2C1B"/>
    <w:rsid w:val="599C4FF1"/>
    <w:rsid w:val="599D28E6"/>
    <w:rsid w:val="599E6B79"/>
    <w:rsid w:val="599F138C"/>
    <w:rsid w:val="599F256C"/>
    <w:rsid w:val="599F26B7"/>
    <w:rsid w:val="59A1412D"/>
    <w:rsid w:val="59A21C9A"/>
    <w:rsid w:val="59A246D5"/>
    <w:rsid w:val="59A25A98"/>
    <w:rsid w:val="59A3455D"/>
    <w:rsid w:val="59A47289"/>
    <w:rsid w:val="59A5119E"/>
    <w:rsid w:val="59A62A46"/>
    <w:rsid w:val="59A62FB9"/>
    <w:rsid w:val="59A76460"/>
    <w:rsid w:val="59A872F1"/>
    <w:rsid w:val="59A958BD"/>
    <w:rsid w:val="59AA17DC"/>
    <w:rsid w:val="59AA3FF1"/>
    <w:rsid w:val="59AA5338"/>
    <w:rsid w:val="59AB1D06"/>
    <w:rsid w:val="59AB3393"/>
    <w:rsid w:val="59AB4387"/>
    <w:rsid w:val="59AC5554"/>
    <w:rsid w:val="59AE11F0"/>
    <w:rsid w:val="59B062F2"/>
    <w:rsid w:val="59B15956"/>
    <w:rsid w:val="59B23BFD"/>
    <w:rsid w:val="59B36EA9"/>
    <w:rsid w:val="59B3758F"/>
    <w:rsid w:val="59B505FA"/>
    <w:rsid w:val="59B55A23"/>
    <w:rsid w:val="59B56C22"/>
    <w:rsid w:val="59B61F2F"/>
    <w:rsid w:val="59B63CDD"/>
    <w:rsid w:val="59B651E7"/>
    <w:rsid w:val="59B77868"/>
    <w:rsid w:val="59B8237E"/>
    <w:rsid w:val="59B825BF"/>
    <w:rsid w:val="59B83EF9"/>
    <w:rsid w:val="59B9487E"/>
    <w:rsid w:val="59BA1FB3"/>
    <w:rsid w:val="59BA41A7"/>
    <w:rsid w:val="59BA483A"/>
    <w:rsid w:val="59BB1895"/>
    <w:rsid w:val="59BB23FB"/>
    <w:rsid w:val="59BB5797"/>
    <w:rsid w:val="59BD2C0D"/>
    <w:rsid w:val="59BE6F4A"/>
    <w:rsid w:val="59BE73E9"/>
    <w:rsid w:val="59C02DAD"/>
    <w:rsid w:val="59C05AD4"/>
    <w:rsid w:val="59C275DE"/>
    <w:rsid w:val="59C31861"/>
    <w:rsid w:val="59C529ED"/>
    <w:rsid w:val="59C53F20"/>
    <w:rsid w:val="59C760F7"/>
    <w:rsid w:val="59C856C0"/>
    <w:rsid w:val="59C91954"/>
    <w:rsid w:val="59C95AC6"/>
    <w:rsid w:val="59CB27E3"/>
    <w:rsid w:val="59CB2A96"/>
    <w:rsid w:val="59CC6652"/>
    <w:rsid w:val="59CD29F4"/>
    <w:rsid w:val="59CE04E9"/>
    <w:rsid w:val="59CF1242"/>
    <w:rsid w:val="59CF2199"/>
    <w:rsid w:val="59CF30DB"/>
    <w:rsid w:val="59CF42C8"/>
    <w:rsid w:val="59CF4D9E"/>
    <w:rsid w:val="59CF6B26"/>
    <w:rsid w:val="59D00E59"/>
    <w:rsid w:val="59D0713D"/>
    <w:rsid w:val="59D14FBA"/>
    <w:rsid w:val="59D50C5C"/>
    <w:rsid w:val="59D74791"/>
    <w:rsid w:val="59D76507"/>
    <w:rsid w:val="59D94DBC"/>
    <w:rsid w:val="59D94F89"/>
    <w:rsid w:val="59D95C1D"/>
    <w:rsid w:val="59DC1931"/>
    <w:rsid w:val="59DC75DB"/>
    <w:rsid w:val="59DD395F"/>
    <w:rsid w:val="59DE596D"/>
    <w:rsid w:val="59DF171E"/>
    <w:rsid w:val="59E00D5A"/>
    <w:rsid w:val="59E06FAB"/>
    <w:rsid w:val="59E135B0"/>
    <w:rsid w:val="59E24AD2"/>
    <w:rsid w:val="59E4357E"/>
    <w:rsid w:val="59E44CEE"/>
    <w:rsid w:val="59E44DDD"/>
    <w:rsid w:val="59E52814"/>
    <w:rsid w:val="59E545C2"/>
    <w:rsid w:val="59E546D5"/>
    <w:rsid w:val="59E720E8"/>
    <w:rsid w:val="59E817EF"/>
    <w:rsid w:val="59E940B2"/>
    <w:rsid w:val="59EA7E2A"/>
    <w:rsid w:val="59EB6698"/>
    <w:rsid w:val="59EC3BA2"/>
    <w:rsid w:val="59EC5950"/>
    <w:rsid w:val="59EC76FE"/>
    <w:rsid w:val="59ED1F24"/>
    <w:rsid w:val="59EF7ADC"/>
    <w:rsid w:val="59F004D4"/>
    <w:rsid w:val="59F31B63"/>
    <w:rsid w:val="59F36CDF"/>
    <w:rsid w:val="59F40CA9"/>
    <w:rsid w:val="59F42A57"/>
    <w:rsid w:val="59F44DE3"/>
    <w:rsid w:val="59F760A3"/>
    <w:rsid w:val="59F7E7A6"/>
    <w:rsid w:val="59F803A7"/>
    <w:rsid w:val="59F9507A"/>
    <w:rsid w:val="59FA5898"/>
    <w:rsid w:val="59FB425C"/>
    <w:rsid w:val="59FB55E7"/>
    <w:rsid w:val="59FC01B8"/>
    <w:rsid w:val="59FC3213"/>
    <w:rsid w:val="59FC648E"/>
    <w:rsid w:val="59FD5DAF"/>
    <w:rsid w:val="59FE35CA"/>
    <w:rsid w:val="59FF2AD7"/>
    <w:rsid w:val="59FF6423"/>
    <w:rsid w:val="5A0031AA"/>
    <w:rsid w:val="5A00458D"/>
    <w:rsid w:val="5A017396"/>
    <w:rsid w:val="5A0233C6"/>
    <w:rsid w:val="5A025C3D"/>
    <w:rsid w:val="5A030441"/>
    <w:rsid w:val="5A036BD6"/>
    <w:rsid w:val="5A041532"/>
    <w:rsid w:val="5A064F59"/>
    <w:rsid w:val="5A0709DC"/>
    <w:rsid w:val="5A070C98"/>
    <w:rsid w:val="5A094754"/>
    <w:rsid w:val="5A0A3336"/>
    <w:rsid w:val="5A0A4028"/>
    <w:rsid w:val="5A0B610A"/>
    <w:rsid w:val="5A0C1B4F"/>
    <w:rsid w:val="5A0D6399"/>
    <w:rsid w:val="5A0F163F"/>
    <w:rsid w:val="5A117165"/>
    <w:rsid w:val="5A131239"/>
    <w:rsid w:val="5A137381"/>
    <w:rsid w:val="5A16091A"/>
    <w:rsid w:val="5A162567"/>
    <w:rsid w:val="5A166E71"/>
    <w:rsid w:val="5A1845B0"/>
    <w:rsid w:val="5A184997"/>
    <w:rsid w:val="5A1B7175"/>
    <w:rsid w:val="5A1D0200"/>
    <w:rsid w:val="5A1D424E"/>
    <w:rsid w:val="5A1D5938"/>
    <w:rsid w:val="5A1E4BBA"/>
    <w:rsid w:val="5A201A9E"/>
    <w:rsid w:val="5A2040C5"/>
    <w:rsid w:val="5A20479B"/>
    <w:rsid w:val="5A2055FA"/>
    <w:rsid w:val="5A214D3B"/>
    <w:rsid w:val="5A220456"/>
    <w:rsid w:val="5A252C10"/>
    <w:rsid w:val="5A25411C"/>
    <w:rsid w:val="5A274391"/>
    <w:rsid w:val="5A276988"/>
    <w:rsid w:val="5A2A3236"/>
    <w:rsid w:val="5A2A3C91"/>
    <w:rsid w:val="5A2D72D2"/>
    <w:rsid w:val="5A2E45CC"/>
    <w:rsid w:val="5A2E5F69"/>
    <w:rsid w:val="5A2F5774"/>
    <w:rsid w:val="5A310538"/>
    <w:rsid w:val="5A315A59"/>
    <w:rsid w:val="5A3251E7"/>
    <w:rsid w:val="5A3321D1"/>
    <w:rsid w:val="5A351187"/>
    <w:rsid w:val="5A37190E"/>
    <w:rsid w:val="5A375D48"/>
    <w:rsid w:val="5A380BF2"/>
    <w:rsid w:val="5A382C09"/>
    <w:rsid w:val="5A3871F9"/>
    <w:rsid w:val="5A3919C7"/>
    <w:rsid w:val="5A393967"/>
    <w:rsid w:val="5A396963"/>
    <w:rsid w:val="5A396997"/>
    <w:rsid w:val="5A39741B"/>
    <w:rsid w:val="5A3A15EA"/>
    <w:rsid w:val="5A3A17BD"/>
    <w:rsid w:val="5A3C655C"/>
    <w:rsid w:val="5A3E577D"/>
    <w:rsid w:val="5A3F1F24"/>
    <w:rsid w:val="5A400317"/>
    <w:rsid w:val="5A405BFD"/>
    <w:rsid w:val="5A405C9C"/>
    <w:rsid w:val="5A407A4A"/>
    <w:rsid w:val="5A41345D"/>
    <w:rsid w:val="5A42091E"/>
    <w:rsid w:val="5A4237C2"/>
    <w:rsid w:val="5A427C66"/>
    <w:rsid w:val="5A4431D3"/>
    <w:rsid w:val="5A487923"/>
    <w:rsid w:val="5A48794A"/>
    <w:rsid w:val="5A487CAC"/>
    <w:rsid w:val="5A4900D8"/>
    <w:rsid w:val="5A491CFC"/>
    <w:rsid w:val="5A4B459E"/>
    <w:rsid w:val="5A4C64E6"/>
    <w:rsid w:val="5A4D0625"/>
    <w:rsid w:val="5A4D64D5"/>
    <w:rsid w:val="5A4D7BF6"/>
    <w:rsid w:val="5A4E6585"/>
    <w:rsid w:val="5A4E7A60"/>
    <w:rsid w:val="5A4F2763"/>
    <w:rsid w:val="5A4F51EC"/>
    <w:rsid w:val="5A5317B3"/>
    <w:rsid w:val="5A551748"/>
    <w:rsid w:val="5A553229"/>
    <w:rsid w:val="5A5545EC"/>
    <w:rsid w:val="5A561367"/>
    <w:rsid w:val="5A56225B"/>
    <w:rsid w:val="5A563B74"/>
    <w:rsid w:val="5A5860B9"/>
    <w:rsid w:val="5A587FCE"/>
    <w:rsid w:val="5A5A0ED4"/>
    <w:rsid w:val="5A5A108A"/>
    <w:rsid w:val="5A5B2AD6"/>
    <w:rsid w:val="5A5B2C32"/>
    <w:rsid w:val="5A5B6BB4"/>
    <w:rsid w:val="5A5C2992"/>
    <w:rsid w:val="5A5D684E"/>
    <w:rsid w:val="5A61633E"/>
    <w:rsid w:val="5A625C12"/>
    <w:rsid w:val="5A627BDB"/>
    <w:rsid w:val="5A653116"/>
    <w:rsid w:val="5A654BC8"/>
    <w:rsid w:val="5A655703"/>
    <w:rsid w:val="5A663955"/>
    <w:rsid w:val="5A663C6D"/>
    <w:rsid w:val="5A663C8E"/>
    <w:rsid w:val="5A6672FB"/>
    <w:rsid w:val="5A680F13"/>
    <w:rsid w:val="5A694668"/>
    <w:rsid w:val="5A6951F3"/>
    <w:rsid w:val="5A6A32E2"/>
    <w:rsid w:val="5A6B0F6B"/>
    <w:rsid w:val="5A6B5DE9"/>
    <w:rsid w:val="5A6C32DD"/>
    <w:rsid w:val="5A6C6A91"/>
    <w:rsid w:val="5A6C7DF9"/>
    <w:rsid w:val="5A6D015D"/>
    <w:rsid w:val="5A6D33E0"/>
    <w:rsid w:val="5A70696B"/>
    <w:rsid w:val="5A7366B1"/>
    <w:rsid w:val="5A7476F4"/>
    <w:rsid w:val="5A7615C3"/>
    <w:rsid w:val="5A7670E0"/>
    <w:rsid w:val="5A772974"/>
    <w:rsid w:val="5A783688"/>
    <w:rsid w:val="5A785436"/>
    <w:rsid w:val="5A786E86"/>
    <w:rsid w:val="5A7A11AE"/>
    <w:rsid w:val="5A7C037B"/>
    <w:rsid w:val="5A852152"/>
    <w:rsid w:val="5A865DA5"/>
    <w:rsid w:val="5A870DAC"/>
    <w:rsid w:val="5A8738CB"/>
    <w:rsid w:val="5A8748E5"/>
    <w:rsid w:val="5A8770F5"/>
    <w:rsid w:val="5A881081"/>
    <w:rsid w:val="5A885D3C"/>
    <w:rsid w:val="5A8B33BB"/>
    <w:rsid w:val="5A8B5169"/>
    <w:rsid w:val="5A8C0EE1"/>
    <w:rsid w:val="5A8E4DB4"/>
    <w:rsid w:val="5A8F794E"/>
    <w:rsid w:val="5A932270"/>
    <w:rsid w:val="5A93401E"/>
    <w:rsid w:val="5A947DD9"/>
    <w:rsid w:val="5A963B0E"/>
    <w:rsid w:val="5A974846"/>
    <w:rsid w:val="5A98522A"/>
    <w:rsid w:val="5A985AD8"/>
    <w:rsid w:val="5A9A1850"/>
    <w:rsid w:val="5A9D3435"/>
    <w:rsid w:val="5A9E6677"/>
    <w:rsid w:val="5A9F07D2"/>
    <w:rsid w:val="5A9F29C3"/>
    <w:rsid w:val="5A9F4AFF"/>
    <w:rsid w:val="5A9F6E67"/>
    <w:rsid w:val="5AA1498D"/>
    <w:rsid w:val="5AA20705"/>
    <w:rsid w:val="5AA24261"/>
    <w:rsid w:val="5AA27979"/>
    <w:rsid w:val="5AA36032"/>
    <w:rsid w:val="5AA37145"/>
    <w:rsid w:val="5AA45DEA"/>
    <w:rsid w:val="5AA4622B"/>
    <w:rsid w:val="5AA513EA"/>
    <w:rsid w:val="5AA601F5"/>
    <w:rsid w:val="5AA61FA3"/>
    <w:rsid w:val="5AA6674D"/>
    <w:rsid w:val="5AA71877"/>
    <w:rsid w:val="5AA72DD1"/>
    <w:rsid w:val="5AA92B5E"/>
    <w:rsid w:val="5AAA7A5B"/>
    <w:rsid w:val="5AAD47B7"/>
    <w:rsid w:val="5AAD4BDB"/>
    <w:rsid w:val="5AAE2D9B"/>
    <w:rsid w:val="5AB045E4"/>
    <w:rsid w:val="5AB04BD0"/>
    <w:rsid w:val="5AB1171C"/>
    <w:rsid w:val="5AB2091D"/>
    <w:rsid w:val="5AB20948"/>
    <w:rsid w:val="5AB3021C"/>
    <w:rsid w:val="5AB516B1"/>
    <w:rsid w:val="5AB57DE5"/>
    <w:rsid w:val="5AB61E48"/>
    <w:rsid w:val="5AB741B0"/>
    <w:rsid w:val="5AB83A84"/>
    <w:rsid w:val="5AB95585"/>
    <w:rsid w:val="5ABA133E"/>
    <w:rsid w:val="5ABA5A4E"/>
    <w:rsid w:val="5ABA77FD"/>
    <w:rsid w:val="5ABB2122"/>
    <w:rsid w:val="5ABB27A8"/>
    <w:rsid w:val="5ABB3088"/>
    <w:rsid w:val="5ABB5323"/>
    <w:rsid w:val="5ABC1339"/>
    <w:rsid w:val="5ABC17C7"/>
    <w:rsid w:val="5ABE35D2"/>
    <w:rsid w:val="5AC16394"/>
    <w:rsid w:val="5AC32B55"/>
    <w:rsid w:val="5AC4067B"/>
    <w:rsid w:val="5AC57E95"/>
    <w:rsid w:val="5AC661A1"/>
    <w:rsid w:val="5AC72DCD"/>
    <w:rsid w:val="5AC8016B"/>
    <w:rsid w:val="5AC8108B"/>
    <w:rsid w:val="5AC94B89"/>
    <w:rsid w:val="5ACA7753"/>
    <w:rsid w:val="5ACB16F4"/>
    <w:rsid w:val="5ACB1A0A"/>
    <w:rsid w:val="5ACB22C3"/>
    <w:rsid w:val="5ACB4E94"/>
    <w:rsid w:val="5ACE32A8"/>
    <w:rsid w:val="5ACF627B"/>
    <w:rsid w:val="5AD07919"/>
    <w:rsid w:val="5AD16850"/>
    <w:rsid w:val="5AD3313E"/>
    <w:rsid w:val="5AD42549"/>
    <w:rsid w:val="5AD44AB6"/>
    <w:rsid w:val="5AD52888"/>
    <w:rsid w:val="5AD53D0E"/>
    <w:rsid w:val="5AD54A05"/>
    <w:rsid w:val="5AD5555F"/>
    <w:rsid w:val="5AD563E4"/>
    <w:rsid w:val="5AD62DB0"/>
    <w:rsid w:val="5AD638DD"/>
    <w:rsid w:val="5AD722C3"/>
    <w:rsid w:val="5AD76600"/>
    <w:rsid w:val="5AD85ED5"/>
    <w:rsid w:val="5AD953CC"/>
    <w:rsid w:val="5ADA1D44"/>
    <w:rsid w:val="5ADA2980"/>
    <w:rsid w:val="5ADA39FB"/>
    <w:rsid w:val="5ADA7E9F"/>
    <w:rsid w:val="5ADB2D88"/>
    <w:rsid w:val="5ADB3B0A"/>
    <w:rsid w:val="5ADC3C17"/>
    <w:rsid w:val="5ADD7AC4"/>
    <w:rsid w:val="5ADE798F"/>
    <w:rsid w:val="5ADF3EED"/>
    <w:rsid w:val="5ADF7263"/>
    <w:rsid w:val="5AE2765A"/>
    <w:rsid w:val="5AE34FA5"/>
    <w:rsid w:val="5AE416AF"/>
    <w:rsid w:val="5AE41E0E"/>
    <w:rsid w:val="5AE57C57"/>
    <w:rsid w:val="5AE61A9C"/>
    <w:rsid w:val="5AE6559B"/>
    <w:rsid w:val="5AE74768"/>
    <w:rsid w:val="5AE900E2"/>
    <w:rsid w:val="5AE96357"/>
    <w:rsid w:val="5AEA040E"/>
    <w:rsid w:val="5AEA6F59"/>
    <w:rsid w:val="5AEB0E20"/>
    <w:rsid w:val="5AEB19AB"/>
    <w:rsid w:val="5AEB3E5A"/>
    <w:rsid w:val="5AEB447E"/>
    <w:rsid w:val="5AEC372E"/>
    <w:rsid w:val="5AEC590E"/>
    <w:rsid w:val="5AEE2F51"/>
    <w:rsid w:val="5AEE3680"/>
    <w:rsid w:val="5AF0321E"/>
    <w:rsid w:val="5AF032C8"/>
    <w:rsid w:val="5AF2343A"/>
    <w:rsid w:val="5AF23880"/>
    <w:rsid w:val="5AF2560B"/>
    <w:rsid w:val="5AF27E32"/>
    <w:rsid w:val="5AF414BE"/>
    <w:rsid w:val="5AF465AC"/>
    <w:rsid w:val="5AF55566"/>
    <w:rsid w:val="5AF56279"/>
    <w:rsid w:val="5AF727FF"/>
    <w:rsid w:val="5AF80325"/>
    <w:rsid w:val="5AF947C9"/>
    <w:rsid w:val="5AF952BB"/>
    <w:rsid w:val="5AFA3DE1"/>
    <w:rsid w:val="5AFA4FE8"/>
    <w:rsid w:val="5AFA7FAC"/>
    <w:rsid w:val="5AFB4C53"/>
    <w:rsid w:val="5AFB7C61"/>
    <w:rsid w:val="5AFC03EC"/>
    <w:rsid w:val="5AFC5403"/>
    <w:rsid w:val="5AFE1DDF"/>
    <w:rsid w:val="5AFE3B8D"/>
    <w:rsid w:val="5AFE515A"/>
    <w:rsid w:val="5AFF16B3"/>
    <w:rsid w:val="5AFF2E3D"/>
    <w:rsid w:val="5B021DC9"/>
    <w:rsid w:val="5B030006"/>
    <w:rsid w:val="5B0325A8"/>
    <w:rsid w:val="5B0373F5"/>
    <w:rsid w:val="5B04316E"/>
    <w:rsid w:val="5B061734"/>
    <w:rsid w:val="5B065623"/>
    <w:rsid w:val="5B06742A"/>
    <w:rsid w:val="5B07612B"/>
    <w:rsid w:val="5B0942E0"/>
    <w:rsid w:val="5B0B0058"/>
    <w:rsid w:val="5B0B3659"/>
    <w:rsid w:val="5B0B6F57"/>
    <w:rsid w:val="5B0C5C65"/>
    <w:rsid w:val="5B0D39B0"/>
    <w:rsid w:val="5B0D4B6F"/>
    <w:rsid w:val="5B0E1C67"/>
    <w:rsid w:val="5B0E7B48"/>
    <w:rsid w:val="5B0F5D9A"/>
    <w:rsid w:val="5B1038C0"/>
    <w:rsid w:val="5B10566E"/>
    <w:rsid w:val="5B1213E7"/>
    <w:rsid w:val="5B121C77"/>
    <w:rsid w:val="5B124A58"/>
    <w:rsid w:val="5B12588A"/>
    <w:rsid w:val="5B137BE4"/>
    <w:rsid w:val="5B141F49"/>
    <w:rsid w:val="5B1462B5"/>
    <w:rsid w:val="5B1651F0"/>
    <w:rsid w:val="5B176AB1"/>
    <w:rsid w:val="5B182905"/>
    <w:rsid w:val="5B1852A9"/>
    <w:rsid w:val="5B1A029B"/>
    <w:rsid w:val="5B1C04B7"/>
    <w:rsid w:val="5B1C6B38"/>
    <w:rsid w:val="5B1D7F74"/>
    <w:rsid w:val="5B1E2E34"/>
    <w:rsid w:val="5B1F559F"/>
    <w:rsid w:val="5B20134D"/>
    <w:rsid w:val="5B2016CB"/>
    <w:rsid w:val="5B201AB6"/>
    <w:rsid w:val="5B2072E1"/>
    <w:rsid w:val="5B21787C"/>
    <w:rsid w:val="5B234FA6"/>
    <w:rsid w:val="5B240867"/>
    <w:rsid w:val="5B24736C"/>
    <w:rsid w:val="5B266C40"/>
    <w:rsid w:val="5B294982"/>
    <w:rsid w:val="5B2A2BD4"/>
    <w:rsid w:val="5B2A4242"/>
    <w:rsid w:val="5B2A4268"/>
    <w:rsid w:val="5B2B06FA"/>
    <w:rsid w:val="5B2B0C5A"/>
    <w:rsid w:val="5B2B24A8"/>
    <w:rsid w:val="5B2B6EB0"/>
    <w:rsid w:val="5B2D08AD"/>
    <w:rsid w:val="5B2F01EA"/>
    <w:rsid w:val="5B2F1F99"/>
    <w:rsid w:val="5B3255E5"/>
    <w:rsid w:val="5B33397C"/>
    <w:rsid w:val="5B351579"/>
    <w:rsid w:val="5B3550D5"/>
    <w:rsid w:val="5B3627AB"/>
    <w:rsid w:val="5B370919"/>
    <w:rsid w:val="5B372BFB"/>
    <w:rsid w:val="5B3A4258"/>
    <w:rsid w:val="5B3A5679"/>
    <w:rsid w:val="5B3B3F80"/>
    <w:rsid w:val="5B3C1DA9"/>
    <w:rsid w:val="5B3C374F"/>
    <w:rsid w:val="5B3C70FF"/>
    <w:rsid w:val="5B3E042E"/>
    <w:rsid w:val="5B3E21DC"/>
    <w:rsid w:val="5B402705"/>
    <w:rsid w:val="5B4041A6"/>
    <w:rsid w:val="5B404EA8"/>
    <w:rsid w:val="5B4215E3"/>
    <w:rsid w:val="5B43067A"/>
    <w:rsid w:val="5B433C96"/>
    <w:rsid w:val="5B4377F2"/>
    <w:rsid w:val="5B442B97"/>
    <w:rsid w:val="5B445318"/>
    <w:rsid w:val="5B4638F5"/>
    <w:rsid w:val="5B463948"/>
    <w:rsid w:val="5B46441B"/>
    <w:rsid w:val="5B4812AC"/>
    <w:rsid w:val="5B4B11D9"/>
    <w:rsid w:val="5B4C0DD1"/>
    <w:rsid w:val="5B4D2E88"/>
    <w:rsid w:val="5B504DA9"/>
    <w:rsid w:val="5B510E0E"/>
    <w:rsid w:val="5B5135A1"/>
    <w:rsid w:val="5B514E6B"/>
    <w:rsid w:val="5B521F12"/>
    <w:rsid w:val="5B52598A"/>
    <w:rsid w:val="5B545254"/>
    <w:rsid w:val="5B5476A0"/>
    <w:rsid w:val="5B5557AE"/>
    <w:rsid w:val="5B5562CC"/>
    <w:rsid w:val="5B563D3F"/>
    <w:rsid w:val="5B57593F"/>
    <w:rsid w:val="5B583751"/>
    <w:rsid w:val="5B5A4704"/>
    <w:rsid w:val="5B5B3554"/>
    <w:rsid w:val="5B5B47DB"/>
    <w:rsid w:val="5B5C7F1C"/>
    <w:rsid w:val="5B5D2C5D"/>
    <w:rsid w:val="5B5E63DA"/>
    <w:rsid w:val="5B5F2388"/>
    <w:rsid w:val="5B6048E6"/>
    <w:rsid w:val="5B610E2E"/>
    <w:rsid w:val="5B612F09"/>
    <w:rsid w:val="5B6339F0"/>
    <w:rsid w:val="5B637E94"/>
    <w:rsid w:val="5B647768"/>
    <w:rsid w:val="5B6559BA"/>
    <w:rsid w:val="5B656934"/>
    <w:rsid w:val="5B675852"/>
    <w:rsid w:val="5B68677C"/>
    <w:rsid w:val="5B6A17F7"/>
    <w:rsid w:val="5B6C6FB1"/>
    <w:rsid w:val="5B6D0D13"/>
    <w:rsid w:val="5B6D2493"/>
    <w:rsid w:val="5B6D479E"/>
    <w:rsid w:val="5B6D5979"/>
    <w:rsid w:val="5B6F4A8B"/>
    <w:rsid w:val="5B6F6839"/>
    <w:rsid w:val="5B702586"/>
    <w:rsid w:val="5B7025B1"/>
    <w:rsid w:val="5B716604"/>
    <w:rsid w:val="5B716720"/>
    <w:rsid w:val="5B722965"/>
    <w:rsid w:val="5B73122C"/>
    <w:rsid w:val="5B733C55"/>
    <w:rsid w:val="5B734CAD"/>
    <w:rsid w:val="5B7375AF"/>
    <w:rsid w:val="5B745BFD"/>
    <w:rsid w:val="5B7465F1"/>
    <w:rsid w:val="5B751A8B"/>
    <w:rsid w:val="5B761F20"/>
    <w:rsid w:val="5B76355A"/>
    <w:rsid w:val="5B763731"/>
    <w:rsid w:val="5B7756EE"/>
    <w:rsid w:val="5B782EDA"/>
    <w:rsid w:val="5B783743"/>
    <w:rsid w:val="5B795FD2"/>
    <w:rsid w:val="5B7A7442"/>
    <w:rsid w:val="5B7C4AB2"/>
    <w:rsid w:val="5B7C7611"/>
    <w:rsid w:val="5B7E082A"/>
    <w:rsid w:val="5B7E6A7C"/>
    <w:rsid w:val="5B7E6B76"/>
    <w:rsid w:val="5B7F253A"/>
    <w:rsid w:val="5B7F6076"/>
    <w:rsid w:val="5B7F7520"/>
    <w:rsid w:val="5B80134A"/>
    <w:rsid w:val="5B8147BE"/>
    <w:rsid w:val="5B81656C"/>
    <w:rsid w:val="5B8520E4"/>
    <w:rsid w:val="5B87348F"/>
    <w:rsid w:val="5B876355"/>
    <w:rsid w:val="5B88278E"/>
    <w:rsid w:val="5B8837B6"/>
    <w:rsid w:val="5B8A47E8"/>
    <w:rsid w:val="5B8A6002"/>
    <w:rsid w:val="5B8B4F3F"/>
    <w:rsid w:val="5B8F47E5"/>
    <w:rsid w:val="5B902B7F"/>
    <w:rsid w:val="5B914A01"/>
    <w:rsid w:val="5B920779"/>
    <w:rsid w:val="5B922527"/>
    <w:rsid w:val="5B93677B"/>
    <w:rsid w:val="5B93792A"/>
    <w:rsid w:val="5B944CEB"/>
    <w:rsid w:val="5B9462A0"/>
    <w:rsid w:val="5B946848"/>
    <w:rsid w:val="5B95711F"/>
    <w:rsid w:val="5B975D90"/>
    <w:rsid w:val="5B977DC6"/>
    <w:rsid w:val="5B980651"/>
    <w:rsid w:val="5B985EF4"/>
    <w:rsid w:val="5B9938B6"/>
    <w:rsid w:val="5B995B10"/>
    <w:rsid w:val="5B997E1C"/>
    <w:rsid w:val="5B9A52E0"/>
    <w:rsid w:val="5B9A5516"/>
    <w:rsid w:val="5B9E711E"/>
    <w:rsid w:val="5B9E7D89"/>
    <w:rsid w:val="5B9F0C98"/>
    <w:rsid w:val="5B9F11E4"/>
    <w:rsid w:val="5BA109BC"/>
    <w:rsid w:val="5BA132D9"/>
    <w:rsid w:val="5BA16033"/>
    <w:rsid w:val="5BA1738C"/>
    <w:rsid w:val="5BA21CD7"/>
    <w:rsid w:val="5BA26C0E"/>
    <w:rsid w:val="5BA3539B"/>
    <w:rsid w:val="5BA3697E"/>
    <w:rsid w:val="5BA3F59D"/>
    <w:rsid w:val="5BA52D90"/>
    <w:rsid w:val="5BA54009"/>
    <w:rsid w:val="5BA67C9E"/>
    <w:rsid w:val="5BA67D81"/>
    <w:rsid w:val="5BA74018"/>
    <w:rsid w:val="5BA8072A"/>
    <w:rsid w:val="5BA93DDA"/>
    <w:rsid w:val="5BAA3D49"/>
    <w:rsid w:val="5BAB41D6"/>
    <w:rsid w:val="5BAC7032"/>
    <w:rsid w:val="5BAD1FB8"/>
    <w:rsid w:val="5BAE2394"/>
    <w:rsid w:val="5BAE525C"/>
    <w:rsid w:val="5BAF4E87"/>
    <w:rsid w:val="5BB22BCA"/>
    <w:rsid w:val="5BB23691"/>
    <w:rsid w:val="5BB23EEB"/>
    <w:rsid w:val="5BB36D43"/>
    <w:rsid w:val="5BB37E83"/>
    <w:rsid w:val="5BB46942"/>
    <w:rsid w:val="5BB54146"/>
    <w:rsid w:val="5BB544D2"/>
    <w:rsid w:val="5BB54596"/>
    <w:rsid w:val="5BB57FC4"/>
    <w:rsid w:val="5BB73D3C"/>
    <w:rsid w:val="5BB83C6A"/>
    <w:rsid w:val="5BB92129"/>
    <w:rsid w:val="5BB95D06"/>
    <w:rsid w:val="5BBB7CD0"/>
    <w:rsid w:val="5BBC3041"/>
    <w:rsid w:val="5BBE331C"/>
    <w:rsid w:val="5BBE40A4"/>
    <w:rsid w:val="5BBF099D"/>
    <w:rsid w:val="5BC002A2"/>
    <w:rsid w:val="5BC11623"/>
    <w:rsid w:val="5BC176F1"/>
    <w:rsid w:val="5BC326E1"/>
    <w:rsid w:val="5BC36B85"/>
    <w:rsid w:val="5BC4225B"/>
    <w:rsid w:val="5BC528FD"/>
    <w:rsid w:val="5BC64365"/>
    <w:rsid w:val="5BC71209"/>
    <w:rsid w:val="5BC74C13"/>
    <w:rsid w:val="5BC8061D"/>
    <w:rsid w:val="5BC94873"/>
    <w:rsid w:val="5BC95D9D"/>
    <w:rsid w:val="5BCB0B78"/>
    <w:rsid w:val="5BCB750F"/>
    <w:rsid w:val="5BCC5A39"/>
    <w:rsid w:val="5BCD01BE"/>
    <w:rsid w:val="5BCE4DF0"/>
    <w:rsid w:val="5BCE6988"/>
    <w:rsid w:val="5BCE7A03"/>
    <w:rsid w:val="5BCF732F"/>
    <w:rsid w:val="5BCF7C54"/>
    <w:rsid w:val="5BD007B0"/>
    <w:rsid w:val="5BD0118C"/>
    <w:rsid w:val="5BD112A2"/>
    <w:rsid w:val="5BD13ECA"/>
    <w:rsid w:val="5BD14D8D"/>
    <w:rsid w:val="5BD14DFE"/>
    <w:rsid w:val="5BD24919"/>
    <w:rsid w:val="5BD4EF68"/>
    <w:rsid w:val="5BD62A90"/>
    <w:rsid w:val="5BD82BBB"/>
    <w:rsid w:val="5BD82FCE"/>
    <w:rsid w:val="5BD96B53"/>
    <w:rsid w:val="5BDA4C4B"/>
    <w:rsid w:val="5BDC37A3"/>
    <w:rsid w:val="5BDD04C8"/>
    <w:rsid w:val="5BDD10F1"/>
    <w:rsid w:val="5BDD1924"/>
    <w:rsid w:val="5BDE39BF"/>
    <w:rsid w:val="5BDE45C2"/>
    <w:rsid w:val="5BE00CCA"/>
    <w:rsid w:val="5BE07737"/>
    <w:rsid w:val="5BE25AA2"/>
    <w:rsid w:val="5BE34687"/>
    <w:rsid w:val="5BE44791"/>
    <w:rsid w:val="5BE52C73"/>
    <w:rsid w:val="5BE54D4D"/>
    <w:rsid w:val="5BE65E04"/>
    <w:rsid w:val="5BE66344"/>
    <w:rsid w:val="5BE6770E"/>
    <w:rsid w:val="5BE67B9B"/>
    <w:rsid w:val="5BE70AC5"/>
    <w:rsid w:val="5BE865EB"/>
    <w:rsid w:val="5BEA7619"/>
    <w:rsid w:val="5BEC1872"/>
    <w:rsid w:val="5BED3C02"/>
    <w:rsid w:val="5BEE0481"/>
    <w:rsid w:val="5BEE5D85"/>
    <w:rsid w:val="5BEE73A9"/>
    <w:rsid w:val="5BEF02A9"/>
    <w:rsid w:val="5BF10ABD"/>
    <w:rsid w:val="5BF34CF4"/>
    <w:rsid w:val="5BF37ABD"/>
    <w:rsid w:val="5BF37D59"/>
    <w:rsid w:val="5BF42124"/>
    <w:rsid w:val="5BF44F90"/>
    <w:rsid w:val="5BF503C4"/>
    <w:rsid w:val="5BF55E35"/>
    <w:rsid w:val="5BF8682E"/>
    <w:rsid w:val="5BF87769"/>
    <w:rsid w:val="5BF907F8"/>
    <w:rsid w:val="5BFA71ED"/>
    <w:rsid w:val="5BFB00CD"/>
    <w:rsid w:val="5BFB7892"/>
    <w:rsid w:val="5BFC2657"/>
    <w:rsid w:val="5BFC79C3"/>
    <w:rsid w:val="5BFD20E0"/>
    <w:rsid w:val="5BFD2B06"/>
    <w:rsid w:val="5BFD3DE2"/>
    <w:rsid w:val="5BFE149C"/>
    <w:rsid w:val="5C006372"/>
    <w:rsid w:val="5C013AD7"/>
    <w:rsid w:val="5C015873"/>
    <w:rsid w:val="5C032B9F"/>
    <w:rsid w:val="5C040CF2"/>
    <w:rsid w:val="5C043425"/>
    <w:rsid w:val="5C046135"/>
    <w:rsid w:val="5C05238E"/>
    <w:rsid w:val="5C0535C6"/>
    <w:rsid w:val="5C055F46"/>
    <w:rsid w:val="5C0644C6"/>
    <w:rsid w:val="5C074CC3"/>
    <w:rsid w:val="5C08779F"/>
    <w:rsid w:val="5C091345"/>
    <w:rsid w:val="5C092082"/>
    <w:rsid w:val="5C097AE5"/>
    <w:rsid w:val="5C097BB4"/>
    <w:rsid w:val="5C0B226A"/>
    <w:rsid w:val="5C0C5724"/>
    <w:rsid w:val="5C0C655B"/>
    <w:rsid w:val="5C0F3B78"/>
    <w:rsid w:val="5C115B42"/>
    <w:rsid w:val="5C133668"/>
    <w:rsid w:val="5C1442C1"/>
    <w:rsid w:val="5C145A54"/>
    <w:rsid w:val="5C150625"/>
    <w:rsid w:val="5C1667B5"/>
    <w:rsid w:val="5C1735A7"/>
    <w:rsid w:val="5C1758EE"/>
    <w:rsid w:val="5C1806B1"/>
    <w:rsid w:val="5C191591"/>
    <w:rsid w:val="5C1967A5"/>
    <w:rsid w:val="5C1A04E1"/>
    <w:rsid w:val="5C1A3F40"/>
    <w:rsid w:val="5C1A5503"/>
    <w:rsid w:val="5C1B42CB"/>
    <w:rsid w:val="5C1C2A3C"/>
    <w:rsid w:val="5C1C3244"/>
    <w:rsid w:val="5C1C5FBB"/>
    <w:rsid w:val="5C1D0043"/>
    <w:rsid w:val="5C1D6DB7"/>
    <w:rsid w:val="5C1E200D"/>
    <w:rsid w:val="5C1F04F4"/>
    <w:rsid w:val="5C1F152D"/>
    <w:rsid w:val="5C2018E1"/>
    <w:rsid w:val="5C207B33"/>
    <w:rsid w:val="5C2238AB"/>
    <w:rsid w:val="5C23252E"/>
    <w:rsid w:val="5C245875"/>
    <w:rsid w:val="5C247363"/>
    <w:rsid w:val="5C250B2C"/>
    <w:rsid w:val="5C250B51"/>
    <w:rsid w:val="5C25514A"/>
    <w:rsid w:val="5C257A48"/>
    <w:rsid w:val="5C263741"/>
    <w:rsid w:val="5C267D40"/>
    <w:rsid w:val="5C275D8A"/>
    <w:rsid w:val="5C2820A2"/>
    <w:rsid w:val="5C284080"/>
    <w:rsid w:val="5C292BBA"/>
    <w:rsid w:val="5C292E8C"/>
    <w:rsid w:val="5C2971C1"/>
    <w:rsid w:val="5C297581"/>
    <w:rsid w:val="5C2D696E"/>
    <w:rsid w:val="5C2E2250"/>
    <w:rsid w:val="5C2F3B14"/>
    <w:rsid w:val="5C2F7D76"/>
    <w:rsid w:val="5C310CBE"/>
    <w:rsid w:val="5C334E92"/>
    <w:rsid w:val="5C337866"/>
    <w:rsid w:val="5C341831"/>
    <w:rsid w:val="5C3633D5"/>
    <w:rsid w:val="5C3929A3"/>
    <w:rsid w:val="5C3B5199"/>
    <w:rsid w:val="5C3C6752"/>
    <w:rsid w:val="5C3D30B2"/>
    <w:rsid w:val="5C3E43DE"/>
    <w:rsid w:val="5C3E5071"/>
    <w:rsid w:val="5C3E620B"/>
    <w:rsid w:val="5C3F1B6B"/>
    <w:rsid w:val="5C3F445D"/>
    <w:rsid w:val="5C3F450A"/>
    <w:rsid w:val="5C402CEC"/>
    <w:rsid w:val="5C4054D1"/>
    <w:rsid w:val="5C46750C"/>
    <w:rsid w:val="5C486F8E"/>
    <w:rsid w:val="5C497B03"/>
    <w:rsid w:val="5C4A6EDF"/>
    <w:rsid w:val="5C4C6B7A"/>
    <w:rsid w:val="5C4E644E"/>
    <w:rsid w:val="5C4F0381"/>
    <w:rsid w:val="5C5127E7"/>
    <w:rsid w:val="5C515F3F"/>
    <w:rsid w:val="5C5165D9"/>
    <w:rsid w:val="5C535EFA"/>
    <w:rsid w:val="5C536E96"/>
    <w:rsid w:val="5C544627"/>
    <w:rsid w:val="5C5472A3"/>
    <w:rsid w:val="5C550687"/>
    <w:rsid w:val="5C551B2C"/>
    <w:rsid w:val="5C553EF0"/>
    <w:rsid w:val="5C581274"/>
    <w:rsid w:val="5C584A46"/>
    <w:rsid w:val="5C5B500F"/>
    <w:rsid w:val="5C5D0D87"/>
    <w:rsid w:val="5C5E4486"/>
    <w:rsid w:val="5C5E5CA1"/>
    <w:rsid w:val="5C5E5E59"/>
    <w:rsid w:val="5C5F065B"/>
    <w:rsid w:val="5C5F50E3"/>
    <w:rsid w:val="5C5F68AD"/>
    <w:rsid w:val="5C6012BE"/>
    <w:rsid w:val="5C602626"/>
    <w:rsid w:val="5C6433F5"/>
    <w:rsid w:val="5C651B1C"/>
    <w:rsid w:val="5C653798"/>
    <w:rsid w:val="5C654B2E"/>
    <w:rsid w:val="5C66459C"/>
    <w:rsid w:val="5C6720F0"/>
    <w:rsid w:val="5C674AF8"/>
    <w:rsid w:val="5C675D81"/>
    <w:rsid w:val="5C6A10F2"/>
    <w:rsid w:val="5C6A7000"/>
    <w:rsid w:val="5C6B1E20"/>
    <w:rsid w:val="5C6B34A4"/>
    <w:rsid w:val="5C6C4B26"/>
    <w:rsid w:val="5C6D3D3E"/>
    <w:rsid w:val="5C71213D"/>
    <w:rsid w:val="5C7133D8"/>
    <w:rsid w:val="5C722699"/>
    <w:rsid w:val="5C727FEE"/>
    <w:rsid w:val="5C732359"/>
    <w:rsid w:val="5C740A1B"/>
    <w:rsid w:val="5C7463DA"/>
    <w:rsid w:val="5C767A1E"/>
    <w:rsid w:val="5C7740EC"/>
    <w:rsid w:val="5C775066"/>
    <w:rsid w:val="5C776F19"/>
    <w:rsid w:val="5C7812A8"/>
    <w:rsid w:val="5C78171D"/>
    <w:rsid w:val="5C7834CB"/>
    <w:rsid w:val="5C7A5495"/>
    <w:rsid w:val="5C7B745F"/>
    <w:rsid w:val="5C7D0246"/>
    <w:rsid w:val="5C7D4E30"/>
    <w:rsid w:val="5C7F1D08"/>
    <w:rsid w:val="5C8013AC"/>
    <w:rsid w:val="5C805DFB"/>
    <w:rsid w:val="5C8400C2"/>
    <w:rsid w:val="5C840AB1"/>
    <w:rsid w:val="5C84161D"/>
    <w:rsid w:val="5C841E70"/>
    <w:rsid w:val="5C8458D2"/>
    <w:rsid w:val="5C846314"/>
    <w:rsid w:val="5C8526A6"/>
    <w:rsid w:val="5C852894"/>
    <w:rsid w:val="5C853D72"/>
    <w:rsid w:val="5C857F38"/>
    <w:rsid w:val="5C875E04"/>
    <w:rsid w:val="5C8A5240"/>
    <w:rsid w:val="5C8B47F7"/>
    <w:rsid w:val="5C8B66B0"/>
    <w:rsid w:val="5C8C51C9"/>
    <w:rsid w:val="5C8C64E1"/>
    <w:rsid w:val="5C8C73FE"/>
    <w:rsid w:val="5C8D42E0"/>
    <w:rsid w:val="5C8D48E6"/>
    <w:rsid w:val="5C8E1FB9"/>
    <w:rsid w:val="5C904CB9"/>
    <w:rsid w:val="5C9051E0"/>
    <w:rsid w:val="5C911838"/>
    <w:rsid w:val="5C942ADB"/>
    <w:rsid w:val="5C951C85"/>
    <w:rsid w:val="5C9522CF"/>
    <w:rsid w:val="5C960FA1"/>
    <w:rsid w:val="5C966047"/>
    <w:rsid w:val="5C982912"/>
    <w:rsid w:val="5C9A22A5"/>
    <w:rsid w:val="5C9B540C"/>
    <w:rsid w:val="5C9C4BFC"/>
    <w:rsid w:val="5C9D1184"/>
    <w:rsid w:val="5C9D2F32"/>
    <w:rsid w:val="5C9F2A00"/>
    <w:rsid w:val="5C9F32E4"/>
    <w:rsid w:val="5C9F4EFC"/>
    <w:rsid w:val="5CA00C74"/>
    <w:rsid w:val="5CA014D0"/>
    <w:rsid w:val="5CA0548C"/>
    <w:rsid w:val="5CA068EF"/>
    <w:rsid w:val="5CA16EC6"/>
    <w:rsid w:val="5CA2679A"/>
    <w:rsid w:val="5CA2C8E3"/>
    <w:rsid w:val="5CA40764"/>
    <w:rsid w:val="5CA42512"/>
    <w:rsid w:val="5CA466D7"/>
    <w:rsid w:val="5CA64D79"/>
    <w:rsid w:val="5CAC13C7"/>
    <w:rsid w:val="5CAE27E8"/>
    <w:rsid w:val="5CAE4947"/>
    <w:rsid w:val="5CAE513F"/>
    <w:rsid w:val="5CB00801"/>
    <w:rsid w:val="5CB07109"/>
    <w:rsid w:val="5CB12AFD"/>
    <w:rsid w:val="5CB54510"/>
    <w:rsid w:val="5CB5471F"/>
    <w:rsid w:val="5CB5577F"/>
    <w:rsid w:val="5CB564CD"/>
    <w:rsid w:val="5CB7367B"/>
    <w:rsid w:val="5CB9084D"/>
    <w:rsid w:val="5CBA3AE4"/>
    <w:rsid w:val="5CBB4F4C"/>
    <w:rsid w:val="5CBC3D00"/>
    <w:rsid w:val="5CBD3CBF"/>
    <w:rsid w:val="5CBD748A"/>
    <w:rsid w:val="5CC02802"/>
    <w:rsid w:val="5CC04E72"/>
    <w:rsid w:val="5CC05393"/>
    <w:rsid w:val="5CC166B2"/>
    <w:rsid w:val="5CC20BEA"/>
    <w:rsid w:val="5CC2508E"/>
    <w:rsid w:val="5CC26E3C"/>
    <w:rsid w:val="5CC578B3"/>
    <w:rsid w:val="5CC62706"/>
    <w:rsid w:val="5CC62B5E"/>
    <w:rsid w:val="5CC826A5"/>
    <w:rsid w:val="5CC91F79"/>
    <w:rsid w:val="5CC93153"/>
    <w:rsid w:val="5CCA51E3"/>
    <w:rsid w:val="5CCC6BFD"/>
    <w:rsid w:val="5CD03C51"/>
    <w:rsid w:val="5CD07809"/>
    <w:rsid w:val="5CD1707F"/>
    <w:rsid w:val="5CD31049"/>
    <w:rsid w:val="5CD32DD4"/>
    <w:rsid w:val="5CD32DF8"/>
    <w:rsid w:val="5CD475A3"/>
    <w:rsid w:val="5CD5091E"/>
    <w:rsid w:val="5CD62835"/>
    <w:rsid w:val="5CD66444"/>
    <w:rsid w:val="5CD7536C"/>
    <w:rsid w:val="5CD80C47"/>
    <w:rsid w:val="5CD83179"/>
    <w:rsid w:val="5CD923EB"/>
    <w:rsid w:val="5CD9394B"/>
    <w:rsid w:val="5CD94447"/>
    <w:rsid w:val="5CDA776C"/>
    <w:rsid w:val="5CDB10A7"/>
    <w:rsid w:val="5CDC1CAC"/>
    <w:rsid w:val="5CE06F90"/>
    <w:rsid w:val="5CE13A8F"/>
    <w:rsid w:val="5CE1667C"/>
    <w:rsid w:val="5CE172C2"/>
    <w:rsid w:val="5CE2128D"/>
    <w:rsid w:val="5CE329E1"/>
    <w:rsid w:val="5CE40B61"/>
    <w:rsid w:val="5CE5143B"/>
    <w:rsid w:val="5CE57D3D"/>
    <w:rsid w:val="5CE64ED2"/>
    <w:rsid w:val="5CE75C39"/>
    <w:rsid w:val="5CE9261B"/>
    <w:rsid w:val="5CE93A88"/>
    <w:rsid w:val="5CE943C9"/>
    <w:rsid w:val="5CE96177"/>
    <w:rsid w:val="5CEA09E1"/>
    <w:rsid w:val="5CEC365B"/>
    <w:rsid w:val="5CEC7C45"/>
    <w:rsid w:val="5CED750C"/>
    <w:rsid w:val="5CEE5E83"/>
    <w:rsid w:val="5CF01BDA"/>
    <w:rsid w:val="5CF02FFF"/>
    <w:rsid w:val="5CF039A9"/>
    <w:rsid w:val="5CF04258"/>
    <w:rsid w:val="5CF1276D"/>
    <w:rsid w:val="5CF20A3A"/>
    <w:rsid w:val="5CF27722"/>
    <w:rsid w:val="5CF32634"/>
    <w:rsid w:val="5CF34A30"/>
    <w:rsid w:val="5CF43966"/>
    <w:rsid w:val="5CF4483A"/>
    <w:rsid w:val="5CF466F5"/>
    <w:rsid w:val="5CF51316"/>
    <w:rsid w:val="5CF57881"/>
    <w:rsid w:val="5CF617E9"/>
    <w:rsid w:val="5CF77DB2"/>
    <w:rsid w:val="5CF8285E"/>
    <w:rsid w:val="5CFA65D6"/>
    <w:rsid w:val="5CFB66ED"/>
    <w:rsid w:val="5CFB7875"/>
    <w:rsid w:val="5CFB78A0"/>
    <w:rsid w:val="5CFD1C22"/>
    <w:rsid w:val="5CFF3BED"/>
    <w:rsid w:val="5D014524"/>
    <w:rsid w:val="5D015F6A"/>
    <w:rsid w:val="5D03088A"/>
    <w:rsid w:val="5D0404CA"/>
    <w:rsid w:val="5D0438E0"/>
    <w:rsid w:val="5D061443"/>
    <w:rsid w:val="5D064880"/>
    <w:rsid w:val="5D070375"/>
    <w:rsid w:val="5D07554F"/>
    <w:rsid w:val="5D075B90"/>
    <w:rsid w:val="5D086F45"/>
    <w:rsid w:val="5D09088F"/>
    <w:rsid w:val="5D096819"/>
    <w:rsid w:val="5D0A4E6E"/>
    <w:rsid w:val="5D0B2CE9"/>
    <w:rsid w:val="5D0C1DF9"/>
    <w:rsid w:val="5D0C307D"/>
    <w:rsid w:val="5D101956"/>
    <w:rsid w:val="5D11624A"/>
    <w:rsid w:val="5D1256CE"/>
    <w:rsid w:val="5D126FB2"/>
    <w:rsid w:val="5D12B0C3"/>
    <w:rsid w:val="5D1551BE"/>
    <w:rsid w:val="5D156F6C"/>
    <w:rsid w:val="5D166479"/>
    <w:rsid w:val="5D170F36"/>
    <w:rsid w:val="5D177188"/>
    <w:rsid w:val="5D184CAE"/>
    <w:rsid w:val="5D1A4582"/>
    <w:rsid w:val="5D1A6C78"/>
    <w:rsid w:val="5D1B2D32"/>
    <w:rsid w:val="5D1C1492"/>
    <w:rsid w:val="5D1C20B9"/>
    <w:rsid w:val="5D1D22C5"/>
    <w:rsid w:val="5D1D5300"/>
    <w:rsid w:val="5D1E0517"/>
    <w:rsid w:val="5D1F684B"/>
    <w:rsid w:val="5D1F74CC"/>
    <w:rsid w:val="5D207028"/>
    <w:rsid w:val="5D221689"/>
    <w:rsid w:val="5D222C2B"/>
    <w:rsid w:val="5D2274CC"/>
    <w:rsid w:val="5D236733"/>
    <w:rsid w:val="5D236B2A"/>
    <w:rsid w:val="5D241F1E"/>
    <w:rsid w:val="5D242C71"/>
    <w:rsid w:val="5D243653"/>
    <w:rsid w:val="5D253680"/>
    <w:rsid w:val="5D26561D"/>
    <w:rsid w:val="5D281324"/>
    <w:rsid w:val="5D29649A"/>
    <w:rsid w:val="5D2B2E94"/>
    <w:rsid w:val="5D2D79A7"/>
    <w:rsid w:val="5D2E6B06"/>
    <w:rsid w:val="5D303DA6"/>
    <w:rsid w:val="5D306326"/>
    <w:rsid w:val="5D334275"/>
    <w:rsid w:val="5D340281"/>
    <w:rsid w:val="5D344090"/>
    <w:rsid w:val="5D347605"/>
    <w:rsid w:val="5D347D3A"/>
    <w:rsid w:val="5D353D1A"/>
    <w:rsid w:val="5D355860"/>
    <w:rsid w:val="5D361E0D"/>
    <w:rsid w:val="5D367E33"/>
    <w:rsid w:val="5D385D1F"/>
    <w:rsid w:val="5D3A2E77"/>
    <w:rsid w:val="5D3D58FB"/>
    <w:rsid w:val="5D3D64C3"/>
    <w:rsid w:val="5D3E11B2"/>
    <w:rsid w:val="5D3E2967"/>
    <w:rsid w:val="5D3E2F7A"/>
    <w:rsid w:val="5D3E4E34"/>
    <w:rsid w:val="5D3F1B55"/>
    <w:rsid w:val="5D3F5558"/>
    <w:rsid w:val="5D4164E6"/>
    <w:rsid w:val="5D431B62"/>
    <w:rsid w:val="5D441414"/>
    <w:rsid w:val="5D445AA3"/>
    <w:rsid w:val="5D46469E"/>
    <w:rsid w:val="5D466716"/>
    <w:rsid w:val="5D4808B9"/>
    <w:rsid w:val="5D4B0BE0"/>
    <w:rsid w:val="5D4B6E32"/>
    <w:rsid w:val="5D4D55B1"/>
    <w:rsid w:val="5D4D5F01"/>
    <w:rsid w:val="5D4D6168"/>
    <w:rsid w:val="5D4D6706"/>
    <w:rsid w:val="5D4D689B"/>
    <w:rsid w:val="5D4E29B0"/>
    <w:rsid w:val="5D4F3134"/>
    <w:rsid w:val="5D4F42C0"/>
    <w:rsid w:val="5D504448"/>
    <w:rsid w:val="5D51493E"/>
    <w:rsid w:val="5D515576"/>
    <w:rsid w:val="5D516DD1"/>
    <w:rsid w:val="5D521F6E"/>
    <w:rsid w:val="5D526412"/>
    <w:rsid w:val="5D526A3D"/>
    <w:rsid w:val="5D535826"/>
    <w:rsid w:val="5D54318A"/>
    <w:rsid w:val="5D546831"/>
    <w:rsid w:val="5D551599"/>
    <w:rsid w:val="5D551A5E"/>
    <w:rsid w:val="5D5530C9"/>
    <w:rsid w:val="5D554485"/>
    <w:rsid w:val="5D556218"/>
    <w:rsid w:val="5D557CB0"/>
    <w:rsid w:val="5D5619D1"/>
    <w:rsid w:val="5D5830A9"/>
    <w:rsid w:val="5D5850AB"/>
    <w:rsid w:val="5D59503E"/>
    <w:rsid w:val="5D5A2B14"/>
    <w:rsid w:val="5D5A52C7"/>
    <w:rsid w:val="5D5F468B"/>
    <w:rsid w:val="5D5F4770"/>
    <w:rsid w:val="5D610403"/>
    <w:rsid w:val="5D616BF7"/>
    <w:rsid w:val="5D63674A"/>
    <w:rsid w:val="5D641FA5"/>
    <w:rsid w:val="5D647EF4"/>
    <w:rsid w:val="5D653228"/>
    <w:rsid w:val="5D6538E2"/>
    <w:rsid w:val="5D663C6C"/>
    <w:rsid w:val="5D6677C8"/>
    <w:rsid w:val="5D67011B"/>
    <w:rsid w:val="5D672EC5"/>
    <w:rsid w:val="5D683540"/>
    <w:rsid w:val="5D6929AC"/>
    <w:rsid w:val="5D6972B8"/>
    <w:rsid w:val="5D6A26AF"/>
    <w:rsid w:val="5D6B211E"/>
    <w:rsid w:val="5D6B3030"/>
    <w:rsid w:val="5D6B417C"/>
    <w:rsid w:val="5D6D0B56"/>
    <w:rsid w:val="5D6D2F62"/>
    <w:rsid w:val="5D6D42A7"/>
    <w:rsid w:val="5D6D4FFA"/>
    <w:rsid w:val="5D6E48CE"/>
    <w:rsid w:val="5D6F2B61"/>
    <w:rsid w:val="5D700646"/>
    <w:rsid w:val="5D70192A"/>
    <w:rsid w:val="5D701B0B"/>
    <w:rsid w:val="5D7037BD"/>
    <w:rsid w:val="5D704AEA"/>
    <w:rsid w:val="5D7232ED"/>
    <w:rsid w:val="5D740137"/>
    <w:rsid w:val="5D753EAF"/>
    <w:rsid w:val="5D756237"/>
    <w:rsid w:val="5D785B17"/>
    <w:rsid w:val="5D787887"/>
    <w:rsid w:val="5D797FFC"/>
    <w:rsid w:val="5D7A2171"/>
    <w:rsid w:val="5D7A6A2A"/>
    <w:rsid w:val="5D7B43E9"/>
    <w:rsid w:val="5D7C348F"/>
    <w:rsid w:val="5D7C6FEB"/>
    <w:rsid w:val="5D7E2D63"/>
    <w:rsid w:val="5D7E3BFE"/>
    <w:rsid w:val="5D7E4FE1"/>
    <w:rsid w:val="5D7F6ADB"/>
    <w:rsid w:val="5D814602"/>
    <w:rsid w:val="5D824997"/>
    <w:rsid w:val="5D83037A"/>
    <w:rsid w:val="5D83481E"/>
    <w:rsid w:val="5D836D2A"/>
    <w:rsid w:val="5D841269"/>
    <w:rsid w:val="5D85113A"/>
    <w:rsid w:val="5D8539A4"/>
    <w:rsid w:val="5D85703E"/>
    <w:rsid w:val="5D8576FF"/>
    <w:rsid w:val="5D857D24"/>
    <w:rsid w:val="5D873707"/>
    <w:rsid w:val="5D874385"/>
    <w:rsid w:val="5D877AEA"/>
    <w:rsid w:val="5D891708"/>
    <w:rsid w:val="5D8A04B2"/>
    <w:rsid w:val="5D8A7A00"/>
    <w:rsid w:val="5D8B01C2"/>
    <w:rsid w:val="5D8B1942"/>
    <w:rsid w:val="5D8B5480"/>
    <w:rsid w:val="5D8BBA46"/>
    <w:rsid w:val="5D8D2FA6"/>
    <w:rsid w:val="5D8D76AB"/>
    <w:rsid w:val="5D900CE9"/>
    <w:rsid w:val="5D93279A"/>
    <w:rsid w:val="5D936BB8"/>
    <w:rsid w:val="5D9500AD"/>
    <w:rsid w:val="5D95644A"/>
    <w:rsid w:val="5D963D00"/>
    <w:rsid w:val="5D991671"/>
    <w:rsid w:val="5D99194B"/>
    <w:rsid w:val="5D9940AB"/>
    <w:rsid w:val="5D9A56C3"/>
    <w:rsid w:val="5D9B7DA4"/>
    <w:rsid w:val="5D9C283E"/>
    <w:rsid w:val="5D9E1657"/>
    <w:rsid w:val="5D9E51B4"/>
    <w:rsid w:val="5D9E5823"/>
    <w:rsid w:val="5D9E6BFB"/>
    <w:rsid w:val="5D9F2CDA"/>
    <w:rsid w:val="5DA06126"/>
    <w:rsid w:val="5DA14CA4"/>
    <w:rsid w:val="5DA23243"/>
    <w:rsid w:val="5DA30A1C"/>
    <w:rsid w:val="5DA53CB2"/>
    <w:rsid w:val="5DA54630"/>
    <w:rsid w:val="5DA73DA7"/>
    <w:rsid w:val="5DA779D9"/>
    <w:rsid w:val="5DA81211"/>
    <w:rsid w:val="5DA939B7"/>
    <w:rsid w:val="5DA955C1"/>
    <w:rsid w:val="5DAB0DB5"/>
    <w:rsid w:val="5DAB167E"/>
    <w:rsid w:val="5DAB78D0"/>
    <w:rsid w:val="5DAC3572"/>
    <w:rsid w:val="5DAD189A"/>
    <w:rsid w:val="5DAE5E94"/>
    <w:rsid w:val="5DAF116F"/>
    <w:rsid w:val="5DAF12D5"/>
    <w:rsid w:val="5DB01D87"/>
    <w:rsid w:val="5DB20C5F"/>
    <w:rsid w:val="5DB212B3"/>
    <w:rsid w:val="5DB33E73"/>
    <w:rsid w:val="5DB43D9F"/>
    <w:rsid w:val="5DB51EE3"/>
    <w:rsid w:val="5DB55A48"/>
    <w:rsid w:val="5DB93D9B"/>
    <w:rsid w:val="5DBC15E0"/>
    <w:rsid w:val="5DBC388C"/>
    <w:rsid w:val="5DBD16A2"/>
    <w:rsid w:val="5DBD6A52"/>
    <w:rsid w:val="5DBE1282"/>
    <w:rsid w:val="5DC15346"/>
    <w:rsid w:val="5DC170F4"/>
    <w:rsid w:val="5DC22886"/>
    <w:rsid w:val="5DC25B98"/>
    <w:rsid w:val="5DC32E6C"/>
    <w:rsid w:val="5DC44307"/>
    <w:rsid w:val="5DC55B33"/>
    <w:rsid w:val="5DC64272"/>
    <w:rsid w:val="5DC71F67"/>
    <w:rsid w:val="5DC82230"/>
    <w:rsid w:val="5DC9620D"/>
    <w:rsid w:val="5DC976CE"/>
    <w:rsid w:val="5DCA1E4D"/>
    <w:rsid w:val="5DCA5FA9"/>
    <w:rsid w:val="5DCB1D21"/>
    <w:rsid w:val="5DCC0264"/>
    <w:rsid w:val="5DCC7794"/>
    <w:rsid w:val="5DCE371F"/>
    <w:rsid w:val="5DCF35BF"/>
    <w:rsid w:val="5DCF54EC"/>
    <w:rsid w:val="5DD02817"/>
    <w:rsid w:val="5DD0281B"/>
    <w:rsid w:val="5DD31AFB"/>
    <w:rsid w:val="5DD40BD5"/>
    <w:rsid w:val="5DD40E28"/>
    <w:rsid w:val="5DD4133E"/>
    <w:rsid w:val="5DD43326"/>
    <w:rsid w:val="5DD4767D"/>
    <w:rsid w:val="5DD47E86"/>
    <w:rsid w:val="5DD60DF1"/>
    <w:rsid w:val="5DD63E9E"/>
    <w:rsid w:val="5DD8588B"/>
    <w:rsid w:val="5DD91201"/>
    <w:rsid w:val="5DD96689"/>
    <w:rsid w:val="5DDA63CE"/>
    <w:rsid w:val="5DDB1F64"/>
    <w:rsid w:val="5DDB7678"/>
    <w:rsid w:val="5DDC154F"/>
    <w:rsid w:val="5DDC24C4"/>
    <w:rsid w:val="5DDC5CDC"/>
    <w:rsid w:val="5DDE47AD"/>
    <w:rsid w:val="5DDF6EBC"/>
    <w:rsid w:val="5DDF6EC9"/>
    <w:rsid w:val="5DE03A1E"/>
    <w:rsid w:val="5DE05449"/>
    <w:rsid w:val="5DE057CC"/>
    <w:rsid w:val="5DE3706A"/>
    <w:rsid w:val="5DE74D90"/>
    <w:rsid w:val="5DE75123"/>
    <w:rsid w:val="5DE762FC"/>
    <w:rsid w:val="5DE96D95"/>
    <w:rsid w:val="5DEA21A7"/>
    <w:rsid w:val="5DEA664B"/>
    <w:rsid w:val="5DEB0AF7"/>
    <w:rsid w:val="5DEB2CF2"/>
    <w:rsid w:val="5DED3168"/>
    <w:rsid w:val="5DED7EE9"/>
    <w:rsid w:val="5DEE04B2"/>
    <w:rsid w:val="5DEEA443"/>
    <w:rsid w:val="5DEF19B1"/>
    <w:rsid w:val="5DEF1EB3"/>
    <w:rsid w:val="5DF012AC"/>
    <w:rsid w:val="5DF11787"/>
    <w:rsid w:val="5DF16CF2"/>
    <w:rsid w:val="5DF179D9"/>
    <w:rsid w:val="5DF25E6C"/>
    <w:rsid w:val="5DF272AD"/>
    <w:rsid w:val="5DF37410"/>
    <w:rsid w:val="5DF43025"/>
    <w:rsid w:val="5DF5365F"/>
    <w:rsid w:val="5DF554EE"/>
    <w:rsid w:val="5DF6542C"/>
    <w:rsid w:val="5DF66D9E"/>
    <w:rsid w:val="5DF72683"/>
    <w:rsid w:val="5DF748C4"/>
    <w:rsid w:val="5DF779A5"/>
    <w:rsid w:val="5DF836D0"/>
    <w:rsid w:val="5DF9063C"/>
    <w:rsid w:val="5DF907C7"/>
    <w:rsid w:val="5DF917B0"/>
    <w:rsid w:val="5DF94AE0"/>
    <w:rsid w:val="5DF9688E"/>
    <w:rsid w:val="5DF97784"/>
    <w:rsid w:val="5DFA389C"/>
    <w:rsid w:val="5DFA70E3"/>
    <w:rsid w:val="5DFA7E27"/>
    <w:rsid w:val="5DFB2606"/>
    <w:rsid w:val="5DFCCC10"/>
    <w:rsid w:val="5DFE3EA4"/>
    <w:rsid w:val="5DFF7894"/>
    <w:rsid w:val="5E007C1C"/>
    <w:rsid w:val="5E0134B5"/>
    <w:rsid w:val="5E0200D1"/>
    <w:rsid w:val="5E040897"/>
    <w:rsid w:val="5E0421DB"/>
    <w:rsid w:val="5E045BF0"/>
    <w:rsid w:val="5E045C87"/>
    <w:rsid w:val="5E047DB2"/>
    <w:rsid w:val="5E0503F5"/>
    <w:rsid w:val="5E053485"/>
    <w:rsid w:val="5E053EAA"/>
    <w:rsid w:val="5E057817"/>
    <w:rsid w:val="5E075E89"/>
    <w:rsid w:val="5E07666D"/>
    <w:rsid w:val="5E076966"/>
    <w:rsid w:val="5E0771FD"/>
    <w:rsid w:val="5E082F75"/>
    <w:rsid w:val="5E090478"/>
    <w:rsid w:val="5E091299"/>
    <w:rsid w:val="5E0A4F4E"/>
    <w:rsid w:val="5E0B036F"/>
    <w:rsid w:val="5E0B0AD6"/>
    <w:rsid w:val="5E0C56F7"/>
    <w:rsid w:val="5E0C62A4"/>
    <w:rsid w:val="5E0C631C"/>
    <w:rsid w:val="5E0C65C1"/>
    <w:rsid w:val="5E0E3247"/>
    <w:rsid w:val="5E0F7FFC"/>
    <w:rsid w:val="5E1007F4"/>
    <w:rsid w:val="5E105576"/>
    <w:rsid w:val="5E105EDE"/>
    <w:rsid w:val="5E11350F"/>
    <w:rsid w:val="5E1142CE"/>
    <w:rsid w:val="5E115985"/>
    <w:rsid w:val="5E124B75"/>
    <w:rsid w:val="5E14191A"/>
    <w:rsid w:val="5E150C0C"/>
    <w:rsid w:val="5E150F83"/>
    <w:rsid w:val="5E162F9C"/>
    <w:rsid w:val="5E165B98"/>
    <w:rsid w:val="5E172315"/>
    <w:rsid w:val="5E174858"/>
    <w:rsid w:val="5E1831B8"/>
    <w:rsid w:val="5E192A8C"/>
    <w:rsid w:val="5E1A697B"/>
    <w:rsid w:val="5E1B2CA8"/>
    <w:rsid w:val="5E1C432A"/>
    <w:rsid w:val="5E1C7551"/>
    <w:rsid w:val="5E1D1511"/>
    <w:rsid w:val="5E1E1D0C"/>
    <w:rsid w:val="5E1E2A1F"/>
    <w:rsid w:val="5E20414B"/>
    <w:rsid w:val="5E211941"/>
    <w:rsid w:val="5E2132A7"/>
    <w:rsid w:val="5E215FA1"/>
    <w:rsid w:val="5E221479"/>
    <w:rsid w:val="5E222CDC"/>
    <w:rsid w:val="5E23000E"/>
    <w:rsid w:val="5E2312A1"/>
    <w:rsid w:val="5E231B5D"/>
    <w:rsid w:val="5E2333CA"/>
    <w:rsid w:val="5E2356B9"/>
    <w:rsid w:val="5E251431"/>
    <w:rsid w:val="5E280F21"/>
    <w:rsid w:val="5E285747"/>
    <w:rsid w:val="5E294F98"/>
    <w:rsid w:val="5E2A52BC"/>
    <w:rsid w:val="5E2A5D0C"/>
    <w:rsid w:val="5E2A6A47"/>
    <w:rsid w:val="5E2A7650"/>
    <w:rsid w:val="5E2B14C7"/>
    <w:rsid w:val="5E2C27BF"/>
    <w:rsid w:val="5E2C3521"/>
    <w:rsid w:val="5E2C35A0"/>
    <w:rsid w:val="5E2D3F56"/>
    <w:rsid w:val="5E2D649D"/>
    <w:rsid w:val="5E2D6537"/>
    <w:rsid w:val="5E2E1600"/>
    <w:rsid w:val="5E2E29DB"/>
    <w:rsid w:val="5E2F223C"/>
    <w:rsid w:val="5E2F405E"/>
    <w:rsid w:val="5E31237C"/>
    <w:rsid w:val="5E314B54"/>
    <w:rsid w:val="5E315646"/>
    <w:rsid w:val="5E317DD6"/>
    <w:rsid w:val="5E321A57"/>
    <w:rsid w:val="5E334442"/>
    <w:rsid w:val="5E3365F0"/>
    <w:rsid w:val="5E3371BD"/>
    <w:rsid w:val="5E3535CE"/>
    <w:rsid w:val="5E356474"/>
    <w:rsid w:val="5E356F5E"/>
    <w:rsid w:val="5E3653EC"/>
    <w:rsid w:val="5E367100"/>
    <w:rsid w:val="5E371164"/>
    <w:rsid w:val="5E37647E"/>
    <w:rsid w:val="5E3829A9"/>
    <w:rsid w:val="5E3922A0"/>
    <w:rsid w:val="5E3B2A02"/>
    <w:rsid w:val="5E3B6EA6"/>
    <w:rsid w:val="5E3C5793"/>
    <w:rsid w:val="5E3D1103"/>
    <w:rsid w:val="5E3E6955"/>
    <w:rsid w:val="5E3E6996"/>
    <w:rsid w:val="5E412897"/>
    <w:rsid w:val="5E4130D5"/>
    <w:rsid w:val="5E420235"/>
    <w:rsid w:val="5E4301FD"/>
    <w:rsid w:val="5E433539"/>
    <w:rsid w:val="5E451AD3"/>
    <w:rsid w:val="5E4639E0"/>
    <w:rsid w:val="5E472DEA"/>
    <w:rsid w:val="5E473A9D"/>
    <w:rsid w:val="5E477ACF"/>
    <w:rsid w:val="5E48213D"/>
    <w:rsid w:val="5E485E58"/>
    <w:rsid w:val="5E4B6E38"/>
    <w:rsid w:val="5E4C38C2"/>
    <w:rsid w:val="5E4D03C6"/>
    <w:rsid w:val="5E4D0988"/>
    <w:rsid w:val="5E4D2F4D"/>
    <w:rsid w:val="5E4D3AEB"/>
    <w:rsid w:val="5E4E25BD"/>
    <w:rsid w:val="5E4E60CE"/>
    <w:rsid w:val="5E4F0DA4"/>
    <w:rsid w:val="5E521BBD"/>
    <w:rsid w:val="5E5238A5"/>
    <w:rsid w:val="5E541D16"/>
    <w:rsid w:val="5E5506F3"/>
    <w:rsid w:val="5E552FAD"/>
    <w:rsid w:val="5E554383"/>
    <w:rsid w:val="5E555394"/>
    <w:rsid w:val="5E555D0F"/>
    <w:rsid w:val="5E565A8E"/>
    <w:rsid w:val="5E566FA3"/>
    <w:rsid w:val="5E583831"/>
    <w:rsid w:val="5E587A58"/>
    <w:rsid w:val="5E5A7252"/>
    <w:rsid w:val="5E5B4E53"/>
    <w:rsid w:val="5E5D3948"/>
    <w:rsid w:val="5E5E13B6"/>
    <w:rsid w:val="5E5E2B95"/>
    <w:rsid w:val="5E602469"/>
    <w:rsid w:val="5E622685"/>
    <w:rsid w:val="5E62361B"/>
    <w:rsid w:val="5E6261E1"/>
    <w:rsid w:val="5E6301AB"/>
    <w:rsid w:val="5E652EE6"/>
    <w:rsid w:val="5E6611B8"/>
    <w:rsid w:val="5E66206B"/>
    <w:rsid w:val="5E68677C"/>
    <w:rsid w:val="5E6957C1"/>
    <w:rsid w:val="5E6A6113"/>
    <w:rsid w:val="5E6A778C"/>
    <w:rsid w:val="5E6B344E"/>
    <w:rsid w:val="5E6B77C3"/>
    <w:rsid w:val="5E6C131B"/>
    <w:rsid w:val="5E6C52B2"/>
    <w:rsid w:val="5E6D404F"/>
    <w:rsid w:val="5E6D58A8"/>
    <w:rsid w:val="5E6E05F4"/>
    <w:rsid w:val="5E6E2D57"/>
    <w:rsid w:val="5E6E5A26"/>
    <w:rsid w:val="5E6F21C6"/>
    <w:rsid w:val="5E700439"/>
    <w:rsid w:val="5E7128C8"/>
    <w:rsid w:val="5E715938"/>
    <w:rsid w:val="5E72020E"/>
    <w:rsid w:val="5E734892"/>
    <w:rsid w:val="5E76662C"/>
    <w:rsid w:val="5E767E59"/>
    <w:rsid w:val="5E767EDE"/>
    <w:rsid w:val="5E773CC5"/>
    <w:rsid w:val="5E785E16"/>
    <w:rsid w:val="5E79177D"/>
    <w:rsid w:val="5E7953D8"/>
    <w:rsid w:val="5E7A367C"/>
    <w:rsid w:val="5E7A5C21"/>
    <w:rsid w:val="5E7A614E"/>
    <w:rsid w:val="5E7B136E"/>
    <w:rsid w:val="5E7B1AA2"/>
    <w:rsid w:val="5E7B477B"/>
    <w:rsid w:val="5E7B72A3"/>
    <w:rsid w:val="5E7B7ED1"/>
    <w:rsid w:val="5E7C0528"/>
    <w:rsid w:val="5E7D126D"/>
    <w:rsid w:val="5E7D25ED"/>
    <w:rsid w:val="5E7E688E"/>
    <w:rsid w:val="5E7E7A7F"/>
    <w:rsid w:val="5E7F38B0"/>
    <w:rsid w:val="5E8048B9"/>
    <w:rsid w:val="5E837BE6"/>
    <w:rsid w:val="5E844E73"/>
    <w:rsid w:val="5E846242"/>
    <w:rsid w:val="5E856373"/>
    <w:rsid w:val="5E8819C0"/>
    <w:rsid w:val="5E885B1A"/>
    <w:rsid w:val="5E892B2C"/>
    <w:rsid w:val="5E892C6F"/>
    <w:rsid w:val="5E8A398A"/>
    <w:rsid w:val="5E8A56FD"/>
    <w:rsid w:val="5E8B6301"/>
    <w:rsid w:val="5E8E05DB"/>
    <w:rsid w:val="5E8E40FA"/>
    <w:rsid w:val="5E8E6FD6"/>
    <w:rsid w:val="5E901C8F"/>
    <w:rsid w:val="5E904502"/>
    <w:rsid w:val="5E912F6A"/>
    <w:rsid w:val="5E916AC6"/>
    <w:rsid w:val="5E924105"/>
    <w:rsid w:val="5E924316"/>
    <w:rsid w:val="5E924C53"/>
    <w:rsid w:val="5E927EF8"/>
    <w:rsid w:val="5E940365"/>
    <w:rsid w:val="5E943390"/>
    <w:rsid w:val="5E966873"/>
    <w:rsid w:val="5E972F75"/>
    <w:rsid w:val="5E97466A"/>
    <w:rsid w:val="5E9848E4"/>
    <w:rsid w:val="5E984C7C"/>
    <w:rsid w:val="5E985540"/>
    <w:rsid w:val="5E987E55"/>
    <w:rsid w:val="5E992DD9"/>
    <w:rsid w:val="5E9936E3"/>
    <w:rsid w:val="5E9B16F3"/>
    <w:rsid w:val="5E9B7945"/>
    <w:rsid w:val="5E9F11E3"/>
    <w:rsid w:val="5E9F2788"/>
    <w:rsid w:val="5EA00698"/>
    <w:rsid w:val="5EA04F5B"/>
    <w:rsid w:val="5EA07B57"/>
    <w:rsid w:val="5EA13984"/>
    <w:rsid w:val="5EA13E51"/>
    <w:rsid w:val="5EA1EF7C"/>
    <w:rsid w:val="5EA24EFC"/>
    <w:rsid w:val="5EA26BAD"/>
    <w:rsid w:val="5EA27B33"/>
    <w:rsid w:val="5EA33DFC"/>
    <w:rsid w:val="5EA3638E"/>
    <w:rsid w:val="5EA61273"/>
    <w:rsid w:val="5EA62E1E"/>
    <w:rsid w:val="5EA73044"/>
    <w:rsid w:val="5EA762EA"/>
    <w:rsid w:val="5EA76A75"/>
    <w:rsid w:val="5EA8391E"/>
    <w:rsid w:val="5EA92062"/>
    <w:rsid w:val="5EA920C5"/>
    <w:rsid w:val="5EA94A65"/>
    <w:rsid w:val="5EAA2E3F"/>
    <w:rsid w:val="5EAA4274"/>
    <w:rsid w:val="5EAB739A"/>
    <w:rsid w:val="5EAC1374"/>
    <w:rsid w:val="5EAC1B52"/>
    <w:rsid w:val="5EAC7166"/>
    <w:rsid w:val="5EAD239D"/>
    <w:rsid w:val="5EAD4215"/>
    <w:rsid w:val="5EAD7066"/>
    <w:rsid w:val="5EAE2482"/>
    <w:rsid w:val="5EAE7924"/>
    <w:rsid w:val="5EB10F16"/>
    <w:rsid w:val="5EB117FB"/>
    <w:rsid w:val="5EB32EE1"/>
    <w:rsid w:val="5EB42526"/>
    <w:rsid w:val="5EB4671C"/>
    <w:rsid w:val="5EB56C59"/>
    <w:rsid w:val="5EB62EA8"/>
    <w:rsid w:val="5EB72537"/>
    <w:rsid w:val="5EB765A4"/>
    <w:rsid w:val="5EB82F45"/>
    <w:rsid w:val="5EB84053"/>
    <w:rsid w:val="5EB9003A"/>
    <w:rsid w:val="5EB91746"/>
    <w:rsid w:val="5EBA6E7E"/>
    <w:rsid w:val="5EBB6A5F"/>
    <w:rsid w:val="5EBB7FE7"/>
    <w:rsid w:val="5EBC729A"/>
    <w:rsid w:val="5EBE53E1"/>
    <w:rsid w:val="5EC10915"/>
    <w:rsid w:val="5EC114F2"/>
    <w:rsid w:val="5EC23A80"/>
    <w:rsid w:val="5EC41EBE"/>
    <w:rsid w:val="5EC46E9C"/>
    <w:rsid w:val="5EC549C2"/>
    <w:rsid w:val="5EC724E8"/>
    <w:rsid w:val="5EC831A0"/>
    <w:rsid w:val="5EC944B2"/>
    <w:rsid w:val="5EC94A7D"/>
    <w:rsid w:val="5EC94C99"/>
    <w:rsid w:val="5EC97F5E"/>
    <w:rsid w:val="5ECA3D86"/>
    <w:rsid w:val="5ECC2F3D"/>
    <w:rsid w:val="5ECD0A28"/>
    <w:rsid w:val="5ECD10FE"/>
    <w:rsid w:val="5ECD7475"/>
    <w:rsid w:val="5ECE3383"/>
    <w:rsid w:val="5ECE3876"/>
    <w:rsid w:val="5ECE6B6D"/>
    <w:rsid w:val="5ED115B9"/>
    <w:rsid w:val="5ED13367"/>
    <w:rsid w:val="5ED15420"/>
    <w:rsid w:val="5ED1554E"/>
    <w:rsid w:val="5ED32C85"/>
    <w:rsid w:val="5ED41285"/>
    <w:rsid w:val="5ED52E57"/>
    <w:rsid w:val="5ED57B67"/>
    <w:rsid w:val="5ED71873"/>
    <w:rsid w:val="5ED74417"/>
    <w:rsid w:val="5ED85949"/>
    <w:rsid w:val="5ED90B89"/>
    <w:rsid w:val="5EDA163F"/>
    <w:rsid w:val="5EDA221B"/>
    <w:rsid w:val="5EDA3A0C"/>
    <w:rsid w:val="5EDA56E4"/>
    <w:rsid w:val="5EDA66BF"/>
    <w:rsid w:val="5EDA6976"/>
    <w:rsid w:val="5EDB41E5"/>
    <w:rsid w:val="5EDB644C"/>
    <w:rsid w:val="5EDB78D3"/>
    <w:rsid w:val="5EDC1381"/>
    <w:rsid w:val="5EDD0849"/>
    <w:rsid w:val="5EDD2E98"/>
    <w:rsid w:val="5EDD7DF4"/>
    <w:rsid w:val="5EDE73E7"/>
    <w:rsid w:val="5EE12E1A"/>
    <w:rsid w:val="5EE1596C"/>
    <w:rsid w:val="5EE17A4E"/>
    <w:rsid w:val="5EE222A7"/>
    <w:rsid w:val="5EE31979"/>
    <w:rsid w:val="5EE32990"/>
    <w:rsid w:val="5EE34239"/>
    <w:rsid w:val="5EE40830"/>
    <w:rsid w:val="5EE41B30"/>
    <w:rsid w:val="5EE5030F"/>
    <w:rsid w:val="5EE50BC0"/>
    <w:rsid w:val="5EE52BB2"/>
    <w:rsid w:val="5EE66E12"/>
    <w:rsid w:val="5EE6734B"/>
    <w:rsid w:val="5EE83FFB"/>
    <w:rsid w:val="5EE93315"/>
    <w:rsid w:val="5EEA6479"/>
    <w:rsid w:val="5EEB267A"/>
    <w:rsid w:val="5EEB29FA"/>
    <w:rsid w:val="5EEB4428"/>
    <w:rsid w:val="5EEC01A1"/>
    <w:rsid w:val="5EEC11B3"/>
    <w:rsid w:val="5EEC1F4F"/>
    <w:rsid w:val="5EF06AF7"/>
    <w:rsid w:val="5EF07C91"/>
    <w:rsid w:val="5EF157B7"/>
    <w:rsid w:val="5EF230A9"/>
    <w:rsid w:val="5EF23A4F"/>
    <w:rsid w:val="5EF31F50"/>
    <w:rsid w:val="5EF37A23"/>
    <w:rsid w:val="5EF553B0"/>
    <w:rsid w:val="5EF65F6E"/>
    <w:rsid w:val="5EF84D97"/>
    <w:rsid w:val="5EF87509"/>
    <w:rsid w:val="5EFB75F9"/>
    <w:rsid w:val="5EFC84BE"/>
    <w:rsid w:val="5EFF1C82"/>
    <w:rsid w:val="5EFF3332"/>
    <w:rsid w:val="5F013145"/>
    <w:rsid w:val="5F0148B4"/>
    <w:rsid w:val="5F02638E"/>
    <w:rsid w:val="5F034B69"/>
    <w:rsid w:val="5F0616BF"/>
    <w:rsid w:val="5F076D88"/>
    <w:rsid w:val="5F083958"/>
    <w:rsid w:val="5F086522"/>
    <w:rsid w:val="5F094AD5"/>
    <w:rsid w:val="5F0A25FF"/>
    <w:rsid w:val="5F0A767E"/>
    <w:rsid w:val="5F0B0627"/>
    <w:rsid w:val="5F0B4ACB"/>
    <w:rsid w:val="5F0B7D72"/>
    <w:rsid w:val="5F0D0843"/>
    <w:rsid w:val="5F0D4A5F"/>
    <w:rsid w:val="5F0D6834"/>
    <w:rsid w:val="5F0D7289"/>
    <w:rsid w:val="5F0E5C47"/>
    <w:rsid w:val="5F0F4BA2"/>
    <w:rsid w:val="5F100333"/>
    <w:rsid w:val="5F117444"/>
    <w:rsid w:val="5F120A3B"/>
    <w:rsid w:val="5F131BD1"/>
    <w:rsid w:val="5F13397F"/>
    <w:rsid w:val="5F135E2E"/>
    <w:rsid w:val="5F144DB8"/>
    <w:rsid w:val="5F160568"/>
    <w:rsid w:val="5F172617"/>
    <w:rsid w:val="5F17346F"/>
    <w:rsid w:val="5F181C75"/>
    <w:rsid w:val="5F187865"/>
    <w:rsid w:val="5F192D6E"/>
    <w:rsid w:val="5F1A7FE7"/>
    <w:rsid w:val="5F1B3A4B"/>
    <w:rsid w:val="5F1C0A86"/>
    <w:rsid w:val="5F1C6CD8"/>
    <w:rsid w:val="5F1E58AB"/>
    <w:rsid w:val="5F1F2930"/>
    <w:rsid w:val="5F216DC1"/>
    <w:rsid w:val="5F226DC8"/>
    <w:rsid w:val="5F2444EA"/>
    <w:rsid w:val="5F246CCB"/>
    <w:rsid w:val="5F262C40"/>
    <w:rsid w:val="5F26537E"/>
    <w:rsid w:val="5F274DC7"/>
    <w:rsid w:val="5F277025"/>
    <w:rsid w:val="5F27742B"/>
    <w:rsid w:val="5F28567D"/>
    <w:rsid w:val="5F2877F3"/>
    <w:rsid w:val="5F294F51"/>
    <w:rsid w:val="5F296BEF"/>
    <w:rsid w:val="5F2B5073"/>
    <w:rsid w:val="5F2B577E"/>
    <w:rsid w:val="5F2B69C5"/>
    <w:rsid w:val="5F2B6F1B"/>
    <w:rsid w:val="5F2B79D7"/>
    <w:rsid w:val="5F2C4DEE"/>
    <w:rsid w:val="5F2C67EF"/>
    <w:rsid w:val="5F2D67E9"/>
    <w:rsid w:val="5F2E310B"/>
    <w:rsid w:val="5F305BBE"/>
    <w:rsid w:val="5F313E05"/>
    <w:rsid w:val="5F3202A9"/>
    <w:rsid w:val="5F345879"/>
    <w:rsid w:val="5F3463FF"/>
    <w:rsid w:val="5F3755AB"/>
    <w:rsid w:val="5F3758FE"/>
    <w:rsid w:val="5F375E8B"/>
    <w:rsid w:val="5F3770D5"/>
    <w:rsid w:val="5F382D01"/>
    <w:rsid w:val="5F3833E6"/>
    <w:rsid w:val="5F3836BC"/>
    <w:rsid w:val="5F3A28FB"/>
    <w:rsid w:val="5F3B6A32"/>
    <w:rsid w:val="5F3C7346"/>
    <w:rsid w:val="5F3D4341"/>
    <w:rsid w:val="5F3D5149"/>
    <w:rsid w:val="5F3F15FD"/>
    <w:rsid w:val="5F3F29C6"/>
    <w:rsid w:val="5F3F7383"/>
    <w:rsid w:val="5F4023FB"/>
    <w:rsid w:val="5F403611"/>
    <w:rsid w:val="5F4123D3"/>
    <w:rsid w:val="5F4208A5"/>
    <w:rsid w:val="5F422392"/>
    <w:rsid w:val="5F4238F2"/>
    <w:rsid w:val="5F441D8B"/>
    <w:rsid w:val="5F44239F"/>
    <w:rsid w:val="5F447FDD"/>
    <w:rsid w:val="5F4576AA"/>
    <w:rsid w:val="5F4661CF"/>
    <w:rsid w:val="5F475185"/>
    <w:rsid w:val="5F480514"/>
    <w:rsid w:val="5F487107"/>
    <w:rsid w:val="5F49715E"/>
    <w:rsid w:val="5F4973A1"/>
    <w:rsid w:val="5F4D6416"/>
    <w:rsid w:val="5F4E2C09"/>
    <w:rsid w:val="5F4E6993"/>
    <w:rsid w:val="5F503248"/>
    <w:rsid w:val="5F507C7C"/>
    <w:rsid w:val="5F507EF6"/>
    <w:rsid w:val="5F510BAE"/>
    <w:rsid w:val="5F521995"/>
    <w:rsid w:val="5F52542F"/>
    <w:rsid w:val="5F550E87"/>
    <w:rsid w:val="5F555263"/>
    <w:rsid w:val="5F57100C"/>
    <w:rsid w:val="5F585D7E"/>
    <w:rsid w:val="5F586BDE"/>
    <w:rsid w:val="5F5878EB"/>
    <w:rsid w:val="5F590DEB"/>
    <w:rsid w:val="5F593A88"/>
    <w:rsid w:val="5F5A5F36"/>
    <w:rsid w:val="5F5C20C8"/>
    <w:rsid w:val="5F5D4BFA"/>
    <w:rsid w:val="5F5F0972"/>
    <w:rsid w:val="5F5F4098"/>
    <w:rsid w:val="5F605DC1"/>
    <w:rsid w:val="5F6122ED"/>
    <w:rsid w:val="5F624ED0"/>
    <w:rsid w:val="5F631407"/>
    <w:rsid w:val="5F6441DB"/>
    <w:rsid w:val="5F662DCE"/>
    <w:rsid w:val="5F6917F1"/>
    <w:rsid w:val="5F697733"/>
    <w:rsid w:val="5F6A168F"/>
    <w:rsid w:val="5F6B1EFE"/>
    <w:rsid w:val="5F6B37BB"/>
    <w:rsid w:val="5F6D74B7"/>
    <w:rsid w:val="5F6F1A2E"/>
    <w:rsid w:val="5F6F45FF"/>
    <w:rsid w:val="5F721BAA"/>
    <w:rsid w:val="5F723418"/>
    <w:rsid w:val="5F72451B"/>
    <w:rsid w:val="5F742670"/>
    <w:rsid w:val="5F750196"/>
    <w:rsid w:val="5F752049"/>
    <w:rsid w:val="5F7563E8"/>
    <w:rsid w:val="5F7565F9"/>
    <w:rsid w:val="5F757B54"/>
    <w:rsid w:val="5F7700BF"/>
    <w:rsid w:val="5F775AF9"/>
    <w:rsid w:val="5F775EA9"/>
    <w:rsid w:val="5F77CC24"/>
    <w:rsid w:val="5F7A1712"/>
    <w:rsid w:val="5F7A1C50"/>
    <w:rsid w:val="5F7C4452"/>
    <w:rsid w:val="5F7D513F"/>
    <w:rsid w:val="5F7D51EB"/>
    <w:rsid w:val="5F7D682B"/>
    <w:rsid w:val="5F7E042C"/>
    <w:rsid w:val="5F7E4084"/>
    <w:rsid w:val="5F7E529D"/>
    <w:rsid w:val="5F802513"/>
    <w:rsid w:val="5F83200A"/>
    <w:rsid w:val="5F853EBD"/>
    <w:rsid w:val="5F85487D"/>
    <w:rsid w:val="5F8564E2"/>
    <w:rsid w:val="5F8605DF"/>
    <w:rsid w:val="5F864151"/>
    <w:rsid w:val="5F8817C4"/>
    <w:rsid w:val="5F8968A3"/>
    <w:rsid w:val="5F896AEC"/>
    <w:rsid w:val="5F8A2D8F"/>
    <w:rsid w:val="5F8B5BEC"/>
    <w:rsid w:val="5F8C4DAF"/>
    <w:rsid w:val="5F8C6DD0"/>
    <w:rsid w:val="5F8CF05E"/>
    <w:rsid w:val="5F8E1258"/>
    <w:rsid w:val="5F8F408E"/>
    <w:rsid w:val="5F8F5CE3"/>
    <w:rsid w:val="5F8F7CF8"/>
    <w:rsid w:val="5F904FD0"/>
    <w:rsid w:val="5F913CAD"/>
    <w:rsid w:val="5F920D48"/>
    <w:rsid w:val="5F931144"/>
    <w:rsid w:val="5F931C32"/>
    <w:rsid w:val="5F93686E"/>
    <w:rsid w:val="5F94041C"/>
    <w:rsid w:val="5F941B28"/>
    <w:rsid w:val="5F97010C"/>
    <w:rsid w:val="5F971287"/>
    <w:rsid w:val="5F9712EE"/>
    <w:rsid w:val="5F982BAC"/>
    <w:rsid w:val="5F9A55B1"/>
    <w:rsid w:val="5F9B2878"/>
    <w:rsid w:val="5F9D01A4"/>
    <w:rsid w:val="5F9D5F8A"/>
    <w:rsid w:val="5F9E3BB2"/>
    <w:rsid w:val="5F9F3465"/>
    <w:rsid w:val="5F9F5213"/>
    <w:rsid w:val="5FA06307"/>
    <w:rsid w:val="5FA22EA8"/>
    <w:rsid w:val="5FA23954"/>
    <w:rsid w:val="5FA307DB"/>
    <w:rsid w:val="5FA32F55"/>
    <w:rsid w:val="5FA642F8"/>
    <w:rsid w:val="5FA665A1"/>
    <w:rsid w:val="5FA67AEA"/>
    <w:rsid w:val="5FA74AE4"/>
    <w:rsid w:val="5FA74AE8"/>
    <w:rsid w:val="5FA8198C"/>
    <w:rsid w:val="5FA83224"/>
    <w:rsid w:val="5FA97E40"/>
    <w:rsid w:val="5FAA07F1"/>
    <w:rsid w:val="5FAA6092"/>
    <w:rsid w:val="5FAB1E0A"/>
    <w:rsid w:val="5FAB2717"/>
    <w:rsid w:val="5FAC0DEA"/>
    <w:rsid w:val="5FAC4113"/>
    <w:rsid w:val="5FAD7991"/>
    <w:rsid w:val="5FAE00F3"/>
    <w:rsid w:val="5FAE335A"/>
    <w:rsid w:val="5FAE66C9"/>
    <w:rsid w:val="5FAF5C3D"/>
    <w:rsid w:val="5FB13F51"/>
    <w:rsid w:val="5FB143B2"/>
    <w:rsid w:val="5FB20A90"/>
    <w:rsid w:val="5FB213EA"/>
    <w:rsid w:val="5FB23198"/>
    <w:rsid w:val="5FB310D0"/>
    <w:rsid w:val="5FB331C5"/>
    <w:rsid w:val="5FB45594"/>
    <w:rsid w:val="5FB52C88"/>
    <w:rsid w:val="5FB54A36"/>
    <w:rsid w:val="5FB5521C"/>
    <w:rsid w:val="5FB61864"/>
    <w:rsid w:val="5FB6570B"/>
    <w:rsid w:val="5FB70F34"/>
    <w:rsid w:val="5FB715EB"/>
    <w:rsid w:val="5FB76A00"/>
    <w:rsid w:val="5FB77A75"/>
    <w:rsid w:val="5FB90D21"/>
    <w:rsid w:val="5FB92779"/>
    <w:rsid w:val="5FB94527"/>
    <w:rsid w:val="5FB962D5"/>
    <w:rsid w:val="5FBA204D"/>
    <w:rsid w:val="5FBC5DC5"/>
    <w:rsid w:val="5FBC66C3"/>
    <w:rsid w:val="5FBD6A72"/>
    <w:rsid w:val="5FBF5DE9"/>
    <w:rsid w:val="5FC1162D"/>
    <w:rsid w:val="5FC118C2"/>
    <w:rsid w:val="5FC15189"/>
    <w:rsid w:val="5FC15715"/>
    <w:rsid w:val="5FC23DCD"/>
    <w:rsid w:val="5FC25626"/>
    <w:rsid w:val="5FC37F30"/>
    <w:rsid w:val="5FC52ECB"/>
    <w:rsid w:val="5FC53D3D"/>
    <w:rsid w:val="5FC627A0"/>
    <w:rsid w:val="5FC66C44"/>
    <w:rsid w:val="5FC72583"/>
    <w:rsid w:val="5FC765D8"/>
    <w:rsid w:val="5FC8104C"/>
    <w:rsid w:val="5FC829BC"/>
    <w:rsid w:val="5FC86518"/>
    <w:rsid w:val="5FC8713F"/>
    <w:rsid w:val="5FCB69E3"/>
    <w:rsid w:val="5FCD1F36"/>
    <w:rsid w:val="5FCD2790"/>
    <w:rsid w:val="5FCE0735"/>
    <w:rsid w:val="5FCF2925"/>
    <w:rsid w:val="5FD07F54"/>
    <w:rsid w:val="5FD21144"/>
    <w:rsid w:val="5FD2383A"/>
    <w:rsid w:val="5FD44EBD"/>
    <w:rsid w:val="5FD51218"/>
    <w:rsid w:val="5FD56BFC"/>
    <w:rsid w:val="5FD56E87"/>
    <w:rsid w:val="5FD63B40"/>
    <w:rsid w:val="5FD70E51"/>
    <w:rsid w:val="5FD72883"/>
    <w:rsid w:val="5FD94EF5"/>
    <w:rsid w:val="5FDB4B45"/>
    <w:rsid w:val="5FDC76E1"/>
    <w:rsid w:val="5FDD33DF"/>
    <w:rsid w:val="5FDE3F8D"/>
    <w:rsid w:val="5FE0065B"/>
    <w:rsid w:val="5FE103FB"/>
    <w:rsid w:val="5FE175D9"/>
    <w:rsid w:val="5FE2186B"/>
    <w:rsid w:val="5FE3113B"/>
    <w:rsid w:val="5FE33352"/>
    <w:rsid w:val="5FE377F5"/>
    <w:rsid w:val="5FE64A94"/>
    <w:rsid w:val="5FE64BF0"/>
    <w:rsid w:val="5FE676F7"/>
    <w:rsid w:val="5FE67A85"/>
    <w:rsid w:val="5FE71AA7"/>
    <w:rsid w:val="5FE84E0C"/>
    <w:rsid w:val="5FE86BBA"/>
    <w:rsid w:val="5FE966ED"/>
    <w:rsid w:val="5FE97608"/>
    <w:rsid w:val="5FEA0883"/>
    <w:rsid w:val="5FEB2206"/>
    <w:rsid w:val="5FEC48FC"/>
    <w:rsid w:val="5FEC4B47"/>
    <w:rsid w:val="5FEC4E9A"/>
    <w:rsid w:val="5FED22D9"/>
    <w:rsid w:val="5FED5B30"/>
    <w:rsid w:val="5FED5F7E"/>
    <w:rsid w:val="5FEE4109"/>
    <w:rsid w:val="5FEE5B90"/>
    <w:rsid w:val="5FEF1108"/>
    <w:rsid w:val="5FF23595"/>
    <w:rsid w:val="5FF27A39"/>
    <w:rsid w:val="5FF327F1"/>
    <w:rsid w:val="5FF40FBA"/>
    <w:rsid w:val="5FF612D7"/>
    <w:rsid w:val="5FF732A1"/>
    <w:rsid w:val="5FF90DC7"/>
    <w:rsid w:val="5FF91393"/>
    <w:rsid w:val="5FF93DC6"/>
    <w:rsid w:val="5FF941C5"/>
    <w:rsid w:val="5FFA2E3E"/>
    <w:rsid w:val="5FFB0F82"/>
    <w:rsid w:val="5FFB4B3F"/>
    <w:rsid w:val="5FFD0473"/>
    <w:rsid w:val="5FFD28AB"/>
    <w:rsid w:val="5FFFA07F"/>
    <w:rsid w:val="60003E70"/>
    <w:rsid w:val="60003F04"/>
    <w:rsid w:val="60007B80"/>
    <w:rsid w:val="600151BB"/>
    <w:rsid w:val="60021D27"/>
    <w:rsid w:val="600241B2"/>
    <w:rsid w:val="60034183"/>
    <w:rsid w:val="600532C8"/>
    <w:rsid w:val="60053E0E"/>
    <w:rsid w:val="60057CBB"/>
    <w:rsid w:val="60064106"/>
    <w:rsid w:val="60067040"/>
    <w:rsid w:val="60067EEE"/>
    <w:rsid w:val="60072C4F"/>
    <w:rsid w:val="60077F97"/>
    <w:rsid w:val="60083CB8"/>
    <w:rsid w:val="600A2FD4"/>
    <w:rsid w:val="600A4D82"/>
    <w:rsid w:val="600B17B3"/>
    <w:rsid w:val="600B6CE1"/>
    <w:rsid w:val="600C6780"/>
    <w:rsid w:val="600D1AAE"/>
    <w:rsid w:val="600D262A"/>
    <w:rsid w:val="600E414F"/>
    <w:rsid w:val="600F2602"/>
    <w:rsid w:val="600F4147"/>
    <w:rsid w:val="60136D5C"/>
    <w:rsid w:val="6014175D"/>
    <w:rsid w:val="60144776"/>
    <w:rsid w:val="60145C01"/>
    <w:rsid w:val="60154AFE"/>
    <w:rsid w:val="60172FFB"/>
    <w:rsid w:val="60184061"/>
    <w:rsid w:val="60193217"/>
    <w:rsid w:val="601A7BA5"/>
    <w:rsid w:val="601B021C"/>
    <w:rsid w:val="601C5968"/>
    <w:rsid w:val="601D16A6"/>
    <w:rsid w:val="601D318D"/>
    <w:rsid w:val="601D33A8"/>
    <w:rsid w:val="601F68B6"/>
    <w:rsid w:val="60200102"/>
    <w:rsid w:val="60202ACC"/>
    <w:rsid w:val="60206354"/>
    <w:rsid w:val="602064BD"/>
    <w:rsid w:val="60213DA4"/>
    <w:rsid w:val="60220370"/>
    <w:rsid w:val="602302BD"/>
    <w:rsid w:val="60235E44"/>
    <w:rsid w:val="6023693D"/>
    <w:rsid w:val="602414D7"/>
    <w:rsid w:val="602671BD"/>
    <w:rsid w:val="602776E2"/>
    <w:rsid w:val="602947C8"/>
    <w:rsid w:val="602C0A6D"/>
    <w:rsid w:val="602C4CF9"/>
    <w:rsid w:val="602F43DC"/>
    <w:rsid w:val="602F6597"/>
    <w:rsid w:val="6031230F"/>
    <w:rsid w:val="60315686"/>
    <w:rsid w:val="60326087"/>
    <w:rsid w:val="6032683C"/>
    <w:rsid w:val="60327738"/>
    <w:rsid w:val="60332AA8"/>
    <w:rsid w:val="60333394"/>
    <w:rsid w:val="60340051"/>
    <w:rsid w:val="60341057"/>
    <w:rsid w:val="60341DFF"/>
    <w:rsid w:val="60343BAD"/>
    <w:rsid w:val="60344B98"/>
    <w:rsid w:val="6035603F"/>
    <w:rsid w:val="60361DE1"/>
    <w:rsid w:val="60367925"/>
    <w:rsid w:val="603741A0"/>
    <w:rsid w:val="603853AE"/>
    <w:rsid w:val="60395667"/>
    <w:rsid w:val="603B5BBE"/>
    <w:rsid w:val="603C3DEB"/>
    <w:rsid w:val="603D0F4E"/>
    <w:rsid w:val="603D433E"/>
    <w:rsid w:val="6040327E"/>
    <w:rsid w:val="60412567"/>
    <w:rsid w:val="60413278"/>
    <w:rsid w:val="60420C4D"/>
    <w:rsid w:val="6042508C"/>
    <w:rsid w:val="60431FD1"/>
    <w:rsid w:val="60436A78"/>
    <w:rsid w:val="604717B2"/>
    <w:rsid w:val="60472322"/>
    <w:rsid w:val="60474605"/>
    <w:rsid w:val="6048018B"/>
    <w:rsid w:val="60493B37"/>
    <w:rsid w:val="604A03AD"/>
    <w:rsid w:val="604A33D1"/>
    <w:rsid w:val="604A48BC"/>
    <w:rsid w:val="604B3749"/>
    <w:rsid w:val="604B7CD1"/>
    <w:rsid w:val="604C539B"/>
    <w:rsid w:val="604D109C"/>
    <w:rsid w:val="604D7902"/>
    <w:rsid w:val="604F4E8B"/>
    <w:rsid w:val="60505FE7"/>
    <w:rsid w:val="60511475"/>
    <w:rsid w:val="605129B1"/>
    <w:rsid w:val="605301D9"/>
    <w:rsid w:val="6053508C"/>
    <w:rsid w:val="6054389E"/>
    <w:rsid w:val="605602F3"/>
    <w:rsid w:val="60563B24"/>
    <w:rsid w:val="60567FC7"/>
    <w:rsid w:val="60572C46"/>
    <w:rsid w:val="60580560"/>
    <w:rsid w:val="605B3830"/>
    <w:rsid w:val="605B55DE"/>
    <w:rsid w:val="605B62BA"/>
    <w:rsid w:val="605C2D70"/>
    <w:rsid w:val="605D3A7B"/>
    <w:rsid w:val="605D702D"/>
    <w:rsid w:val="605E4DBC"/>
    <w:rsid w:val="605F0604"/>
    <w:rsid w:val="605F545C"/>
    <w:rsid w:val="60610B88"/>
    <w:rsid w:val="60611CC0"/>
    <w:rsid w:val="60621F0E"/>
    <w:rsid w:val="6062692C"/>
    <w:rsid w:val="6062696C"/>
    <w:rsid w:val="60627379"/>
    <w:rsid w:val="606326E4"/>
    <w:rsid w:val="606407D7"/>
    <w:rsid w:val="60641B67"/>
    <w:rsid w:val="60647554"/>
    <w:rsid w:val="60656D79"/>
    <w:rsid w:val="60661A9B"/>
    <w:rsid w:val="60664487"/>
    <w:rsid w:val="60681146"/>
    <w:rsid w:val="60694312"/>
    <w:rsid w:val="60695F4D"/>
    <w:rsid w:val="60697144"/>
    <w:rsid w:val="606A3A73"/>
    <w:rsid w:val="606A4298"/>
    <w:rsid w:val="606A75CF"/>
    <w:rsid w:val="606C0886"/>
    <w:rsid w:val="606D70BF"/>
    <w:rsid w:val="606D7A4D"/>
    <w:rsid w:val="606E6903"/>
    <w:rsid w:val="606F08F0"/>
    <w:rsid w:val="606F3050"/>
    <w:rsid w:val="606F4BE5"/>
    <w:rsid w:val="6071095D"/>
    <w:rsid w:val="60711B30"/>
    <w:rsid w:val="60713645"/>
    <w:rsid w:val="60777FDD"/>
    <w:rsid w:val="6078135C"/>
    <w:rsid w:val="6078150A"/>
    <w:rsid w:val="60783F55"/>
    <w:rsid w:val="607B3CAE"/>
    <w:rsid w:val="607B7A2E"/>
    <w:rsid w:val="607C38D9"/>
    <w:rsid w:val="607D5554"/>
    <w:rsid w:val="607D7155"/>
    <w:rsid w:val="607D7E08"/>
    <w:rsid w:val="607E30B9"/>
    <w:rsid w:val="60803296"/>
    <w:rsid w:val="60806DF2"/>
    <w:rsid w:val="6080704D"/>
    <w:rsid w:val="60820DBC"/>
    <w:rsid w:val="60824693"/>
    <w:rsid w:val="6082700E"/>
    <w:rsid w:val="6084640B"/>
    <w:rsid w:val="60853E21"/>
    <w:rsid w:val="60860BBC"/>
    <w:rsid w:val="608701C7"/>
    <w:rsid w:val="60883EF9"/>
    <w:rsid w:val="60887577"/>
    <w:rsid w:val="60890E21"/>
    <w:rsid w:val="60893A5E"/>
    <w:rsid w:val="608A2F99"/>
    <w:rsid w:val="608A35D0"/>
    <w:rsid w:val="608A6B50"/>
    <w:rsid w:val="608D5BB7"/>
    <w:rsid w:val="608E00F1"/>
    <w:rsid w:val="608E2616"/>
    <w:rsid w:val="608E2D3A"/>
    <w:rsid w:val="608F1802"/>
    <w:rsid w:val="608F34D6"/>
    <w:rsid w:val="60903EF3"/>
    <w:rsid w:val="60911247"/>
    <w:rsid w:val="60936B26"/>
    <w:rsid w:val="609477D9"/>
    <w:rsid w:val="609603C4"/>
    <w:rsid w:val="60972534"/>
    <w:rsid w:val="60976891"/>
    <w:rsid w:val="60980E01"/>
    <w:rsid w:val="60981DCF"/>
    <w:rsid w:val="609937C7"/>
    <w:rsid w:val="60993B99"/>
    <w:rsid w:val="60997EB4"/>
    <w:rsid w:val="609A16E5"/>
    <w:rsid w:val="609A4358"/>
    <w:rsid w:val="609B00D0"/>
    <w:rsid w:val="609B1E7E"/>
    <w:rsid w:val="609D5BF6"/>
    <w:rsid w:val="609D79A4"/>
    <w:rsid w:val="609E371C"/>
    <w:rsid w:val="609E377D"/>
    <w:rsid w:val="609F2961"/>
    <w:rsid w:val="609F4617"/>
    <w:rsid w:val="60A04DE6"/>
    <w:rsid w:val="60A071E8"/>
    <w:rsid w:val="60A24FBB"/>
    <w:rsid w:val="60A46F85"/>
    <w:rsid w:val="60A53BFB"/>
    <w:rsid w:val="60A54AAB"/>
    <w:rsid w:val="60A60EDD"/>
    <w:rsid w:val="60A7076D"/>
    <w:rsid w:val="60A70823"/>
    <w:rsid w:val="60A7175E"/>
    <w:rsid w:val="60A7329C"/>
    <w:rsid w:val="60A76A75"/>
    <w:rsid w:val="60A82095"/>
    <w:rsid w:val="60A82503"/>
    <w:rsid w:val="60A878D1"/>
    <w:rsid w:val="60A924DA"/>
    <w:rsid w:val="60AA25E6"/>
    <w:rsid w:val="60AB0915"/>
    <w:rsid w:val="60AD0A87"/>
    <w:rsid w:val="60AD17EC"/>
    <w:rsid w:val="60AD53E0"/>
    <w:rsid w:val="60AE4996"/>
    <w:rsid w:val="60B143DD"/>
    <w:rsid w:val="60B247BB"/>
    <w:rsid w:val="60B258DF"/>
    <w:rsid w:val="60B25930"/>
    <w:rsid w:val="60B267C2"/>
    <w:rsid w:val="60B3588A"/>
    <w:rsid w:val="60B46805"/>
    <w:rsid w:val="60B545D1"/>
    <w:rsid w:val="60B63761"/>
    <w:rsid w:val="60B719D8"/>
    <w:rsid w:val="60B81A00"/>
    <w:rsid w:val="60BA0556"/>
    <w:rsid w:val="60BA6E2A"/>
    <w:rsid w:val="60BB3AFD"/>
    <w:rsid w:val="60BB478B"/>
    <w:rsid w:val="60BB7E2A"/>
    <w:rsid w:val="60BD1DF5"/>
    <w:rsid w:val="60BD3BA3"/>
    <w:rsid w:val="60BF0756"/>
    <w:rsid w:val="60BF5B6D"/>
    <w:rsid w:val="60C01828"/>
    <w:rsid w:val="60C06484"/>
    <w:rsid w:val="60C2206A"/>
    <w:rsid w:val="60C25999"/>
    <w:rsid w:val="60C32A04"/>
    <w:rsid w:val="60C56E94"/>
    <w:rsid w:val="60C56EFB"/>
    <w:rsid w:val="60C61B0A"/>
    <w:rsid w:val="60C719DC"/>
    <w:rsid w:val="60CA4511"/>
    <w:rsid w:val="60CA7CF6"/>
    <w:rsid w:val="60CB1089"/>
    <w:rsid w:val="60CC5E42"/>
    <w:rsid w:val="60CC64DC"/>
    <w:rsid w:val="60CD37BA"/>
    <w:rsid w:val="60CD4394"/>
    <w:rsid w:val="60CE761F"/>
    <w:rsid w:val="60CF3070"/>
    <w:rsid w:val="60CF3AE3"/>
    <w:rsid w:val="60CF7669"/>
    <w:rsid w:val="60D16D58"/>
    <w:rsid w:val="60D1764E"/>
    <w:rsid w:val="60D205E8"/>
    <w:rsid w:val="60D2063D"/>
    <w:rsid w:val="60D21017"/>
    <w:rsid w:val="60D315C1"/>
    <w:rsid w:val="60D31618"/>
    <w:rsid w:val="60D32669"/>
    <w:rsid w:val="60D3485D"/>
    <w:rsid w:val="60D3773F"/>
    <w:rsid w:val="60D3786A"/>
    <w:rsid w:val="60D55F29"/>
    <w:rsid w:val="60D6122C"/>
    <w:rsid w:val="60D84E80"/>
    <w:rsid w:val="60D90C48"/>
    <w:rsid w:val="60D96503"/>
    <w:rsid w:val="60DB180D"/>
    <w:rsid w:val="60DB38E9"/>
    <w:rsid w:val="60DC3746"/>
    <w:rsid w:val="60DD148F"/>
    <w:rsid w:val="60DF130A"/>
    <w:rsid w:val="60DF620F"/>
    <w:rsid w:val="60E0467B"/>
    <w:rsid w:val="60E06E45"/>
    <w:rsid w:val="60E07891"/>
    <w:rsid w:val="60E21390"/>
    <w:rsid w:val="60E2657F"/>
    <w:rsid w:val="60E32FFC"/>
    <w:rsid w:val="60E340D9"/>
    <w:rsid w:val="60E44332"/>
    <w:rsid w:val="60E530F9"/>
    <w:rsid w:val="60E76E71"/>
    <w:rsid w:val="60E92922"/>
    <w:rsid w:val="60EB1CDA"/>
    <w:rsid w:val="60EB2F0E"/>
    <w:rsid w:val="60EC0947"/>
    <w:rsid w:val="60EC26DA"/>
    <w:rsid w:val="60EC6195"/>
    <w:rsid w:val="60EF5D26"/>
    <w:rsid w:val="60F03F78"/>
    <w:rsid w:val="60F07F7A"/>
    <w:rsid w:val="60F147AF"/>
    <w:rsid w:val="60F15600"/>
    <w:rsid w:val="60F313B0"/>
    <w:rsid w:val="60F35065"/>
    <w:rsid w:val="60F375C4"/>
    <w:rsid w:val="60F52353"/>
    <w:rsid w:val="60F549D7"/>
    <w:rsid w:val="60F55BD6"/>
    <w:rsid w:val="60F577E0"/>
    <w:rsid w:val="60F76B27"/>
    <w:rsid w:val="60FB0A03"/>
    <w:rsid w:val="60FB0B6F"/>
    <w:rsid w:val="60FB291D"/>
    <w:rsid w:val="60FD0443"/>
    <w:rsid w:val="60FD367C"/>
    <w:rsid w:val="60FD6695"/>
    <w:rsid w:val="60FE370B"/>
    <w:rsid w:val="60FE526C"/>
    <w:rsid w:val="60FF685B"/>
    <w:rsid w:val="61001CE1"/>
    <w:rsid w:val="61005011"/>
    <w:rsid w:val="61012DEC"/>
    <w:rsid w:val="6103321E"/>
    <w:rsid w:val="61043FE7"/>
    <w:rsid w:val="610619ED"/>
    <w:rsid w:val="6106332F"/>
    <w:rsid w:val="61077514"/>
    <w:rsid w:val="61087E3F"/>
    <w:rsid w:val="610900C0"/>
    <w:rsid w:val="61090A7E"/>
    <w:rsid w:val="6109503A"/>
    <w:rsid w:val="610A61A7"/>
    <w:rsid w:val="610A6444"/>
    <w:rsid w:val="610B7867"/>
    <w:rsid w:val="610C0686"/>
    <w:rsid w:val="610C1F3F"/>
    <w:rsid w:val="610C6E16"/>
    <w:rsid w:val="610D69A7"/>
    <w:rsid w:val="610E43FE"/>
    <w:rsid w:val="610E6A9D"/>
    <w:rsid w:val="610F0176"/>
    <w:rsid w:val="61113EEE"/>
    <w:rsid w:val="61117C2E"/>
    <w:rsid w:val="61136262"/>
    <w:rsid w:val="61137C66"/>
    <w:rsid w:val="6116120B"/>
    <w:rsid w:val="61162FE6"/>
    <w:rsid w:val="6117731B"/>
    <w:rsid w:val="61181715"/>
    <w:rsid w:val="6118527D"/>
    <w:rsid w:val="611A7247"/>
    <w:rsid w:val="611B0D46"/>
    <w:rsid w:val="611B386A"/>
    <w:rsid w:val="611E1866"/>
    <w:rsid w:val="611F660B"/>
    <w:rsid w:val="61201D3D"/>
    <w:rsid w:val="61202383"/>
    <w:rsid w:val="6121185D"/>
    <w:rsid w:val="6121373B"/>
    <w:rsid w:val="6122442E"/>
    <w:rsid w:val="612419AA"/>
    <w:rsid w:val="6126394D"/>
    <w:rsid w:val="612731B0"/>
    <w:rsid w:val="61275FAB"/>
    <w:rsid w:val="61285862"/>
    <w:rsid w:val="61291238"/>
    <w:rsid w:val="612A047B"/>
    <w:rsid w:val="612A1116"/>
    <w:rsid w:val="612B660E"/>
    <w:rsid w:val="612C4D27"/>
    <w:rsid w:val="612F3E1B"/>
    <w:rsid w:val="612F4CA9"/>
    <w:rsid w:val="612F6794"/>
    <w:rsid w:val="61304F79"/>
    <w:rsid w:val="613100ED"/>
    <w:rsid w:val="613317AF"/>
    <w:rsid w:val="613366F6"/>
    <w:rsid w:val="61354081"/>
    <w:rsid w:val="61357BDD"/>
    <w:rsid w:val="61365606"/>
    <w:rsid w:val="61372241"/>
    <w:rsid w:val="61377DF9"/>
    <w:rsid w:val="61386654"/>
    <w:rsid w:val="613876CD"/>
    <w:rsid w:val="61392333"/>
    <w:rsid w:val="61396DB3"/>
    <w:rsid w:val="613C20F6"/>
    <w:rsid w:val="613C540F"/>
    <w:rsid w:val="613D1187"/>
    <w:rsid w:val="613E3A50"/>
    <w:rsid w:val="613E4C1E"/>
    <w:rsid w:val="613E5950"/>
    <w:rsid w:val="613E7310"/>
    <w:rsid w:val="613F280A"/>
    <w:rsid w:val="61471010"/>
    <w:rsid w:val="61472B6A"/>
    <w:rsid w:val="6148723E"/>
    <w:rsid w:val="614A6EB8"/>
    <w:rsid w:val="614B7400"/>
    <w:rsid w:val="614C1AEA"/>
    <w:rsid w:val="614C460A"/>
    <w:rsid w:val="614D13CA"/>
    <w:rsid w:val="61500EBB"/>
    <w:rsid w:val="6150424E"/>
    <w:rsid w:val="6150472E"/>
    <w:rsid w:val="61507978"/>
    <w:rsid w:val="61507F9D"/>
    <w:rsid w:val="61514172"/>
    <w:rsid w:val="61534507"/>
    <w:rsid w:val="615411B0"/>
    <w:rsid w:val="615433E7"/>
    <w:rsid w:val="6155202D"/>
    <w:rsid w:val="61552393"/>
    <w:rsid w:val="6155724D"/>
    <w:rsid w:val="615633B3"/>
    <w:rsid w:val="61563480"/>
    <w:rsid w:val="61565478"/>
    <w:rsid w:val="61565DA5"/>
    <w:rsid w:val="61573FF7"/>
    <w:rsid w:val="615876F9"/>
    <w:rsid w:val="6159004F"/>
    <w:rsid w:val="615A5895"/>
    <w:rsid w:val="615D0EE2"/>
    <w:rsid w:val="615D1958"/>
    <w:rsid w:val="615D5386"/>
    <w:rsid w:val="615E7D73"/>
    <w:rsid w:val="615F4C5A"/>
    <w:rsid w:val="616037C2"/>
    <w:rsid w:val="61614E76"/>
    <w:rsid w:val="61616C24"/>
    <w:rsid w:val="61626D86"/>
    <w:rsid w:val="61637E11"/>
    <w:rsid w:val="61640D7C"/>
    <w:rsid w:val="61645671"/>
    <w:rsid w:val="6166050D"/>
    <w:rsid w:val="6166248C"/>
    <w:rsid w:val="61672B62"/>
    <w:rsid w:val="616857E8"/>
    <w:rsid w:val="6169155E"/>
    <w:rsid w:val="61693D2A"/>
    <w:rsid w:val="616A1BD8"/>
    <w:rsid w:val="616A659E"/>
    <w:rsid w:val="616F755E"/>
    <w:rsid w:val="6170534D"/>
    <w:rsid w:val="617133D6"/>
    <w:rsid w:val="6171498D"/>
    <w:rsid w:val="617370A3"/>
    <w:rsid w:val="61761F36"/>
    <w:rsid w:val="61767A86"/>
    <w:rsid w:val="6179300D"/>
    <w:rsid w:val="617A29BE"/>
    <w:rsid w:val="617A7CE6"/>
    <w:rsid w:val="617B4212"/>
    <w:rsid w:val="617C1CB0"/>
    <w:rsid w:val="617D1584"/>
    <w:rsid w:val="617D3332"/>
    <w:rsid w:val="617E7959"/>
    <w:rsid w:val="61807E79"/>
    <w:rsid w:val="61834136"/>
    <w:rsid w:val="61840B64"/>
    <w:rsid w:val="6184404E"/>
    <w:rsid w:val="61844EB4"/>
    <w:rsid w:val="61854376"/>
    <w:rsid w:val="61854A17"/>
    <w:rsid w:val="61867156"/>
    <w:rsid w:val="61882403"/>
    <w:rsid w:val="6188305A"/>
    <w:rsid w:val="61897F29"/>
    <w:rsid w:val="618A4AB0"/>
    <w:rsid w:val="618B6A6F"/>
    <w:rsid w:val="618D30E4"/>
    <w:rsid w:val="618D5C6B"/>
    <w:rsid w:val="618E3791"/>
    <w:rsid w:val="618E6E5E"/>
    <w:rsid w:val="6191234D"/>
    <w:rsid w:val="6191564C"/>
    <w:rsid w:val="61922B11"/>
    <w:rsid w:val="61930F76"/>
    <w:rsid w:val="6196499C"/>
    <w:rsid w:val="619A2136"/>
    <w:rsid w:val="619B6BD3"/>
    <w:rsid w:val="619C0140"/>
    <w:rsid w:val="619C4773"/>
    <w:rsid w:val="619C7C5C"/>
    <w:rsid w:val="619E3342"/>
    <w:rsid w:val="619F14FA"/>
    <w:rsid w:val="619F2559"/>
    <w:rsid w:val="61A035BE"/>
    <w:rsid w:val="61A03888"/>
    <w:rsid w:val="61A25EAE"/>
    <w:rsid w:val="61A3723C"/>
    <w:rsid w:val="61A37545"/>
    <w:rsid w:val="61A42FB4"/>
    <w:rsid w:val="61A44D62"/>
    <w:rsid w:val="61A539A0"/>
    <w:rsid w:val="61A66D2D"/>
    <w:rsid w:val="61A83C1C"/>
    <w:rsid w:val="61A84047"/>
    <w:rsid w:val="61A84853"/>
    <w:rsid w:val="61A905CB"/>
    <w:rsid w:val="61AB3D16"/>
    <w:rsid w:val="61AD00BB"/>
    <w:rsid w:val="61AD771F"/>
    <w:rsid w:val="61AE5BE1"/>
    <w:rsid w:val="61AF12AE"/>
    <w:rsid w:val="61B12C2C"/>
    <w:rsid w:val="61B20F15"/>
    <w:rsid w:val="61B213CC"/>
    <w:rsid w:val="61B2203E"/>
    <w:rsid w:val="61B409A2"/>
    <w:rsid w:val="61B42565"/>
    <w:rsid w:val="61B431F8"/>
    <w:rsid w:val="61B8460A"/>
    <w:rsid w:val="61B9080E"/>
    <w:rsid w:val="61B96A60"/>
    <w:rsid w:val="61BC02FE"/>
    <w:rsid w:val="61BC3E5A"/>
    <w:rsid w:val="61BE4076"/>
    <w:rsid w:val="61BE5E24"/>
    <w:rsid w:val="61BF6E99"/>
    <w:rsid w:val="61C00368"/>
    <w:rsid w:val="61C1376D"/>
    <w:rsid w:val="61C14C72"/>
    <w:rsid w:val="61C251E9"/>
    <w:rsid w:val="61C3747A"/>
    <w:rsid w:val="61C8072E"/>
    <w:rsid w:val="61CA63A3"/>
    <w:rsid w:val="61CD42B9"/>
    <w:rsid w:val="61CD7E0C"/>
    <w:rsid w:val="61CE069E"/>
    <w:rsid w:val="61CE62CB"/>
    <w:rsid w:val="61D00336"/>
    <w:rsid w:val="61D03DA9"/>
    <w:rsid w:val="61D04BA9"/>
    <w:rsid w:val="61D05C8F"/>
    <w:rsid w:val="61D06D55"/>
    <w:rsid w:val="61D11630"/>
    <w:rsid w:val="61D272C4"/>
    <w:rsid w:val="61D349FD"/>
    <w:rsid w:val="61D70C94"/>
    <w:rsid w:val="61D73EA7"/>
    <w:rsid w:val="61D75138"/>
    <w:rsid w:val="61D90EB0"/>
    <w:rsid w:val="61D94A0C"/>
    <w:rsid w:val="61DA5A55"/>
    <w:rsid w:val="61DA69D6"/>
    <w:rsid w:val="61DB6EE5"/>
    <w:rsid w:val="61DC34CF"/>
    <w:rsid w:val="61DC44FC"/>
    <w:rsid w:val="61DC5076"/>
    <w:rsid w:val="61DE0274"/>
    <w:rsid w:val="61DE6668"/>
    <w:rsid w:val="61DF512C"/>
    <w:rsid w:val="61E019FD"/>
    <w:rsid w:val="61E11B13"/>
    <w:rsid w:val="61E138C1"/>
    <w:rsid w:val="61E14AD8"/>
    <w:rsid w:val="61E15FB7"/>
    <w:rsid w:val="61E3588B"/>
    <w:rsid w:val="61E37C43"/>
    <w:rsid w:val="61E510C8"/>
    <w:rsid w:val="61E557C9"/>
    <w:rsid w:val="61E65AA0"/>
    <w:rsid w:val="61E671FB"/>
    <w:rsid w:val="61E71369"/>
    <w:rsid w:val="61E81904"/>
    <w:rsid w:val="61E909C7"/>
    <w:rsid w:val="61EA3E09"/>
    <w:rsid w:val="61EA4E6B"/>
    <w:rsid w:val="61EA6C19"/>
    <w:rsid w:val="61EB26C7"/>
    <w:rsid w:val="61EB27AD"/>
    <w:rsid w:val="61EC43B0"/>
    <w:rsid w:val="61ED053B"/>
    <w:rsid w:val="61ED495B"/>
    <w:rsid w:val="61F16ED6"/>
    <w:rsid w:val="61F17D85"/>
    <w:rsid w:val="61F1BC7B"/>
    <w:rsid w:val="61F23D20"/>
    <w:rsid w:val="61F258D3"/>
    <w:rsid w:val="61F25C27"/>
    <w:rsid w:val="61F34867"/>
    <w:rsid w:val="61F42166"/>
    <w:rsid w:val="61F45CEA"/>
    <w:rsid w:val="61F47A8C"/>
    <w:rsid w:val="61F47E6B"/>
    <w:rsid w:val="61F544C1"/>
    <w:rsid w:val="61F747AA"/>
    <w:rsid w:val="61F77588"/>
    <w:rsid w:val="61F84A70"/>
    <w:rsid w:val="61F9219F"/>
    <w:rsid w:val="61FA257C"/>
    <w:rsid w:val="61FA74E8"/>
    <w:rsid w:val="61FC221C"/>
    <w:rsid w:val="61FC694D"/>
    <w:rsid w:val="61FE0B3E"/>
    <w:rsid w:val="61FF247B"/>
    <w:rsid w:val="6200468F"/>
    <w:rsid w:val="620174BF"/>
    <w:rsid w:val="62020792"/>
    <w:rsid w:val="620232C7"/>
    <w:rsid w:val="62025695"/>
    <w:rsid w:val="62033991"/>
    <w:rsid w:val="62035F2D"/>
    <w:rsid w:val="6204012A"/>
    <w:rsid w:val="62040BDC"/>
    <w:rsid w:val="62043144"/>
    <w:rsid w:val="62045801"/>
    <w:rsid w:val="62053D69"/>
    <w:rsid w:val="62055E3F"/>
    <w:rsid w:val="620662A2"/>
    <w:rsid w:val="62067B08"/>
    <w:rsid w:val="62072896"/>
    <w:rsid w:val="620765B8"/>
    <w:rsid w:val="62080C6A"/>
    <w:rsid w:val="620846E5"/>
    <w:rsid w:val="6208709F"/>
    <w:rsid w:val="62087AEC"/>
    <w:rsid w:val="62092E18"/>
    <w:rsid w:val="620A72BB"/>
    <w:rsid w:val="620C2A6B"/>
    <w:rsid w:val="620C79AC"/>
    <w:rsid w:val="620D6DAC"/>
    <w:rsid w:val="620E35A0"/>
    <w:rsid w:val="620E6685"/>
    <w:rsid w:val="620F1AA1"/>
    <w:rsid w:val="620F48D2"/>
    <w:rsid w:val="6211064A"/>
    <w:rsid w:val="62116A72"/>
    <w:rsid w:val="62121B84"/>
    <w:rsid w:val="62122CF2"/>
    <w:rsid w:val="62157A0E"/>
    <w:rsid w:val="621631D3"/>
    <w:rsid w:val="62173C87"/>
    <w:rsid w:val="62193BF3"/>
    <w:rsid w:val="621B30FC"/>
    <w:rsid w:val="621C2B4B"/>
    <w:rsid w:val="621C533A"/>
    <w:rsid w:val="621C6FEF"/>
    <w:rsid w:val="621D6D94"/>
    <w:rsid w:val="621E7F8E"/>
    <w:rsid w:val="62215048"/>
    <w:rsid w:val="62222843"/>
    <w:rsid w:val="62234BC3"/>
    <w:rsid w:val="62234E17"/>
    <w:rsid w:val="62257306"/>
    <w:rsid w:val="62262814"/>
    <w:rsid w:val="62263DCF"/>
    <w:rsid w:val="6228102D"/>
    <w:rsid w:val="62281606"/>
    <w:rsid w:val="6229111E"/>
    <w:rsid w:val="62291361"/>
    <w:rsid w:val="622A34BA"/>
    <w:rsid w:val="622B0FE0"/>
    <w:rsid w:val="622C0442"/>
    <w:rsid w:val="622D65A7"/>
    <w:rsid w:val="622E179A"/>
    <w:rsid w:val="622F0AD0"/>
    <w:rsid w:val="622F287E"/>
    <w:rsid w:val="622F3DF4"/>
    <w:rsid w:val="62306F99"/>
    <w:rsid w:val="62312A9A"/>
    <w:rsid w:val="62322B4D"/>
    <w:rsid w:val="62326812"/>
    <w:rsid w:val="62327DBB"/>
    <w:rsid w:val="62344338"/>
    <w:rsid w:val="62346309"/>
    <w:rsid w:val="62346ED7"/>
    <w:rsid w:val="623600B0"/>
    <w:rsid w:val="6238211B"/>
    <w:rsid w:val="623936FD"/>
    <w:rsid w:val="623B5E22"/>
    <w:rsid w:val="623B6F6B"/>
    <w:rsid w:val="623C31ED"/>
    <w:rsid w:val="623C59A2"/>
    <w:rsid w:val="623C7C02"/>
    <w:rsid w:val="623D1230"/>
    <w:rsid w:val="623E490A"/>
    <w:rsid w:val="623F09F3"/>
    <w:rsid w:val="62406DE0"/>
    <w:rsid w:val="62410803"/>
    <w:rsid w:val="62412B52"/>
    <w:rsid w:val="62413DB9"/>
    <w:rsid w:val="62415366"/>
    <w:rsid w:val="62430AA7"/>
    <w:rsid w:val="624340E7"/>
    <w:rsid w:val="6243457B"/>
    <w:rsid w:val="62444299"/>
    <w:rsid w:val="6244615C"/>
    <w:rsid w:val="624502F4"/>
    <w:rsid w:val="6246044C"/>
    <w:rsid w:val="62466A20"/>
    <w:rsid w:val="6247406C"/>
    <w:rsid w:val="6247425B"/>
    <w:rsid w:val="62476747"/>
    <w:rsid w:val="62483940"/>
    <w:rsid w:val="62485194"/>
    <w:rsid w:val="62497A8C"/>
    <w:rsid w:val="624A3B5C"/>
    <w:rsid w:val="624A6EAF"/>
    <w:rsid w:val="624A76B8"/>
    <w:rsid w:val="624B51DE"/>
    <w:rsid w:val="624C4851"/>
    <w:rsid w:val="624D0F56"/>
    <w:rsid w:val="624D3F2C"/>
    <w:rsid w:val="624D7CE6"/>
    <w:rsid w:val="624E1202"/>
    <w:rsid w:val="624F1172"/>
    <w:rsid w:val="624F1CBF"/>
    <w:rsid w:val="624F3817"/>
    <w:rsid w:val="624F4CCE"/>
    <w:rsid w:val="624F527B"/>
    <w:rsid w:val="62502FB6"/>
    <w:rsid w:val="62504119"/>
    <w:rsid w:val="62513142"/>
    <w:rsid w:val="62514EEA"/>
    <w:rsid w:val="62522A10"/>
    <w:rsid w:val="625247BE"/>
    <w:rsid w:val="625404DC"/>
    <w:rsid w:val="62546C49"/>
    <w:rsid w:val="625523D0"/>
    <w:rsid w:val="6256605D"/>
    <w:rsid w:val="625737F8"/>
    <w:rsid w:val="62581748"/>
    <w:rsid w:val="625978FB"/>
    <w:rsid w:val="625B024B"/>
    <w:rsid w:val="625B180A"/>
    <w:rsid w:val="625B4AB7"/>
    <w:rsid w:val="625B7B17"/>
    <w:rsid w:val="625C7DA4"/>
    <w:rsid w:val="625D3BC6"/>
    <w:rsid w:val="625E571D"/>
    <w:rsid w:val="625F77CE"/>
    <w:rsid w:val="62604672"/>
    <w:rsid w:val="62614A02"/>
    <w:rsid w:val="62634232"/>
    <w:rsid w:val="62634279"/>
    <w:rsid w:val="62637211"/>
    <w:rsid w:val="6264142C"/>
    <w:rsid w:val="626460EB"/>
    <w:rsid w:val="626562A0"/>
    <w:rsid w:val="6267026A"/>
    <w:rsid w:val="62670E0C"/>
    <w:rsid w:val="626764BC"/>
    <w:rsid w:val="62683876"/>
    <w:rsid w:val="6269230C"/>
    <w:rsid w:val="626970D8"/>
    <w:rsid w:val="626A3B71"/>
    <w:rsid w:val="626A529E"/>
    <w:rsid w:val="626B2A9C"/>
    <w:rsid w:val="626D0188"/>
    <w:rsid w:val="626D33A6"/>
    <w:rsid w:val="626D784A"/>
    <w:rsid w:val="626E709C"/>
    <w:rsid w:val="62705564"/>
    <w:rsid w:val="627068C5"/>
    <w:rsid w:val="62716C98"/>
    <w:rsid w:val="62726F8E"/>
    <w:rsid w:val="62740F21"/>
    <w:rsid w:val="62751436"/>
    <w:rsid w:val="6275449B"/>
    <w:rsid w:val="627604AD"/>
    <w:rsid w:val="62764951"/>
    <w:rsid w:val="62765490"/>
    <w:rsid w:val="62774A7B"/>
    <w:rsid w:val="62780C9F"/>
    <w:rsid w:val="627A3652"/>
    <w:rsid w:val="627C09E9"/>
    <w:rsid w:val="627C0B43"/>
    <w:rsid w:val="627E4592"/>
    <w:rsid w:val="627E5F22"/>
    <w:rsid w:val="627F522D"/>
    <w:rsid w:val="62816E52"/>
    <w:rsid w:val="62820136"/>
    <w:rsid w:val="6282371E"/>
    <w:rsid w:val="62831AD1"/>
    <w:rsid w:val="62841259"/>
    <w:rsid w:val="628506F0"/>
    <w:rsid w:val="62872B25"/>
    <w:rsid w:val="62872F3D"/>
    <w:rsid w:val="628801E0"/>
    <w:rsid w:val="62886432"/>
    <w:rsid w:val="628B363C"/>
    <w:rsid w:val="628B51F2"/>
    <w:rsid w:val="628C4759"/>
    <w:rsid w:val="628F1B19"/>
    <w:rsid w:val="62913539"/>
    <w:rsid w:val="629152E7"/>
    <w:rsid w:val="62922D69"/>
    <w:rsid w:val="62927FFB"/>
    <w:rsid w:val="629315AE"/>
    <w:rsid w:val="62932ED5"/>
    <w:rsid w:val="62965227"/>
    <w:rsid w:val="62966DA1"/>
    <w:rsid w:val="62976675"/>
    <w:rsid w:val="62984A78"/>
    <w:rsid w:val="6298689B"/>
    <w:rsid w:val="62992054"/>
    <w:rsid w:val="629923ED"/>
    <w:rsid w:val="6299419B"/>
    <w:rsid w:val="6299D661"/>
    <w:rsid w:val="629D0D27"/>
    <w:rsid w:val="629D1EDE"/>
    <w:rsid w:val="62A34070"/>
    <w:rsid w:val="62A36DC8"/>
    <w:rsid w:val="62A43033"/>
    <w:rsid w:val="62A52B40"/>
    <w:rsid w:val="62A55072"/>
    <w:rsid w:val="62A74B0A"/>
    <w:rsid w:val="62A94F6B"/>
    <w:rsid w:val="62A96AD4"/>
    <w:rsid w:val="62A97784"/>
    <w:rsid w:val="62AB7C29"/>
    <w:rsid w:val="62AC2121"/>
    <w:rsid w:val="62AC3ECF"/>
    <w:rsid w:val="62AD43BC"/>
    <w:rsid w:val="62AE5E99"/>
    <w:rsid w:val="62AF1C11"/>
    <w:rsid w:val="62AF39D2"/>
    <w:rsid w:val="62AF6BA1"/>
    <w:rsid w:val="62B03B52"/>
    <w:rsid w:val="62B051E5"/>
    <w:rsid w:val="62B15989"/>
    <w:rsid w:val="62B15F3F"/>
    <w:rsid w:val="62B162F2"/>
    <w:rsid w:val="62B25D2E"/>
    <w:rsid w:val="62B42C20"/>
    <w:rsid w:val="62B45422"/>
    <w:rsid w:val="62B47227"/>
    <w:rsid w:val="62B75E1A"/>
    <w:rsid w:val="62B9069D"/>
    <w:rsid w:val="62B9483E"/>
    <w:rsid w:val="62BA68ED"/>
    <w:rsid w:val="62BC0427"/>
    <w:rsid w:val="62BC7E8A"/>
    <w:rsid w:val="62BD2580"/>
    <w:rsid w:val="62BE6616"/>
    <w:rsid w:val="62BF00A6"/>
    <w:rsid w:val="62BF6AC9"/>
    <w:rsid w:val="62C03E1E"/>
    <w:rsid w:val="62C050A8"/>
    <w:rsid w:val="62C065E6"/>
    <w:rsid w:val="62C07E70"/>
    <w:rsid w:val="62C21944"/>
    <w:rsid w:val="62C242C6"/>
    <w:rsid w:val="62C32959"/>
    <w:rsid w:val="62C3746A"/>
    <w:rsid w:val="62C411C0"/>
    <w:rsid w:val="62C456BC"/>
    <w:rsid w:val="62C50FE3"/>
    <w:rsid w:val="62C51434"/>
    <w:rsid w:val="62C531E2"/>
    <w:rsid w:val="62C66AF3"/>
    <w:rsid w:val="62C9098A"/>
    <w:rsid w:val="62C92CD3"/>
    <w:rsid w:val="62CA07F9"/>
    <w:rsid w:val="62CB463B"/>
    <w:rsid w:val="62CB635F"/>
    <w:rsid w:val="62CB698A"/>
    <w:rsid w:val="62CD438A"/>
    <w:rsid w:val="62CF1703"/>
    <w:rsid w:val="62CF187B"/>
    <w:rsid w:val="62CF5E0F"/>
    <w:rsid w:val="62D17DB2"/>
    <w:rsid w:val="62D34E8E"/>
    <w:rsid w:val="62D60BAD"/>
    <w:rsid w:val="62D701C0"/>
    <w:rsid w:val="62D74A66"/>
    <w:rsid w:val="62D81168"/>
    <w:rsid w:val="62D82F16"/>
    <w:rsid w:val="62D96C8E"/>
    <w:rsid w:val="62DB2A06"/>
    <w:rsid w:val="62DC38AA"/>
    <w:rsid w:val="62DD03C6"/>
    <w:rsid w:val="62DD1848"/>
    <w:rsid w:val="62DD677E"/>
    <w:rsid w:val="62DE63FE"/>
    <w:rsid w:val="62DF3BF4"/>
    <w:rsid w:val="62DF46AA"/>
    <w:rsid w:val="62E135AF"/>
    <w:rsid w:val="62E25B42"/>
    <w:rsid w:val="62E573E1"/>
    <w:rsid w:val="62E61243"/>
    <w:rsid w:val="62E713AB"/>
    <w:rsid w:val="62E77CBF"/>
    <w:rsid w:val="62E80C7F"/>
    <w:rsid w:val="62E91BDC"/>
    <w:rsid w:val="62E968C0"/>
    <w:rsid w:val="62EA2CFD"/>
    <w:rsid w:val="62EA49F7"/>
    <w:rsid w:val="62EF1593"/>
    <w:rsid w:val="62F05910"/>
    <w:rsid w:val="62F05FED"/>
    <w:rsid w:val="62F15D85"/>
    <w:rsid w:val="62F33118"/>
    <w:rsid w:val="62F34189"/>
    <w:rsid w:val="62F36566"/>
    <w:rsid w:val="62F60774"/>
    <w:rsid w:val="62F614D9"/>
    <w:rsid w:val="62F74A4C"/>
    <w:rsid w:val="62F835B8"/>
    <w:rsid w:val="62F84855"/>
    <w:rsid w:val="62F87114"/>
    <w:rsid w:val="62F92E8C"/>
    <w:rsid w:val="62F94503"/>
    <w:rsid w:val="62F97E61"/>
    <w:rsid w:val="62FA0001"/>
    <w:rsid w:val="62FA247E"/>
    <w:rsid w:val="62FB2316"/>
    <w:rsid w:val="62FB4E56"/>
    <w:rsid w:val="62FD0BCE"/>
    <w:rsid w:val="62FD1D28"/>
    <w:rsid w:val="62FE0916"/>
    <w:rsid w:val="62FE6EBC"/>
    <w:rsid w:val="62FF207D"/>
    <w:rsid w:val="630006BE"/>
    <w:rsid w:val="6300246C"/>
    <w:rsid w:val="630261E5"/>
    <w:rsid w:val="6303391C"/>
    <w:rsid w:val="63034D7E"/>
    <w:rsid w:val="63035AB9"/>
    <w:rsid w:val="63037785"/>
    <w:rsid w:val="63041F5D"/>
    <w:rsid w:val="63047325"/>
    <w:rsid w:val="63056740"/>
    <w:rsid w:val="63064798"/>
    <w:rsid w:val="63071A4D"/>
    <w:rsid w:val="630737FB"/>
    <w:rsid w:val="630836CA"/>
    <w:rsid w:val="630842EB"/>
    <w:rsid w:val="630A63D1"/>
    <w:rsid w:val="630B3924"/>
    <w:rsid w:val="630B77DB"/>
    <w:rsid w:val="630D1334"/>
    <w:rsid w:val="630D173A"/>
    <w:rsid w:val="630E7599"/>
    <w:rsid w:val="63100901"/>
    <w:rsid w:val="63100E22"/>
    <w:rsid w:val="631303F2"/>
    <w:rsid w:val="63141A74"/>
    <w:rsid w:val="63147AA4"/>
    <w:rsid w:val="63155F18"/>
    <w:rsid w:val="63181564"/>
    <w:rsid w:val="6318417A"/>
    <w:rsid w:val="631A0DCD"/>
    <w:rsid w:val="631A7A20"/>
    <w:rsid w:val="631B2E02"/>
    <w:rsid w:val="631E2A64"/>
    <w:rsid w:val="631F5D7D"/>
    <w:rsid w:val="63207C93"/>
    <w:rsid w:val="63212B0F"/>
    <w:rsid w:val="632136E8"/>
    <w:rsid w:val="632146A5"/>
    <w:rsid w:val="63215A74"/>
    <w:rsid w:val="63220635"/>
    <w:rsid w:val="63225184"/>
    <w:rsid w:val="63225FF5"/>
    <w:rsid w:val="63234062"/>
    <w:rsid w:val="63255BEE"/>
    <w:rsid w:val="632717A7"/>
    <w:rsid w:val="63273E9D"/>
    <w:rsid w:val="632919C3"/>
    <w:rsid w:val="63292486"/>
    <w:rsid w:val="63292D08"/>
    <w:rsid w:val="632B5D35"/>
    <w:rsid w:val="632B74E9"/>
    <w:rsid w:val="632C1BBE"/>
    <w:rsid w:val="632C3261"/>
    <w:rsid w:val="632E102D"/>
    <w:rsid w:val="632E279F"/>
    <w:rsid w:val="632E6ACE"/>
    <w:rsid w:val="63300D31"/>
    <w:rsid w:val="63324C79"/>
    <w:rsid w:val="63326F24"/>
    <w:rsid w:val="633345F0"/>
    <w:rsid w:val="63352116"/>
    <w:rsid w:val="633555F4"/>
    <w:rsid w:val="63360BCA"/>
    <w:rsid w:val="633914DA"/>
    <w:rsid w:val="63393809"/>
    <w:rsid w:val="633A2594"/>
    <w:rsid w:val="633A70F1"/>
    <w:rsid w:val="633B5253"/>
    <w:rsid w:val="633B53D4"/>
    <w:rsid w:val="633C3D93"/>
    <w:rsid w:val="633D546F"/>
    <w:rsid w:val="633E4315"/>
    <w:rsid w:val="6341070D"/>
    <w:rsid w:val="634128FD"/>
    <w:rsid w:val="634143A6"/>
    <w:rsid w:val="634249A1"/>
    <w:rsid w:val="634265E1"/>
    <w:rsid w:val="63430E91"/>
    <w:rsid w:val="634338E5"/>
    <w:rsid w:val="63435BFE"/>
    <w:rsid w:val="6343765A"/>
    <w:rsid w:val="634451A2"/>
    <w:rsid w:val="63445B9F"/>
    <w:rsid w:val="634467FD"/>
    <w:rsid w:val="63447743"/>
    <w:rsid w:val="634619AE"/>
    <w:rsid w:val="63462EB6"/>
    <w:rsid w:val="63464323"/>
    <w:rsid w:val="63477471"/>
    <w:rsid w:val="634835E8"/>
    <w:rsid w:val="63493E13"/>
    <w:rsid w:val="63497970"/>
    <w:rsid w:val="634C5CEC"/>
    <w:rsid w:val="634DC77D"/>
    <w:rsid w:val="634E471B"/>
    <w:rsid w:val="634F0C79"/>
    <w:rsid w:val="634F36C6"/>
    <w:rsid w:val="63506F50"/>
    <w:rsid w:val="63514A76"/>
    <w:rsid w:val="63527265"/>
    <w:rsid w:val="6353259C"/>
    <w:rsid w:val="635356F3"/>
    <w:rsid w:val="63535CD3"/>
    <w:rsid w:val="635418DA"/>
    <w:rsid w:val="6354245D"/>
    <w:rsid w:val="635446C9"/>
    <w:rsid w:val="635452F7"/>
    <w:rsid w:val="63554566"/>
    <w:rsid w:val="63563C64"/>
    <w:rsid w:val="63575D52"/>
    <w:rsid w:val="635822A8"/>
    <w:rsid w:val="63583DC3"/>
    <w:rsid w:val="635916E0"/>
    <w:rsid w:val="635A392B"/>
    <w:rsid w:val="635A68DF"/>
    <w:rsid w:val="635A7DCF"/>
    <w:rsid w:val="635B3BF9"/>
    <w:rsid w:val="635D341B"/>
    <w:rsid w:val="635D518E"/>
    <w:rsid w:val="635F4D15"/>
    <w:rsid w:val="63604CB9"/>
    <w:rsid w:val="63620A31"/>
    <w:rsid w:val="63624355"/>
    <w:rsid w:val="63646678"/>
    <w:rsid w:val="63654123"/>
    <w:rsid w:val="6365451B"/>
    <w:rsid w:val="636565A0"/>
    <w:rsid w:val="6366297F"/>
    <w:rsid w:val="636649C5"/>
    <w:rsid w:val="63672228"/>
    <w:rsid w:val="63677AD3"/>
    <w:rsid w:val="6368472F"/>
    <w:rsid w:val="63692B95"/>
    <w:rsid w:val="63694D48"/>
    <w:rsid w:val="636959BA"/>
    <w:rsid w:val="63696264"/>
    <w:rsid w:val="636B3D8A"/>
    <w:rsid w:val="636C08FC"/>
    <w:rsid w:val="636D34CC"/>
    <w:rsid w:val="636E00E9"/>
    <w:rsid w:val="636E31C4"/>
    <w:rsid w:val="636E73D6"/>
    <w:rsid w:val="636F3E28"/>
    <w:rsid w:val="63701B9A"/>
    <w:rsid w:val="637026B7"/>
    <w:rsid w:val="63711F5D"/>
    <w:rsid w:val="63715A47"/>
    <w:rsid w:val="6372336A"/>
    <w:rsid w:val="637309CB"/>
    <w:rsid w:val="63732C3E"/>
    <w:rsid w:val="63743FF1"/>
    <w:rsid w:val="63754F23"/>
    <w:rsid w:val="6376416F"/>
    <w:rsid w:val="63766FEA"/>
    <w:rsid w:val="6377753D"/>
    <w:rsid w:val="63792CC8"/>
    <w:rsid w:val="63794B1C"/>
    <w:rsid w:val="637A5159"/>
    <w:rsid w:val="637A57D2"/>
    <w:rsid w:val="637B4F60"/>
    <w:rsid w:val="637C1ECF"/>
    <w:rsid w:val="637C3D26"/>
    <w:rsid w:val="637D0A1B"/>
    <w:rsid w:val="637E06E3"/>
    <w:rsid w:val="637E503E"/>
    <w:rsid w:val="637F1F43"/>
    <w:rsid w:val="637F7835"/>
    <w:rsid w:val="6380476C"/>
    <w:rsid w:val="63807109"/>
    <w:rsid w:val="6381535B"/>
    <w:rsid w:val="638210D3"/>
    <w:rsid w:val="63824BE2"/>
    <w:rsid w:val="638337EF"/>
    <w:rsid w:val="63842675"/>
    <w:rsid w:val="6384309D"/>
    <w:rsid w:val="63844E4C"/>
    <w:rsid w:val="638452F3"/>
    <w:rsid w:val="63846BFA"/>
    <w:rsid w:val="63846EA1"/>
    <w:rsid w:val="638522FC"/>
    <w:rsid w:val="63872CC9"/>
    <w:rsid w:val="638730A6"/>
    <w:rsid w:val="638748D2"/>
    <w:rsid w:val="63880503"/>
    <w:rsid w:val="6388493C"/>
    <w:rsid w:val="63892462"/>
    <w:rsid w:val="638A6E43"/>
    <w:rsid w:val="638B0286"/>
    <w:rsid w:val="638E1826"/>
    <w:rsid w:val="638E3867"/>
    <w:rsid w:val="638F38AF"/>
    <w:rsid w:val="63901A42"/>
    <w:rsid w:val="63902AC3"/>
    <w:rsid w:val="6390559E"/>
    <w:rsid w:val="63911220"/>
    <w:rsid w:val="639329D9"/>
    <w:rsid w:val="639349B5"/>
    <w:rsid w:val="6393508F"/>
    <w:rsid w:val="63937217"/>
    <w:rsid w:val="639373C4"/>
    <w:rsid w:val="63950E07"/>
    <w:rsid w:val="639526B5"/>
    <w:rsid w:val="63957059"/>
    <w:rsid w:val="63965E75"/>
    <w:rsid w:val="63966240"/>
    <w:rsid w:val="63974B7F"/>
    <w:rsid w:val="6397692D"/>
    <w:rsid w:val="63991D66"/>
    <w:rsid w:val="639A466F"/>
    <w:rsid w:val="639B1BC7"/>
    <w:rsid w:val="639B7C56"/>
    <w:rsid w:val="639C3F43"/>
    <w:rsid w:val="639D5F0D"/>
    <w:rsid w:val="639D7CBB"/>
    <w:rsid w:val="63A1155A"/>
    <w:rsid w:val="63A12980"/>
    <w:rsid w:val="63A159FD"/>
    <w:rsid w:val="63A177AC"/>
    <w:rsid w:val="63A276A2"/>
    <w:rsid w:val="63A43728"/>
    <w:rsid w:val="63A454EE"/>
    <w:rsid w:val="63A4729C"/>
    <w:rsid w:val="63A81BA8"/>
    <w:rsid w:val="63AB331C"/>
    <w:rsid w:val="63AB59A2"/>
    <w:rsid w:val="63AE011A"/>
    <w:rsid w:val="63AE1EC8"/>
    <w:rsid w:val="63AE3C76"/>
    <w:rsid w:val="63AE61D5"/>
    <w:rsid w:val="63B05C41"/>
    <w:rsid w:val="63B14BB1"/>
    <w:rsid w:val="63B23767"/>
    <w:rsid w:val="63B3128D"/>
    <w:rsid w:val="63B32E60"/>
    <w:rsid w:val="63B374DF"/>
    <w:rsid w:val="63B4221E"/>
    <w:rsid w:val="63B70C6D"/>
    <w:rsid w:val="63B82D47"/>
    <w:rsid w:val="63B85975"/>
    <w:rsid w:val="63B90356"/>
    <w:rsid w:val="63BA0186"/>
    <w:rsid w:val="63BA261B"/>
    <w:rsid w:val="63BA681A"/>
    <w:rsid w:val="63BD7503"/>
    <w:rsid w:val="63BF0CBE"/>
    <w:rsid w:val="63BF5E84"/>
    <w:rsid w:val="63BF7C32"/>
    <w:rsid w:val="63C11BFC"/>
    <w:rsid w:val="63C16662"/>
    <w:rsid w:val="63C21146"/>
    <w:rsid w:val="63C30523"/>
    <w:rsid w:val="63C35974"/>
    <w:rsid w:val="63C5144F"/>
    <w:rsid w:val="63C565BE"/>
    <w:rsid w:val="63C64CF8"/>
    <w:rsid w:val="63C70247"/>
    <w:rsid w:val="63C7151F"/>
    <w:rsid w:val="63C76771"/>
    <w:rsid w:val="63C82F8A"/>
    <w:rsid w:val="63C929EE"/>
    <w:rsid w:val="63CA0A47"/>
    <w:rsid w:val="63CA6627"/>
    <w:rsid w:val="63CA74D9"/>
    <w:rsid w:val="63CB31A5"/>
    <w:rsid w:val="63CC2104"/>
    <w:rsid w:val="63CD05A1"/>
    <w:rsid w:val="63CD460B"/>
    <w:rsid w:val="63CD5F48"/>
    <w:rsid w:val="63CE2F81"/>
    <w:rsid w:val="63CE59FF"/>
    <w:rsid w:val="63CE60C7"/>
    <w:rsid w:val="63CF256B"/>
    <w:rsid w:val="63CF3EF5"/>
    <w:rsid w:val="63CF734D"/>
    <w:rsid w:val="63D10885"/>
    <w:rsid w:val="63D1ACCF"/>
    <w:rsid w:val="63D3084B"/>
    <w:rsid w:val="63D40F2C"/>
    <w:rsid w:val="63D510CE"/>
    <w:rsid w:val="63D76DFB"/>
    <w:rsid w:val="63D86F45"/>
    <w:rsid w:val="63D93092"/>
    <w:rsid w:val="63DA099A"/>
    <w:rsid w:val="63DA2CBD"/>
    <w:rsid w:val="63DA439F"/>
    <w:rsid w:val="63DD630A"/>
    <w:rsid w:val="63DE5B2B"/>
    <w:rsid w:val="63DF2082"/>
    <w:rsid w:val="63DF4542"/>
    <w:rsid w:val="63DF6526"/>
    <w:rsid w:val="63DF70A2"/>
    <w:rsid w:val="63E04302"/>
    <w:rsid w:val="63E05D27"/>
    <w:rsid w:val="63E1229E"/>
    <w:rsid w:val="63E2236B"/>
    <w:rsid w:val="63E31A80"/>
    <w:rsid w:val="63E34EEE"/>
    <w:rsid w:val="63E37DC4"/>
    <w:rsid w:val="63E54940"/>
    <w:rsid w:val="63E55058"/>
    <w:rsid w:val="63E562C2"/>
    <w:rsid w:val="63E5632A"/>
    <w:rsid w:val="63E60346"/>
    <w:rsid w:val="63E6112B"/>
    <w:rsid w:val="63E678B4"/>
    <w:rsid w:val="63E8000E"/>
    <w:rsid w:val="63E84AB0"/>
    <w:rsid w:val="63E90FFA"/>
    <w:rsid w:val="63E91153"/>
    <w:rsid w:val="63EA0AFD"/>
    <w:rsid w:val="63EA73A4"/>
    <w:rsid w:val="63EB0A27"/>
    <w:rsid w:val="63EB0C9B"/>
    <w:rsid w:val="63EB14DD"/>
    <w:rsid w:val="63EC5040"/>
    <w:rsid w:val="63ED29F1"/>
    <w:rsid w:val="63ED51CA"/>
    <w:rsid w:val="63EE6769"/>
    <w:rsid w:val="63EF5145"/>
    <w:rsid w:val="63F03671"/>
    <w:rsid w:val="63F045D7"/>
    <w:rsid w:val="63F11825"/>
    <w:rsid w:val="63F169A0"/>
    <w:rsid w:val="63F20007"/>
    <w:rsid w:val="63F21DB5"/>
    <w:rsid w:val="63F26259"/>
    <w:rsid w:val="63F31B2C"/>
    <w:rsid w:val="63F41F75"/>
    <w:rsid w:val="63F47351"/>
    <w:rsid w:val="63F4797D"/>
    <w:rsid w:val="63F55ABD"/>
    <w:rsid w:val="63F57969"/>
    <w:rsid w:val="63F73A25"/>
    <w:rsid w:val="63F83144"/>
    <w:rsid w:val="63F85AF4"/>
    <w:rsid w:val="63F87C57"/>
    <w:rsid w:val="63FA2A84"/>
    <w:rsid w:val="63FA4F89"/>
    <w:rsid w:val="63FA6B55"/>
    <w:rsid w:val="63FA7B34"/>
    <w:rsid w:val="63FB5F2C"/>
    <w:rsid w:val="63FC70D8"/>
    <w:rsid w:val="63FE0826"/>
    <w:rsid w:val="63FF1367"/>
    <w:rsid w:val="64007035"/>
    <w:rsid w:val="64007319"/>
    <w:rsid w:val="64010F9E"/>
    <w:rsid w:val="6401649C"/>
    <w:rsid w:val="64033FC2"/>
    <w:rsid w:val="64061D04"/>
    <w:rsid w:val="64081A73"/>
    <w:rsid w:val="640A2A47"/>
    <w:rsid w:val="640A35A3"/>
    <w:rsid w:val="640B10C9"/>
    <w:rsid w:val="640B1B07"/>
    <w:rsid w:val="640B47B9"/>
    <w:rsid w:val="640D3093"/>
    <w:rsid w:val="640D4A64"/>
    <w:rsid w:val="640D5A68"/>
    <w:rsid w:val="640D7B2E"/>
    <w:rsid w:val="640F1388"/>
    <w:rsid w:val="640F295F"/>
    <w:rsid w:val="6410048D"/>
    <w:rsid w:val="6410421D"/>
    <w:rsid w:val="64116879"/>
    <w:rsid w:val="64124205"/>
    <w:rsid w:val="64127D09"/>
    <w:rsid w:val="64135929"/>
    <w:rsid w:val="64152ADB"/>
    <w:rsid w:val="64153CF6"/>
    <w:rsid w:val="64155F01"/>
    <w:rsid w:val="6416375F"/>
    <w:rsid w:val="641639A5"/>
    <w:rsid w:val="64164115"/>
    <w:rsid w:val="641763AC"/>
    <w:rsid w:val="64184CD1"/>
    <w:rsid w:val="64185ADA"/>
    <w:rsid w:val="641930B3"/>
    <w:rsid w:val="641945C8"/>
    <w:rsid w:val="64195594"/>
    <w:rsid w:val="64197C51"/>
    <w:rsid w:val="641A02EE"/>
    <w:rsid w:val="641A755E"/>
    <w:rsid w:val="641C32D6"/>
    <w:rsid w:val="641C46E3"/>
    <w:rsid w:val="641C5084"/>
    <w:rsid w:val="641D2B06"/>
    <w:rsid w:val="641E424D"/>
    <w:rsid w:val="641F230D"/>
    <w:rsid w:val="641F663F"/>
    <w:rsid w:val="64202DC6"/>
    <w:rsid w:val="64203F9A"/>
    <w:rsid w:val="64212BB9"/>
    <w:rsid w:val="64216B3E"/>
    <w:rsid w:val="64236413"/>
    <w:rsid w:val="64242728"/>
    <w:rsid w:val="64243E42"/>
    <w:rsid w:val="642738FB"/>
    <w:rsid w:val="64287ECD"/>
    <w:rsid w:val="642A24BE"/>
    <w:rsid w:val="642B52C7"/>
    <w:rsid w:val="642C6196"/>
    <w:rsid w:val="642D4911"/>
    <w:rsid w:val="642D54E3"/>
    <w:rsid w:val="642E6B65"/>
    <w:rsid w:val="642F1735"/>
    <w:rsid w:val="643001DA"/>
    <w:rsid w:val="643028DD"/>
    <w:rsid w:val="64303DFF"/>
    <w:rsid w:val="64312999"/>
    <w:rsid w:val="64321D06"/>
    <w:rsid w:val="643319AE"/>
    <w:rsid w:val="64335EFF"/>
    <w:rsid w:val="64342038"/>
    <w:rsid w:val="643447E4"/>
    <w:rsid w:val="6435150A"/>
    <w:rsid w:val="64354969"/>
    <w:rsid w:val="643554BA"/>
    <w:rsid w:val="64356234"/>
    <w:rsid w:val="64360178"/>
    <w:rsid w:val="6437680B"/>
    <w:rsid w:val="643832AE"/>
    <w:rsid w:val="643877EB"/>
    <w:rsid w:val="643979E4"/>
    <w:rsid w:val="643A2E22"/>
    <w:rsid w:val="643A375C"/>
    <w:rsid w:val="643A5598"/>
    <w:rsid w:val="643B780E"/>
    <w:rsid w:val="643C05E0"/>
    <w:rsid w:val="643C1282"/>
    <w:rsid w:val="643C5726"/>
    <w:rsid w:val="643C74D4"/>
    <w:rsid w:val="643D6580"/>
    <w:rsid w:val="643E149E"/>
    <w:rsid w:val="643E4544"/>
    <w:rsid w:val="643F0D73"/>
    <w:rsid w:val="643F1C1B"/>
    <w:rsid w:val="64400212"/>
    <w:rsid w:val="644044E6"/>
    <w:rsid w:val="644078EB"/>
    <w:rsid w:val="64410F8F"/>
    <w:rsid w:val="644127FB"/>
    <w:rsid w:val="64420176"/>
    <w:rsid w:val="64422457"/>
    <w:rsid w:val="64434E39"/>
    <w:rsid w:val="64436AB5"/>
    <w:rsid w:val="644415F7"/>
    <w:rsid w:val="64444403"/>
    <w:rsid w:val="64444F3B"/>
    <w:rsid w:val="64445718"/>
    <w:rsid w:val="64445802"/>
    <w:rsid w:val="64446571"/>
    <w:rsid w:val="64454BCB"/>
    <w:rsid w:val="64462101"/>
    <w:rsid w:val="64463CB3"/>
    <w:rsid w:val="644806E0"/>
    <w:rsid w:val="6448437C"/>
    <w:rsid w:val="64487C27"/>
    <w:rsid w:val="64496B14"/>
    <w:rsid w:val="644A7CEE"/>
    <w:rsid w:val="644B01C3"/>
    <w:rsid w:val="644B35AF"/>
    <w:rsid w:val="644B5969"/>
    <w:rsid w:val="644D23F1"/>
    <w:rsid w:val="644D348F"/>
    <w:rsid w:val="644E1740"/>
    <w:rsid w:val="64504216"/>
    <w:rsid w:val="64510824"/>
    <w:rsid w:val="645111D2"/>
    <w:rsid w:val="64524774"/>
    <w:rsid w:val="6453500E"/>
    <w:rsid w:val="64535F0D"/>
    <w:rsid w:val="64537C3B"/>
    <w:rsid w:val="64542CA9"/>
    <w:rsid w:val="645430BC"/>
    <w:rsid w:val="6454481E"/>
    <w:rsid w:val="64547FAC"/>
    <w:rsid w:val="64557F36"/>
    <w:rsid w:val="6457430E"/>
    <w:rsid w:val="645760BC"/>
    <w:rsid w:val="64583BDF"/>
    <w:rsid w:val="645860A6"/>
    <w:rsid w:val="64586842"/>
    <w:rsid w:val="64590086"/>
    <w:rsid w:val="645E744B"/>
    <w:rsid w:val="64607667"/>
    <w:rsid w:val="64610CE9"/>
    <w:rsid w:val="646210E1"/>
    <w:rsid w:val="6463047A"/>
    <w:rsid w:val="6464234E"/>
    <w:rsid w:val="646627A3"/>
    <w:rsid w:val="64672204"/>
    <w:rsid w:val="64673814"/>
    <w:rsid w:val="646740B7"/>
    <w:rsid w:val="64684607"/>
    <w:rsid w:val="646A4041"/>
    <w:rsid w:val="646B1B68"/>
    <w:rsid w:val="646B7DB9"/>
    <w:rsid w:val="646E5E05"/>
    <w:rsid w:val="646E6071"/>
    <w:rsid w:val="646F68E3"/>
    <w:rsid w:val="647307A3"/>
    <w:rsid w:val="64760C38"/>
    <w:rsid w:val="647710B6"/>
    <w:rsid w:val="6477675E"/>
    <w:rsid w:val="6477684C"/>
    <w:rsid w:val="64777236"/>
    <w:rsid w:val="647814ED"/>
    <w:rsid w:val="647827E8"/>
    <w:rsid w:val="647924D6"/>
    <w:rsid w:val="647944D1"/>
    <w:rsid w:val="647A1DAB"/>
    <w:rsid w:val="647A2F18"/>
    <w:rsid w:val="647C1FC7"/>
    <w:rsid w:val="647C524A"/>
    <w:rsid w:val="647E189B"/>
    <w:rsid w:val="647E7AED"/>
    <w:rsid w:val="647F3BAC"/>
    <w:rsid w:val="64815551"/>
    <w:rsid w:val="64820BDA"/>
    <w:rsid w:val="648275DD"/>
    <w:rsid w:val="64834C58"/>
    <w:rsid w:val="64852C29"/>
    <w:rsid w:val="648565C0"/>
    <w:rsid w:val="6486074F"/>
    <w:rsid w:val="648771D1"/>
    <w:rsid w:val="648910DA"/>
    <w:rsid w:val="648A2489"/>
    <w:rsid w:val="648A46E4"/>
    <w:rsid w:val="648A6492"/>
    <w:rsid w:val="648A7205"/>
    <w:rsid w:val="648B3FB8"/>
    <w:rsid w:val="648B7E40"/>
    <w:rsid w:val="648C2CE0"/>
    <w:rsid w:val="648D400D"/>
    <w:rsid w:val="648D67F9"/>
    <w:rsid w:val="648D7D30"/>
    <w:rsid w:val="648E5E5A"/>
    <w:rsid w:val="648F5856"/>
    <w:rsid w:val="64915A72"/>
    <w:rsid w:val="649162E3"/>
    <w:rsid w:val="64917820"/>
    <w:rsid w:val="6492380A"/>
    <w:rsid w:val="64925346"/>
    <w:rsid w:val="64927FE7"/>
    <w:rsid w:val="64930081"/>
    <w:rsid w:val="64932FA4"/>
    <w:rsid w:val="64943C6B"/>
    <w:rsid w:val="64947310"/>
    <w:rsid w:val="64961430"/>
    <w:rsid w:val="64963088"/>
    <w:rsid w:val="64964E36"/>
    <w:rsid w:val="6497798A"/>
    <w:rsid w:val="64994927"/>
    <w:rsid w:val="649B251D"/>
    <w:rsid w:val="649B69F0"/>
    <w:rsid w:val="649B70A8"/>
    <w:rsid w:val="649C1AE8"/>
    <w:rsid w:val="649D0C28"/>
    <w:rsid w:val="649D62ED"/>
    <w:rsid w:val="649E39B4"/>
    <w:rsid w:val="64A12DD2"/>
    <w:rsid w:val="64A17ADD"/>
    <w:rsid w:val="64A21A2D"/>
    <w:rsid w:val="64A24811"/>
    <w:rsid w:val="64A31301"/>
    <w:rsid w:val="64A370BD"/>
    <w:rsid w:val="64A40FD0"/>
    <w:rsid w:val="64A410E7"/>
    <w:rsid w:val="64A42191"/>
    <w:rsid w:val="64A52B98"/>
    <w:rsid w:val="64A54FF9"/>
    <w:rsid w:val="64A723CF"/>
    <w:rsid w:val="64A7255D"/>
    <w:rsid w:val="64A7322B"/>
    <w:rsid w:val="64A73C34"/>
    <w:rsid w:val="64A9166D"/>
    <w:rsid w:val="64A937D6"/>
    <w:rsid w:val="64AA0786"/>
    <w:rsid w:val="64AA2690"/>
    <w:rsid w:val="64AC05A8"/>
    <w:rsid w:val="64AC28AC"/>
    <w:rsid w:val="64AC3830"/>
    <w:rsid w:val="64AC57DA"/>
    <w:rsid w:val="64AD03D2"/>
    <w:rsid w:val="64AD1B10"/>
    <w:rsid w:val="64AD3B72"/>
    <w:rsid w:val="64B1024E"/>
    <w:rsid w:val="64B13BB4"/>
    <w:rsid w:val="64B17EC2"/>
    <w:rsid w:val="64B21544"/>
    <w:rsid w:val="64B259E8"/>
    <w:rsid w:val="64B27796"/>
    <w:rsid w:val="64B3732A"/>
    <w:rsid w:val="64B60F14"/>
    <w:rsid w:val="64B74DAD"/>
    <w:rsid w:val="64B86691"/>
    <w:rsid w:val="64B95306"/>
    <w:rsid w:val="64B97A6D"/>
    <w:rsid w:val="64BA3B72"/>
    <w:rsid w:val="64BB7F04"/>
    <w:rsid w:val="64BF52F5"/>
    <w:rsid w:val="64C00105"/>
    <w:rsid w:val="64C26007"/>
    <w:rsid w:val="64C32497"/>
    <w:rsid w:val="64C377BC"/>
    <w:rsid w:val="64C37BF6"/>
    <w:rsid w:val="64C5008F"/>
    <w:rsid w:val="64C66525"/>
    <w:rsid w:val="64C951E8"/>
    <w:rsid w:val="64CB5AFA"/>
    <w:rsid w:val="64CC4B68"/>
    <w:rsid w:val="64CD354B"/>
    <w:rsid w:val="64CD5361"/>
    <w:rsid w:val="64D12312"/>
    <w:rsid w:val="64D132E4"/>
    <w:rsid w:val="64D267AD"/>
    <w:rsid w:val="64D4770D"/>
    <w:rsid w:val="64D60B5A"/>
    <w:rsid w:val="64D66ECE"/>
    <w:rsid w:val="64D758F4"/>
    <w:rsid w:val="64D82C2C"/>
    <w:rsid w:val="64D83934"/>
    <w:rsid w:val="64D87704"/>
    <w:rsid w:val="64D94B1A"/>
    <w:rsid w:val="64D94D23"/>
    <w:rsid w:val="64D97486"/>
    <w:rsid w:val="64DA08E8"/>
    <w:rsid w:val="64DB0A9B"/>
    <w:rsid w:val="64DB4F3F"/>
    <w:rsid w:val="64DB7C76"/>
    <w:rsid w:val="64DD24BE"/>
    <w:rsid w:val="64DD2EBC"/>
    <w:rsid w:val="64DD399E"/>
    <w:rsid w:val="64DE058B"/>
    <w:rsid w:val="64DE0E7D"/>
    <w:rsid w:val="64DE7960"/>
    <w:rsid w:val="64DF157F"/>
    <w:rsid w:val="64DFDFBC"/>
    <w:rsid w:val="64E02555"/>
    <w:rsid w:val="64E166B7"/>
    <w:rsid w:val="64E21E2A"/>
    <w:rsid w:val="64E2785C"/>
    <w:rsid w:val="64E30E8C"/>
    <w:rsid w:val="64E362EC"/>
    <w:rsid w:val="64E42046"/>
    <w:rsid w:val="64E47020"/>
    <w:rsid w:val="64E57B6C"/>
    <w:rsid w:val="64E726E1"/>
    <w:rsid w:val="64E76F93"/>
    <w:rsid w:val="64E80E68"/>
    <w:rsid w:val="64E8140A"/>
    <w:rsid w:val="64E83128"/>
    <w:rsid w:val="64E8498C"/>
    <w:rsid w:val="64EA7169"/>
    <w:rsid w:val="64EB6800"/>
    <w:rsid w:val="64EC461A"/>
    <w:rsid w:val="64EC75F4"/>
    <w:rsid w:val="64EE1C5B"/>
    <w:rsid w:val="64EE4C72"/>
    <w:rsid w:val="64EF3030"/>
    <w:rsid w:val="64F01D3E"/>
    <w:rsid w:val="64F02685"/>
    <w:rsid w:val="64F14763"/>
    <w:rsid w:val="64F16511"/>
    <w:rsid w:val="64F44AEC"/>
    <w:rsid w:val="64F44FBA"/>
    <w:rsid w:val="64F56F98"/>
    <w:rsid w:val="64F63B27"/>
    <w:rsid w:val="64F6506C"/>
    <w:rsid w:val="64F658D5"/>
    <w:rsid w:val="64F8164D"/>
    <w:rsid w:val="64F93617"/>
    <w:rsid w:val="64FA2664"/>
    <w:rsid w:val="64FD41BE"/>
    <w:rsid w:val="64FD4EB5"/>
    <w:rsid w:val="64FD6564"/>
    <w:rsid w:val="64FE1D48"/>
    <w:rsid w:val="64FE478A"/>
    <w:rsid w:val="65000502"/>
    <w:rsid w:val="650102A4"/>
    <w:rsid w:val="650113FE"/>
    <w:rsid w:val="6502427A"/>
    <w:rsid w:val="6502545F"/>
    <w:rsid w:val="65025A9C"/>
    <w:rsid w:val="65046244"/>
    <w:rsid w:val="6505160F"/>
    <w:rsid w:val="65062645"/>
    <w:rsid w:val="65064B28"/>
    <w:rsid w:val="65073B7D"/>
    <w:rsid w:val="6507511D"/>
    <w:rsid w:val="65077AE2"/>
    <w:rsid w:val="65077E41"/>
    <w:rsid w:val="65085608"/>
    <w:rsid w:val="6509385A"/>
    <w:rsid w:val="650A1AF3"/>
    <w:rsid w:val="650A312E"/>
    <w:rsid w:val="650A5824"/>
    <w:rsid w:val="650A75D2"/>
    <w:rsid w:val="650C0BCE"/>
    <w:rsid w:val="650C2116"/>
    <w:rsid w:val="650D5D7C"/>
    <w:rsid w:val="650E798D"/>
    <w:rsid w:val="650F055E"/>
    <w:rsid w:val="650F4BE9"/>
    <w:rsid w:val="650F566E"/>
    <w:rsid w:val="650F748A"/>
    <w:rsid w:val="651144BD"/>
    <w:rsid w:val="651209B4"/>
    <w:rsid w:val="651420D7"/>
    <w:rsid w:val="65150451"/>
    <w:rsid w:val="65160B5E"/>
    <w:rsid w:val="651638D5"/>
    <w:rsid w:val="651641C9"/>
    <w:rsid w:val="65180DC6"/>
    <w:rsid w:val="65181CEF"/>
    <w:rsid w:val="651A014C"/>
    <w:rsid w:val="651B1154"/>
    <w:rsid w:val="651D7306"/>
    <w:rsid w:val="651F307E"/>
    <w:rsid w:val="65206382"/>
    <w:rsid w:val="65206C7A"/>
    <w:rsid w:val="65210869"/>
    <w:rsid w:val="652378FD"/>
    <w:rsid w:val="65240694"/>
    <w:rsid w:val="65242442"/>
    <w:rsid w:val="65245353"/>
    <w:rsid w:val="652519B5"/>
    <w:rsid w:val="65263046"/>
    <w:rsid w:val="65291798"/>
    <w:rsid w:val="652921D7"/>
    <w:rsid w:val="652935EF"/>
    <w:rsid w:val="65293EFC"/>
    <w:rsid w:val="652955DD"/>
    <w:rsid w:val="65295C20"/>
    <w:rsid w:val="652A1773"/>
    <w:rsid w:val="652A557F"/>
    <w:rsid w:val="652A59C6"/>
    <w:rsid w:val="652C3303"/>
    <w:rsid w:val="652C7549"/>
    <w:rsid w:val="652E5751"/>
    <w:rsid w:val="652E6823"/>
    <w:rsid w:val="652F07DD"/>
    <w:rsid w:val="652F64A9"/>
    <w:rsid w:val="6531690D"/>
    <w:rsid w:val="65330074"/>
    <w:rsid w:val="653463FD"/>
    <w:rsid w:val="65366C4B"/>
    <w:rsid w:val="65384140"/>
    <w:rsid w:val="65390984"/>
    <w:rsid w:val="65391840"/>
    <w:rsid w:val="65392BF0"/>
    <w:rsid w:val="65393B4A"/>
    <w:rsid w:val="653A1C66"/>
    <w:rsid w:val="653A408A"/>
    <w:rsid w:val="653A7EB8"/>
    <w:rsid w:val="653D1651"/>
    <w:rsid w:val="653D1756"/>
    <w:rsid w:val="653E0D20"/>
    <w:rsid w:val="653E6D45"/>
    <w:rsid w:val="65404FB5"/>
    <w:rsid w:val="65412761"/>
    <w:rsid w:val="65426D6C"/>
    <w:rsid w:val="654561E3"/>
    <w:rsid w:val="65464244"/>
    <w:rsid w:val="654742E9"/>
    <w:rsid w:val="65486764"/>
    <w:rsid w:val="65491EA9"/>
    <w:rsid w:val="65493E0E"/>
    <w:rsid w:val="65495428"/>
    <w:rsid w:val="654964D7"/>
    <w:rsid w:val="654C3595"/>
    <w:rsid w:val="654E5A46"/>
    <w:rsid w:val="654F4988"/>
    <w:rsid w:val="655229A4"/>
    <w:rsid w:val="65530F79"/>
    <w:rsid w:val="6553383C"/>
    <w:rsid w:val="65540D39"/>
    <w:rsid w:val="65556C71"/>
    <w:rsid w:val="655602FD"/>
    <w:rsid w:val="65560E7B"/>
    <w:rsid w:val="65563918"/>
    <w:rsid w:val="65563C47"/>
    <w:rsid w:val="65575B72"/>
    <w:rsid w:val="6558033E"/>
    <w:rsid w:val="65585E9F"/>
    <w:rsid w:val="65587B0B"/>
    <w:rsid w:val="655A4098"/>
    <w:rsid w:val="655A40B6"/>
    <w:rsid w:val="655A483F"/>
    <w:rsid w:val="655B31B8"/>
    <w:rsid w:val="655B398A"/>
    <w:rsid w:val="655B7E2E"/>
    <w:rsid w:val="655C6080"/>
    <w:rsid w:val="655F4AD1"/>
    <w:rsid w:val="65601772"/>
    <w:rsid w:val="65604C04"/>
    <w:rsid w:val="656211BC"/>
    <w:rsid w:val="656231D4"/>
    <w:rsid w:val="65644F35"/>
    <w:rsid w:val="65645A7E"/>
    <w:rsid w:val="65654809"/>
    <w:rsid w:val="65660CAD"/>
    <w:rsid w:val="65670581"/>
    <w:rsid w:val="6568320D"/>
    <w:rsid w:val="6568751A"/>
    <w:rsid w:val="65690321"/>
    <w:rsid w:val="656942F9"/>
    <w:rsid w:val="656B1AFE"/>
    <w:rsid w:val="656B2CF8"/>
    <w:rsid w:val="656C5277"/>
    <w:rsid w:val="656D2D86"/>
    <w:rsid w:val="656D3290"/>
    <w:rsid w:val="656E0DC9"/>
    <w:rsid w:val="656F1C28"/>
    <w:rsid w:val="656F4384"/>
    <w:rsid w:val="65721972"/>
    <w:rsid w:val="657333CA"/>
    <w:rsid w:val="65735178"/>
    <w:rsid w:val="65764C68"/>
    <w:rsid w:val="65766A16"/>
    <w:rsid w:val="65766D4A"/>
    <w:rsid w:val="657725E3"/>
    <w:rsid w:val="65776A88"/>
    <w:rsid w:val="6578453C"/>
    <w:rsid w:val="65795E88"/>
    <w:rsid w:val="657A2594"/>
    <w:rsid w:val="657A697E"/>
    <w:rsid w:val="657B5DDA"/>
    <w:rsid w:val="657B7120"/>
    <w:rsid w:val="657C2A83"/>
    <w:rsid w:val="657C502B"/>
    <w:rsid w:val="657D1B52"/>
    <w:rsid w:val="657D79A5"/>
    <w:rsid w:val="657F1D6E"/>
    <w:rsid w:val="6580037B"/>
    <w:rsid w:val="65807A98"/>
    <w:rsid w:val="65817895"/>
    <w:rsid w:val="65845DA1"/>
    <w:rsid w:val="65847385"/>
    <w:rsid w:val="658560C0"/>
    <w:rsid w:val="65861149"/>
    <w:rsid w:val="6587435D"/>
    <w:rsid w:val="6587477F"/>
    <w:rsid w:val="65874E4D"/>
    <w:rsid w:val="65876DBA"/>
    <w:rsid w:val="65876E75"/>
    <w:rsid w:val="65877AC2"/>
    <w:rsid w:val="65880BAB"/>
    <w:rsid w:val="65881026"/>
    <w:rsid w:val="65893A82"/>
    <w:rsid w:val="658BACDC"/>
    <w:rsid w:val="658C7FE7"/>
    <w:rsid w:val="658E0D20"/>
    <w:rsid w:val="658E3D60"/>
    <w:rsid w:val="65903761"/>
    <w:rsid w:val="65906886"/>
    <w:rsid w:val="659157AD"/>
    <w:rsid w:val="65921AA2"/>
    <w:rsid w:val="6593745A"/>
    <w:rsid w:val="65944B08"/>
    <w:rsid w:val="65960E66"/>
    <w:rsid w:val="65963AA6"/>
    <w:rsid w:val="6596426A"/>
    <w:rsid w:val="65970088"/>
    <w:rsid w:val="65984BDE"/>
    <w:rsid w:val="6598698C"/>
    <w:rsid w:val="6599343B"/>
    <w:rsid w:val="659942D3"/>
    <w:rsid w:val="659A3D06"/>
    <w:rsid w:val="659B1731"/>
    <w:rsid w:val="659C1730"/>
    <w:rsid w:val="659D4C8D"/>
    <w:rsid w:val="659E6C73"/>
    <w:rsid w:val="659F185B"/>
    <w:rsid w:val="65A05841"/>
    <w:rsid w:val="65A215B9"/>
    <w:rsid w:val="65A24D0A"/>
    <w:rsid w:val="65A63E03"/>
    <w:rsid w:val="65A748A2"/>
    <w:rsid w:val="65A77E22"/>
    <w:rsid w:val="65A83836"/>
    <w:rsid w:val="65AA79D2"/>
    <w:rsid w:val="65AA7E5F"/>
    <w:rsid w:val="65AC0459"/>
    <w:rsid w:val="65AE613D"/>
    <w:rsid w:val="65AE654D"/>
    <w:rsid w:val="65AE7F5E"/>
    <w:rsid w:val="65B01C82"/>
    <w:rsid w:val="65B023B6"/>
    <w:rsid w:val="65B03FC0"/>
    <w:rsid w:val="65B32646"/>
    <w:rsid w:val="65B337C6"/>
    <w:rsid w:val="65B35411"/>
    <w:rsid w:val="65B37C6A"/>
    <w:rsid w:val="65B52149"/>
    <w:rsid w:val="65B54466"/>
    <w:rsid w:val="65B55294"/>
    <w:rsid w:val="65B65064"/>
    <w:rsid w:val="65B655CB"/>
    <w:rsid w:val="65B8702E"/>
    <w:rsid w:val="65B9165F"/>
    <w:rsid w:val="65BA024C"/>
    <w:rsid w:val="65BA3C49"/>
    <w:rsid w:val="65BA3EB5"/>
    <w:rsid w:val="65BB4284"/>
    <w:rsid w:val="65BC2994"/>
    <w:rsid w:val="65BC6FCB"/>
    <w:rsid w:val="65BD4645"/>
    <w:rsid w:val="65BD63F3"/>
    <w:rsid w:val="65BD7B49"/>
    <w:rsid w:val="65BF03BD"/>
    <w:rsid w:val="65C111B7"/>
    <w:rsid w:val="65C14135"/>
    <w:rsid w:val="65C21C5B"/>
    <w:rsid w:val="65C2406A"/>
    <w:rsid w:val="65C301B0"/>
    <w:rsid w:val="65C3217E"/>
    <w:rsid w:val="65C47781"/>
    <w:rsid w:val="65C52414"/>
    <w:rsid w:val="65C55B00"/>
    <w:rsid w:val="65C57939"/>
    <w:rsid w:val="65C6799D"/>
    <w:rsid w:val="65C77271"/>
    <w:rsid w:val="65C94D98"/>
    <w:rsid w:val="65CA116C"/>
    <w:rsid w:val="65CA574D"/>
    <w:rsid w:val="65CB6D62"/>
    <w:rsid w:val="65CC0E9B"/>
    <w:rsid w:val="65CD08CC"/>
    <w:rsid w:val="65CE0600"/>
    <w:rsid w:val="65CE23AE"/>
    <w:rsid w:val="65CF29E9"/>
    <w:rsid w:val="65D10CFF"/>
    <w:rsid w:val="65D11E9E"/>
    <w:rsid w:val="65D15901"/>
    <w:rsid w:val="65D25609"/>
    <w:rsid w:val="65D27582"/>
    <w:rsid w:val="65D33E68"/>
    <w:rsid w:val="65D351ED"/>
    <w:rsid w:val="65D4276C"/>
    <w:rsid w:val="65D43361"/>
    <w:rsid w:val="65D45DC0"/>
    <w:rsid w:val="65D5198E"/>
    <w:rsid w:val="65D60FA8"/>
    <w:rsid w:val="65D774B5"/>
    <w:rsid w:val="65D77734"/>
    <w:rsid w:val="65D86876"/>
    <w:rsid w:val="65DB49FE"/>
    <w:rsid w:val="65DD4E3A"/>
    <w:rsid w:val="65DD68C1"/>
    <w:rsid w:val="65DE59C4"/>
    <w:rsid w:val="65DE65BF"/>
    <w:rsid w:val="65DF280D"/>
    <w:rsid w:val="65DF6124"/>
    <w:rsid w:val="65E07F07"/>
    <w:rsid w:val="65E120E1"/>
    <w:rsid w:val="65E170B7"/>
    <w:rsid w:val="65E240AB"/>
    <w:rsid w:val="65E40EC3"/>
    <w:rsid w:val="65E47E23"/>
    <w:rsid w:val="65E640D7"/>
    <w:rsid w:val="65E717B4"/>
    <w:rsid w:val="65E73470"/>
    <w:rsid w:val="65E778B9"/>
    <w:rsid w:val="65E81106"/>
    <w:rsid w:val="65E977D0"/>
    <w:rsid w:val="65EA380B"/>
    <w:rsid w:val="65EE01D4"/>
    <w:rsid w:val="65EF0F14"/>
    <w:rsid w:val="65EF4F1B"/>
    <w:rsid w:val="65F15EAE"/>
    <w:rsid w:val="65F242EE"/>
    <w:rsid w:val="65F31D31"/>
    <w:rsid w:val="65F340F1"/>
    <w:rsid w:val="65F362B8"/>
    <w:rsid w:val="65F41FAC"/>
    <w:rsid w:val="65F46C17"/>
    <w:rsid w:val="65F50243"/>
    <w:rsid w:val="65F6423D"/>
    <w:rsid w:val="65F70901"/>
    <w:rsid w:val="65F77B57"/>
    <w:rsid w:val="65FA13F5"/>
    <w:rsid w:val="65FA490A"/>
    <w:rsid w:val="65FB0041"/>
    <w:rsid w:val="65FD0A9B"/>
    <w:rsid w:val="65FD0F1E"/>
    <w:rsid w:val="65FE0643"/>
    <w:rsid w:val="65FF6A0B"/>
    <w:rsid w:val="66011B37"/>
    <w:rsid w:val="66012783"/>
    <w:rsid w:val="660161E9"/>
    <w:rsid w:val="66036239"/>
    <w:rsid w:val="660364FC"/>
    <w:rsid w:val="66044022"/>
    <w:rsid w:val="66044FCB"/>
    <w:rsid w:val="66062217"/>
    <w:rsid w:val="6606264B"/>
    <w:rsid w:val="66065FEC"/>
    <w:rsid w:val="6607528E"/>
    <w:rsid w:val="660932A1"/>
    <w:rsid w:val="660B3602"/>
    <w:rsid w:val="660D010B"/>
    <w:rsid w:val="660E346E"/>
    <w:rsid w:val="660E4009"/>
    <w:rsid w:val="660E6C4E"/>
    <w:rsid w:val="660E777A"/>
    <w:rsid w:val="66106E6A"/>
    <w:rsid w:val="66124991"/>
    <w:rsid w:val="66127725"/>
    <w:rsid w:val="661324B7"/>
    <w:rsid w:val="66140709"/>
    <w:rsid w:val="661411F8"/>
    <w:rsid w:val="66152A9D"/>
    <w:rsid w:val="66154481"/>
    <w:rsid w:val="661655C2"/>
    <w:rsid w:val="6617092B"/>
    <w:rsid w:val="661A58FD"/>
    <w:rsid w:val="661B1CB7"/>
    <w:rsid w:val="661C1B0F"/>
    <w:rsid w:val="661C1EBB"/>
    <w:rsid w:val="661D402C"/>
    <w:rsid w:val="661E76E7"/>
    <w:rsid w:val="6620681B"/>
    <w:rsid w:val="66210D17"/>
    <w:rsid w:val="66212915"/>
    <w:rsid w:val="66231F08"/>
    <w:rsid w:val="66234982"/>
    <w:rsid w:val="66240220"/>
    <w:rsid w:val="662446C4"/>
    <w:rsid w:val="662577E5"/>
    <w:rsid w:val="66263F98"/>
    <w:rsid w:val="662704FC"/>
    <w:rsid w:val="662A1134"/>
    <w:rsid w:val="662A4DEA"/>
    <w:rsid w:val="662B15AE"/>
    <w:rsid w:val="662B2439"/>
    <w:rsid w:val="662B51E9"/>
    <w:rsid w:val="662B5A52"/>
    <w:rsid w:val="662B5BCE"/>
    <w:rsid w:val="662D17CA"/>
    <w:rsid w:val="662D3578"/>
    <w:rsid w:val="662E7808"/>
    <w:rsid w:val="663029C1"/>
    <w:rsid w:val="66325962"/>
    <w:rsid w:val="66331713"/>
    <w:rsid w:val="66334D05"/>
    <w:rsid w:val="66342B59"/>
    <w:rsid w:val="6635067F"/>
    <w:rsid w:val="6635242D"/>
    <w:rsid w:val="6635544D"/>
    <w:rsid w:val="663568D1"/>
    <w:rsid w:val="663702FD"/>
    <w:rsid w:val="66375EBB"/>
    <w:rsid w:val="663761A5"/>
    <w:rsid w:val="66377F53"/>
    <w:rsid w:val="66380EB3"/>
    <w:rsid w:val="66381498"/>
    <w:rsid w:val="66383CCB"/>
    <w:rsid w:val="663931B0"/>
    <w:rsid w:val="6639534B"/>
    <w:rsid w:val="663A283E"/>
    <w:rsid w:val="663B366D"/>
    <w:rsid w:val="663C00B8"/>
    <w:rsid w:val="663C0A89"/>
    <w:rsid w:val="663C1A0D"/>
    <w:rsid w:val="663C61A4"/>
    <w:rsid w:val="663E3185"/>
    <w:rsid w:val="663E592B"/>
    <w:rsid w:val="66416934"/>
    <w:rsid w:val="66432D9C"/>
    <w:rsid w:val="664340D1"/>
    <w:rsid w:val="66442670"/>
    <w:rsid w:val="664443DB"/>
    <w:rsid w:val="66450B24"/>
    <w:rsid w:val="664624CA"/>
    <w:rsid w:val="66462C79"/>
    <w:rsid w:val="66466D76"/>
    <w:rsid w:val="66466E2E"/>
    <w:rsid w:val="66482160"/>
    <w:rsid w:val="66484E19"/>
    <w:rsid w:val="66486604"/>
    <w:rsid w:val="664A058A"/>
    <w:rsid w:val="664A412A"/>
    <w:rsid w:val="664B5F9E"/>
    <w:rsid w:val="664C0BF0"/>
    <w:rsid w:val="664C4090"/>
    <w:rsid w:val="664D4C51"/>
    <w:rsid w:val="66505921"/>
    <w:rsid w:val="66522CFF"/>
    <w:rsid w:val="66540B05"/>
    <w:rsid w:val="66546D57"/>
    <w:rsid w:val="6654782C"/>
    <w:rsid w:val="66555F42"/>
    <w:rsid w:val="6656153A"/>
    <w:rsid w:val="66564DE9"/>
    <w:rsid w:val="665723A3"/>
    <w:rsid w:val="66576C01"/>
    <w:rsid w:val="66597D95"/>
    <w:rsid w:val="665C20B0"/>
    <w:rsid w:val="665D2C96"/>
    <w:rsid w:val="665E1984"/>
    <w:rsid w:val="665F02ED"/>
    <w:rsid w:val="665F06A9"/>
    <w:rsid w:val="665F1585"/>
    <w:rsid w:val="665F1DD9"/>
    <w:rsid w:val="665F6F2E"/>
    <w:rsid w:val="66602992"/>
    <w:rsid w:val="66612798"/>
    <w:rsid w:val="66614812"/>
    <w:rsid w:val="66632705"/>
    <w:rsid w:val="66634653"/>
    <w:rsid w:val="66650F64"/>
    <w:rsid w:val="666517C7"/>
    <w:rsid w:val="66651FD6"/>
    <w:rsid w:val="666524F6"/>
    <w:rsid w:val="666526AC"/>
    <w:rsid w:val="66652BCF"/>
    <w:rsid w:val="666625E8"/>
    <w:rsid w:val="666765FE"/>
    <w:rsid w:val="666811E6"/>
    <w:rsid w:val="666943A3"/>
    <w:rsid w:val="666A22AD"/>
    <w:rsid w:val="666B22F3"/>
    <w:rsid w:val="666D1BC7"/>
    <w:rsid w:val="666EF6BC"/>
    <w:rsid w:val="667025E0"/>
    <w:rsid w:val="66703EF3"/>
    <w:rsid w:val="6670511D"/>
    <w:rsid w:val="66713635"/>
    <w:rsid w:val="66723681"/>
    <w:rsid w:val="66724B5C"/>
    <w:rsid w:val="66734586"/>
    <w:rsid w:val="66744428"/>
    <w:rsid w:val="6676194E"/>
    <w:rsid w:val="66770C98"/>
    <w:rsid w:val="6678394F"/>
    <w:rsid w:val="667876A1"/>
    <w:rsid w:val="66791FC8"/>
    <w:rsid w:val="66794A10"/>
    <w:rsid w:val="667A530E"/>
    <w:rsid w:val="667B0788"/>
    <w:rsid w:val="667B5CF4"/>
    <w:rsid w:val="667B7282"/>
    <w:rsid w:val="667C4500"/>
    <w:rsid w:val="667C62AE"/>
    <w:rsid w:val="667E4411"/>
    <w:rsid w:val="667E714B"/>
    <w:rsid w:val="667F013F"/>
    <w:rsid w:val="66801868"/>
    <w:rsid w:val="66805D9E"/>
    <w:rsid w:val="66805E23"/>
    <w:rsid w:val="66812034"/>
    <w:rsid w:val="66812263"/>
    <w:rsid w:val="668138C4"/>
    <w:rsid w:val="668256A7"/>
    <w:rsid w:val="668336D8"/>
    <w:rsid w:val="6683763C"/>
    <w:rsid w:val="668623F2"/>
    <w:rsid w:val="6686743F"/>
    <w:rsid w:val="66880E42"/>
    <w:rsid w:val="66882EA5"/>
    <w:rsid w:val="66885BC7"/>
    <w:rsid w:val="66886A01"/>
    <w:rsid w:val="668A2779"/>
    <w:rsid w:val="668A4527"/>
    <w:rsid w:val="668A48EF"/>
    <w:rsid w:val="668A4924"/>
    <w:rsid w:val="668B07A2"/>
    <w:rsid w:val="668B18E5"/>
    <w:rsid w:val="668B3CAE"/>
    <w:rsid w:val="668D4017"/>
    <w:rsid w:val="668D5E2A"/>
    <w:rsid w:val="668F1B3D"/>
    <w:rsid w:val="669058B5"/>
    <w:rsid w:val="66917BE3"/>
    <w:rsid w:val="66933E0F"/>
    <w:rsid w:val="669351D2"/>
    <w:rsid w:val="669435F8"/>
    <w:rsid w:val="669449D9"/>
    <w:rsid w:val="66961D05"/>
    <w:rsid w:val="669730E8"/>
    <w:rsid w:val="669765A0"/>
    <w:rsid w:val="66985816"/>
    <w:rsid w:val="669929BC"/>
    <w:rsid w:val="669A6CB8"/>
    <w:rsid w:val="669B2BD8"/>
    <w:rsid w:val="669B3DEF"/>
    <w:rsid w:val="669D122D"/>
    <w:rsid w:val="669E109D"/>
    <w:rsid w:val="669E3F8A"/>
    <w:rsid w:val="669E4476"/>
    <w:rsid w:val="669E4F89"/>
    <w:rsid w:val="669E6224"/>
    <w:rsid w:val="669E7FD2"/>
    <w:rsid w:val="66A01F9C"/>
    <w:rsid w:val="66A02B9B"/>
    <w:rsid w:val="66A02E45"/>
    <w:rsid w:val="66A14838"/>
    <w:rsid w:val="66A355E9"/>
    <w:rsid w:val="66A5150B"/>
    <w:rsid w:val="66A749BC"/>
    <w:rsid w:val="66A8411A"/>
    <w:rsid w:val="66A934EB"/>
    <w:rsid w:val="66AA61BD"/>
    <w:rsid w:val="66AB0269"/>
    <w:rsid w:val="66AB5FE7"/>
    <w:rsid w:val="66AB6FAC"/>
    <w:rsid w:val="66AC364E"/>
    <w:rsid w:val="66AD2284"/>
    <w:rsid w:val="66AD6467"/>
    <w:rsid w:val="66AF0DF4"/>
    <w:rsid w:val="66AF5135"/>
    <w:rsid w:val="66B053A7"/>
    <w:rsid w:val="66B075D2"/>
    <w:rsid w:val="66B07D06"/>
    <w:rsid w:val="66B45E65"/>
    <w:rsid w:val="66B474FD"/>
    <w:rsid w:val="66B617C0"/>
    <w:rsid w:val="66B70817"/>
    <w:rsid w:val="66B72783"/>
    <w:rsid w:val="66B772E6"/>
    <w:rsid w:val="66B82CF4"/>
    <w:rsid w:val="66B867E0"/>
    <w:rsid w:val="66B912B0"/>
    <w:rsid w:val="66B94984"/>
    <w:rsid w:val="66BA2932"/>
    <w:rsid w:val="66BA2E99"/>
    <w:rsid w:val="66BB370E"/>
    <w:rsid w:val="66BB5028"/>
    <w:rsid w:val="66BC0132"/>
    <w:rsid w:val="66BC030D"/>
    <w:rsid w:val="66BC0B7F"/>
    <w:rsid w:val="66BC27FB"/>
    <w:rsid w:val="66BE2423"/>
    <w:rsid w:val="66BE7A81"/>
    <w:rsid w:val="66BF0F11"/>
    <w:rsid w:val="66C13CC1"/>
    <w:rsid w:val="66C30F40"/>
    <w:rsid w:val="66C37D9E"/>
    <w:rsid w:val="66C4235A"/>
    <w:rsid w:val="66C51A03"/>
    <w:rsid w:val="66C56BF1"/>
    <w:rsid w:val="66C64EC5"/>
    <w:rsid w:val="66C735A7"/>
    <w:rsid w:val="66C814F3"/>
    <w:rsid w:val="66CA526B"/>
    <w:rsid w:val="66CD6B09"/>
    <w:rsid w:val="66D02664"/>
    <w:rsid w:val="66D06622"/>
    <w:rsid w:val="66D26FF9"/>
    <w:rsid w:val="66D27E92"/>
    <w:rsid w:val="66D34B9D"/>
    <w:rsid w:val="66D439F4"/>
    <w:rsid w:val="66D452B4"/>
    <w:rsid w:val="66D460EA"/>
    <w:rsid w:val="66D52358"/>
    <w:rsid w:val="66D538C5"/>
    <w:rsid w:val="66D63C10"/>
    <w:rsid w:val="66D70776"/>
    <w:rsid w:val="66DA57B5"/>
    <w:rsid w:val="66DB66EC"/>
    <w:rsid w:val="66DD207D"/>
    <w:rsid w:val="66DE2AC5"/>
    <w:rsid w:val="66DF202F"/>
    <w:rsid w:val="66DF65A5"/>
    <w:rsid w:val="66DF6BAA"/>
    <w:rsid w:val="66E039E2"/>
    <w:rsid w:val="66E06116"/>
    <w:rsid w:val="66E07C6F"/>
    <w:rsid w:val="66E212E7"/>
    <w:rsid w:val="66E2139D"/>
    <w:rsid w:val="66E300DB"/>
    <w:rsid w:val="66E330BA"/>
    <w:rsid w:val="66E45D38"/>
    <w:rsid w:val="66E51436"/>
    <w:rsid w:val="66E528E6"/>
    <w:rsid w:val="66E56C2F"/>
    <w:rsid w:val="66E62712"/>
    <w:rsid w:val="66E86733"/>
    <w:rsid w:val="66E9665D"/>
    <w:rsid w:val="66E96D2C"/>
    <w:rsid w:val="66E97108"/>
    <w:rsid w:val="66EA3F50"/>
    <w:rsid w:val="66EC3ECC"/>
    <w:rsid w:val="66ED1897"/>
    <w:rsid w:val="66ED28DD"/>
    <w:rsid w:val="66EF4B6F"/>
    <w:rsid w:val="66F04045"/>
    <w:rsid w:val="66F074BB"/>
    <w:rsid w:val="66F10A4A"/>
    <w:rsid w:val="66F347C2"/>
    <w:rsid w:val="66F41327"/>
    <w:rsid w:val="66F45E44"/>
    <w:rsid w:val="66F52B0D"/>
    <w:rsid w:val="66F57809"/>
    <w:rsid w:val="66F60226"/>
    <w:rsid w:val="66F61BBC"/>
    <w:rsid w:val="66F63A01"/>
    <w:rsid w:val="66F66060"/>
    <w:rsid w:val="66F85A71"/>
    <w:rsid w:val="66F86363"/>
    <w:rsid w:val="66FA1A76"/>
    <w:rsid w:val="66FA6365"/>
    <w:rsid w:val="66FC25F4"/>
    <w:rsid w:val="66FD0FB3"/>
    <w:rsid w:val="67010561"/>
    <w:rsid w:val="6701545B"/>
    <w:rsid w:val="67017CDE"/>
    <w:rsid w:val="670215DF"/>
    <w:rsid w:val="6702BBF3"/>
    <w:rsid w:val="67050051"/>
    <w:rsid w:val="6706619E"/>
    <w:rsid w:val="67074C6F"/>
    <w:rsid w:val="670818F0"/>
    <w:rsid w:val="67084C64"/>
    <w:rsid w:val="67085E24"/>
    <w:rsid w:val="6709543F"/>
    <w:rsid w:val="67095D94"/>
    <w:rsid w:val="670A08FC"/>
    <w:rsid w:val="670A3772"/>
    <w:rsid w:val="670C7632"/>
    <w:rsid w:val="670D5DDA"/>
    <w:rsid w:val="670F2417"/>
    <w:rsid w:val="67103304"/>
    <w:rsid w:val="671047B1"/>
    <w:rsid w:val="671153B4"/>
    <w:rsid w:val="6712276E"/>
    <w:rsid w:val="67124DD2"/>
    <w:rsid w:val="67132A23"/>
    <w:rsid w:val="67136C12"/>
    <w:rsid w:val="6715352F"/>
    <w:rsid w:val="671604B0"/>
    <w:rsid w:val="671930EC"/>
    <w:rsid w:val="67193AFD"/>
    <w:rsid w:val="671B1623"/>
    <w:rsid w:val="671B5F04"/>
    <w:rsid w:val="671D539B"/>
    <w:rsid w:val="671E1113"/>
    <w:rsid w:val="671E44F3"/>
    <w:rsid w:val="671E6056"/>
    <w:rsid w:val="671F473E"/>
    <w:rsid w:val="672104B6"/>
    <w:rsid w:val="67214A57"/>
    <w:rsid w:val="67233660"/>
    <w:rsid w:val="67236729"/>
    <w:rsid w:val="672372DB"/>
    <w:rsid w:val="67240B7A"/>
    <w:rsid w:val="67242809"/>
    <w:rsid w:val="67256951"/>
    <w:rsid w:val="6727446C"/>
    <w:rsid w:val="672958CC"/>
    <w:rsid w:val="672A7AB8"/>
    <w:rsid w:val="672B12CD"/>
    <w:rsid w:val="672B6AE5"/>
    <w:rsid w:val="672C0418"/>
    <w:rsid w:val="672C1A82"/>
    <w:rsid w:val="672C3830"/>
    <w:rsid w:val="672D1356"/>
    <w:rsid w:val="672D3CD6"/>
    <w:rsid w:val="672E7426"/>
    <w:rsid w:val="672F3320"/>
    <w:rsid w:val="672F459F"/>
    <w:rsid w:val="67301D46"/>
    <w:rsid w:val="67310E46"/>
    <w:rsid w:val="673174E4"/>
    <w:rsid w:val="67321B41"/>
    <w:rsid w:val="67340937"/>
    <w:rsid w:val="6735337F"/>
    <w:rsid w:val="67361A3E"/>
    <w:rsid w:val="67380427"/>
    <w:rsid w:val="673821D5"/>
    <w:rsid w:val="67386535"/>
    <w:rsid w:val="67386679"/>
    <w:rsid w:val="67395F0C"/>
    <w:rsid w:val="673A03CF"/>
    <w:rsid w:val="673A4D28"/>
    <w:rsid w:val="673A72BF"/>
    <w:rsid w:val="673B12C4"/>
    <w:rsid w:val="673B1CC5"/>
    <w:rsid w:val="673B6836"/>
    <w:rsid w:val="673D3C8F"/>
    <w:rsid w:val="673D55C2"/>
    <w:rsid w:val="673E0096"/>
    <w:rsid w:val="673E1F48"/>
    <w:rsid w:val="67404953"/>
    <w:rsid w:val="674146BB"/>
    <w:rsid w:val="674222B3"/>
    <w:rsid w:val="67424E02"/>
    <w:rsid w:val="67456B97"/>
    <w:rsid w:val="67460E25"/>
    <w:rsid w:val="67472418"/>
    <w:rsid w:val="67476084"/>
    <w:rsid w:val="674A015A"/>
    <w:rsid w:val="674A1BEB"/>
    <w:rsid w:val="674A530A"/>
    <w:rsid w:val="674A6BC4"/>
    <w:rsid w:val="674A70C1"/>
    <w:rsid w:val="674C3ED2"/>
    <w:rsid w:val="674C5C80"/>
    <w:rsid w:val="674D67CC"/>
    <w:rsid w:val="674F5770"/>
    <w:rsid w:val="67503203"/>
    <w:rsid w:val="67513297"/>
    <w:rsid w:val="6751773B"/>
    <w:rsid w:val="67527AB7"/>
    <w:rsid w:val="675534A5"/>
    <w:rsid w:val="675639D7"/>
    <w:rsid w:val="67564D51"/>
    <w:rsid w:val="675A215B"/>
    <w:rsid w:val="675A2CC2"/>
    <w:rsid w:val="675A65EF"/>
    <w:rsid w:val="675A79CF"/>
    <w:rsid w:val="675B3101"/>
    <w:rsid w:val="675C68B3"/>
    <w:rsid w:val="675E009C"/>
    <w:rsid w:val="675E13B5"/>
    <w:rsid w:val="675F1B2C"/>
    <w:rsid w:val="675F3AAC"/>
    <w:rsid w:val="6760252F"/>
    <w:rsid w:val="67602EA4"/>
    <w:rsid w:val="676034DA"/>
    <w:rsid w:val="676121A4"/>
    <w:rsid w:val="676254A4"/>
    <w:rsid w:val="67632034"/>
    <w:rsid w:val="67633C5E"/>
    <w:rsid w:val="676341F7"/>
    <w:rsid w:val="67645CB6"/>
    <w:rsid w:val="6764746E"/>
    <w:rsid w:val="67654F94"/>
    <w:rsid w:val="67655944"/>
    <w:rsid w:val="67667E54"/>
    <w:rsid w:val="67670EDF"/>
    <w:rsid w:val="676743F3"/>
    <w:rsid w:val="6768047C"/>
    <w:rsid w:val="67691812"/>
    <w:rsid w:val="67694A84"/>
    <w:rsid w:val="67697123"/>
    <w:rsid w:val="676B2121"/>
    <w:rsid w:val="676B6A66"/>
    <w:rsid w:val="677115A5"/>
    <w:rsid w:val="677303A5"/>
    <w:rsid w:val="67732632"/>
    <w:rsid w:val="67732DF3"/>
    <w:rsid w:val="677551D7"/>
    <w:rsid w:val="67755985"/>
    <w:rsid w:val="67760F4F"/>
    <w:rsid w:val="677632B3"/>
    <w:rsid w:val="6776588E"/>
    <w:rsid w:val="67776049"/>
    <w:rsid w:val="67791071"/>
    <w:rsid w:val="67797F85"/>
    <w:rsid w:val="677B14DE"/>
    <w:rsid w:val="677C4BCB"/>
    <w:rsid w:val="677D408C"/>
    <w:rsid w:val="677E1BB2"/>
    <w:rsid w:val="677F10A3"/>
    <w:rsid w:val="677F6056"/>
    <w:rsid w:val="677F7E04"/>
    <w:rsid w:val="677F7EDA"/>
    <w:rsid w:val="67803B7C"/>
    <w:rsid w:val="678066EB"/>
    <w:rsid w:val="67825B46"/>
    <w:rsid w:val="67847453"/>
    <w:rsid w:val="67852F40"/>
    <w:rsid w:val="67854E4A"/>
    <w:rsid w:val="67865878"/>
    <w:rsid w:val="67866A8D"/>
    <w:rsid w:val="678673E4"/>
    <w:rsid w:val="67874F0A"/>
    <w:rsid w:val="67883F74"/>
    <w:rsid w:val="67896ED4"/>
    <w:rsid w:val="678976BE"/>
    <w:rsid w:val="678A67A9"/>
    <w:rsid w:val="678B49FB"/>
    <w:rsid w:val="678B6141"/>
    <w:rsid w:val="678B705A"/>
    <w:rsid w:val="678C1B5F"/>
    <w:rsid w:val="678C54D1"/>
    <w:rsid w:val="678D1D74"/>
    <w:rsid w:val="678E44EB"/>
    <w:rsid w:val="678E6975"/>
    <w:rsid w:val="678F0F8E"/>
    <w:rsid w:val="679122B6"/>
    <w:rsid w:val="67927986"/>
    <w:rsid w:val="67931B01"/>
    <w:rsid w:val="6793565D"/>
    <w:rsid w:val="67962E90"/>
    <w:rsid w:val="6796339F"/>
    <w:rsid w:val="67981853"/>
    <w:rsid w:val="67987117"/>
    <w:rsid w:val="67990F60"/>
    <w:rsid w:val="6799588A"/>
    <w:rsid w:val="679A149C"/>
    <w:rsid w:val="679A4DA8"/>
    <w:rsid w:val="679B368E"/>
    <w:rsid w:val="679B58A4"/>
    <w:rsid w:val="679D028A"/>
    <w:rsid w:val="679F4002"/>
    <w:rsid w:val="679F43F2"/>
    <w:rsid w:val="679F4A2F"/>
    <w:rsid w:val="679F5CA2"/>
    <w:rsid w:val="67A02BD4"/>
    <w:rsid w:val="67A05FCC"/>
    <w:rsid w:val="67A06E71"/>
    <w:rsid w:val="67A17ED6"/>
    <w:rsid w:val="67A23AF2"/>
    <w:rsid w:val="67A26BCA"/>
    <w:rsid w:val="67A47893"/>
    <w:rsid w:val="67A650F3"/>
    <w:rsid w:val="67A71109"/>
    <w:rsid w:val="67A7735B"/>
    <w:rsid w:val="67A96C2F"/>
    <w:rsid w:val="67AA6A71"/>
    <w:rsid w:val="67AC1107"/>
    <w:rsid w:val="67AC1B58"/>
    <w:rsid w:val="67AC2BC3"/>
    <w:rsid w:val="67AC39FD"/>
    <w:rsid w:val="67AC4F25"/>
    <w:rsid w:val="67AD51B3"/>
    <w:rsid w:val="67AE12B9"/>
    <w:rsid w:val="67AE2497"/>
    <w:rsid w:val="67AF7B34"/>
    <w:rsid w:val="67AF7FBD"/>
    <w:rsid w:val="67B053E5"/>
    <w:rsid w:val="67B07889"/>
    <w:rsid w:val="67B1201C"/>
    <w:rsid w:val="67B12EB1"/>
    <w:rsid w:val="67B17B91"/>
    <w:rsid w:val="67B21BDA"/>
    <w:rsid w:val="67B3630B"/>
    <w:rsid w:val="67B418CB"/>
    <w:rsid w:val="67B51645"/>
    <w:rsid w:val="67B56437"/>
    <w:rsid w:val="67B6759E"/>
    <w:rsid w:val="67B94771"/>
    <w:rsid w:val="67B96904"/>
    <w:rsid w:val="67BA2D43"/>
    <w:rsid w:val="67BA52E0"/>
    <w:rsid w:val="67BA708E"/>
    <w:rsid w:val="67BB2390"/>
    <w:rsid w:val="67BB4BB4"/>
    <w:rsid w:val="67BC1846"/>
    <w:rsid w:val="67BC4E42"/>
    <w:rsid w:val="67BD092C"/>
    <w:rsid w:val="67BD26DA"/>
    <w:rsid w:val="67BF3398"/>
    <w:rsid w:val="67C03AEC"/>
    <w:rsid w:val="67C12614"/>
    <w:rsid w:val="67C223E6"/>
    <w:rsid w:val="67C229C7"/>
    <w:rsid w:val="67C2443C"/>
    <w:rsid w:val="67C5176F"/>
    <w:rsid w:val="67C56350"/>
    <w:rsid w:val="67C60247"/>
    <w:rsid w:val="67C71F7B"/>
    <w:rsid w:val="67C71FA6"/>
    <w:rsid w:val="67C91FEA"/>
    <w:rsid w:val="67C92525"/>
    <w:rsid w:val="67CA496E"/>
    <w:rsid w:val="67CC49D1"/>
    <w:rsid w:val="67CC75E6"/>
    <w:rsid w:val="67CD3EAB"/>
    <w:rsid w:val="67CE0D8B"/>
    <w:rsid w:val="67CE5470"/>
    <w:rsid w:val="67CF660B"/>
    <w:rsid w:val="67D01035"/>
    <w:rsid w:val="67D0219A"/>
    <w:rsid w:val="67D0240D"/>
    <w:rsid w:val="67D12F63"/>
    <w:rsid w:val="67D22629"/>
    <w:rsid w:val="67D26A1E"/>
    <w:rsid w:val="67D3274E"/>
    <w:rsid w:val="67D41E90"/>
    <w:rsid w:val="67D54F43"/>
    <w:rsid w:val="67D56497"/>
    <w:rsid w:val="67D8030B"/>
    <w:rsid w:val="67D839B8"/>
    <w:rsid w:val="67D85766"/>
    <w:rsid w:val="67DA05C7"/>
    <w:rsid w:val="67DA50D5"/>
    <w:rsid w:val="67DA7730"/>
    <w:rsid w:val="67DC23F5"/>
    <w:rsid w:val="67DC7089"/>
    <w:rsid w:val="67DC9F37"/>
    <w:rsid w:val="67DD1FD9"/>
    <w:rsid w:val="67DD4B2A"/>
    <w:rsid w:val="67DD6AE9"/>
    <w:rsid w:val="67DE543B"/>
    <w:rsid w:val="67DE7FC9"/>
    <w:rsid w:val="67DF5265"/>
    <w:rsid w:val="67E10ABE"/>
    <w:rsid w:val="67E126AC"/>
    <w:rsid w:val="67E15701"/>
    <w:rsid w:val="67E20A20"/>
    <w:rsid w:val="67E24F18"/>
    <w:rsid w:val="67E36FBE"/>
    <w:rsid w:val="67E40F34"/>
    <w:rsid w:val="67E433C0"/>
    <w:rsid w:val="67E517F5"/>
    <w:rsid w:val="67E62F49"/>
    <w:rsid w:val="67E65AA4"/>
    <w:rsid w:val="67E65F6D"/>
    <w:rsid w:val="67E660D5"/>
    <w:rsid w:val="67E705E5"/>
    <w:rsid w:val="67E759A9"/>
    <w:rsid w:val="67E859F2"/>
    <w:rsid w:val="67E951C6"/>
    <w:rsid w:val="67E97973"/>
    <w:rsid w:val="67EB4881"/>
    <w:rsid w:val="67EB655B"/>
    <w:rsid w:val="67EB6CA2"/>
    <w:rsid w:val="67EB77B6"/>
    <w:rsid w:val="67EC1A2C"/>
    <w:rsid w:val="67ED6375"/>
    <w:rsid w:val="67EE1ED7"/>
    <w:rsid w:val="67EE6D37"/>
    <w:rsid w:val="67EF44B5"/>
    <w:rsid w:val="67F02AB0"/>
    <w:rsid w:val="67F0485E"/>
    <w:rsid w:val="67F110A7"/>
    <w:rsid w:val="67F1749F"/>
    <w:rsid w:val="67F5208F"/>
    <w:rsid w:val="67F53FC7"/>
    <w:rsid w:val="67F65BEC"/>
    <w:rsid w:val="67F74961"/>
    <w:rsid w:val="67F83485"/>
    <w:rsid w:val="67FB0417"/>
    <w:rsid w:val="67FC12C5"/>
    <w:rsid w:val="67FD2BC0"/>
    <w:rsid w:val="67FD3E48"/>
    <w:rsid w:val="67FF0F45"/>
    <w:rsid w:val="68004FD6"/>
    <w:rsid w:val="68013619"/>
    <w:rsid w:val="6802203E"/>
    <w:rsid w:val="680315E9"/>
    <w:rsid w:val="6803189F"/>
    <w:rsid w:val="68032D63"/>
    <w:rsid w:val="68060201"/>
    <w:rsid w:val="68060525"/>
    <w:rsid w:val="680622D3"/>
    <w:rsid w:val="680671B0"/>
    <w:rsid w:val="68071BA7"/>
    <w:rsid w:val="68071DD2"/>
    <w:rsid w:val="680732E1"/>
    <w:rsid w:val="68076DDC"/>
    <w:rsid w:val="68091DC3"/>
    <w:rsid w:val="68092DC5"/>
    <w:rsid w:val="6809591F"/>
    <w:rsid w:val="68097A6F"/>
    <w:rsid w:val="680A52EF"/>
    <w:rsid w:val="680B5A60"/>
    <w:rsid w:val="680C16A5"/>
    <w:rsid w:val="680C3DAC"/>
    <w:rsid w:val="680C42FE"/>
    <w:rsid w:val="680C7A93"/>
    <w:rsid w:val="680D3662"/>
    <w:rsid w:val="680D7083"/>
    <w:rsid w:val="680E3D72"/>
    <w:rsid w:val="680F19A3"/>
    <w:rsid w:val="68101D0E"/>
    <w:rsid w:val="68103152"/>
    <w:rsid w:val="681046A4"/>
    <w:rsid w:val="6810620E"/>
    <w:rsid w:val="68120324"/>
    <w:rsid w:val="68123F05"/>
    <w:rsid w:val="68126A7B"/>
    <w:rsid w:val="681349F0"/>
    <w:rsid w:val="68167541"/>
    <w:rsid w:val="6817628E"/>
    <w:rsid w:val="68182006"/>
    <w:rsid w:val="68183DB4"/>
    <w:rsid w:val="681842E3"/>
    <w:rsid w:val="681878D5"/>
    <w:rsid w:val="68191470"/>
    <w:rsid w:val="68195338"/>
    <w:rsid w:val="681A5D7E"/>
    <w:rsid w:val="681B1ADB"/>
    <w:rsid w:val="681B4693"/>
    <w:rsid w:val="681B636A"/>
    <w:rsid w:val="681D3C17"/>
    <w:rsid w:val="681E70C1"/>
    <w:rsid w:val="681F5E65"/>
    <w:rsid w:val="68224530"/>
    <w:rsid w:val="68224C33"/>
    <w:rsid w:val="68242224"/>
    <w:rsid w:val="68242759"/>
    <w:rsid w:val="68253391"/>
    <w:rsid w:val="68264723"/>
    <w:rsid w:val="6827206B"/>
    <w:rsid w:val="68282249"/>
    <w:rsid w:val="68294736"/>
    <w:rsid w:val="682A646C"/>
    <w:rsid w:val="682C66FF"/>
    <w:rsid w:val="682D57E4"/>
    <w:rsid w:val="682E2C1D"/>
    <w:rsid w:val="682E5386"/>
    <w:rsid w:val="68307350"/>
    <w:rsid w:val="68312A3A"/>
    <w:rsid w:val="68314A27"/>
    <w:rsid w:val="6831516A"/>
    <w:rsid w:val="683201CD"/>
    <w:rsid w:val="68350920"/>
    <w:rsid w:val="68352BB8"/>
    <w:rsid w:val="68372E5B"/>
    <w:rsid w:val="68377C5C"/>
    <w:rsid w:val="68394457"/>
    <w:rsid w:val="68394951"/>
    <w:rsid w:val="683956F0"/>
    <w:rsid w:val="68397837"/>
    <w:rsid w:val="683B4FC0"/>
    <w:rsid w:val="683B7D95"/>
    <w:rsid w:val="683C5CF5"/>
    <w:rsid w:val="68420E31"/>
    <w:rsid w:val="68432687"/>
    <w:rsid w:val="684353D0"/>
    <w:rsid w:val="68451289"/>
    <w:rsid w:val="684552D6"/>
    <w:rsid w:val="68460921"/>
    <w:rsid w:val="68464643"/>
    <w:rsid w:val="68470B15"/>
    <w:rsid w:val="68471244"/>
    <w:rsid w:val="68481661"/>
    <w:rsid w:val="684828EC"/>
    <w:rsid w:val="684847D5"/>
    <w:rsid w:val="6849547F"/>
    <w:rsid w:val="684A65BE"/>
    <w:rsid w:val="684D244F"/>
    <w:rsid w:val="684D6D55"/>
    <w:rsid w:val="684E6605"/>
    <w:rsid w:val="684E7371"/>
    <w:rsid w:val="684F2826"/>
    <w:rsid w:val="684F37B8"/>
    <w:rsid w:val="68507109"/>
    <w:rsid w:val="68522281"/>
    <w:rsid w:val="685222F0"/>
    <w:rsid w:val="68523DCE"/>
    <w:rsid w:val="68534C38"/>
    <w:rsid w:val="68544D54"/>
    <w:rsid w:val="68547819"/>
    <w:rsid w:val="685542C6"/>
    <w:rsid w:val="685642A2"/>
    <w:rsid w:val="68570D81"/>
    <w:rsid w:val="68572B2F"/>
    <w:rsid w:val="685828F1"/>
    <w:rsid w:val="685A508A"/>
    <w:rsid w:val="685B07A1"/>
    <w:rsid w:val="685D22F4"/>
    <w:rsid w:val="685D3124"/>
    <w:rsid w:val="685D5079"/>
    <w:rsid w:val="685E4CB1"/>
    <w:rsid w:val="686007D2"/>
    <w:rsid w:val="68606230"/>
    <w:rsid w:val="6861177C"/>
    <w:rsid w:val="686155D3"/>
    <w:rsid w:val="68633281"/>
    <w:rsid w:val="68637725"/>
    <w:rsid w:val="6864246D"/>
    <w:rsid w:val="68642E41"/>
    <w:rsid w:val="6864524C"/>
    <w:rsid w:val="6865279D"/>
    <w:rsid w:val="68653898"/>
    <w:rsid w:val="68660FC4"/>
    <w:rsid w:val="68676EBE"/>
    <w:rsid w:val="68694610"/>
    <w:rsid w:val="686B42A2"/>
    <w:rsid w:val="686B4352"/>
    <w:rsid w:val="686D2352"/>
    <w:rsid w:val="686D49DD"/>
    <w:rsid w:val="686D539E"/>
    <w:rsid w:val="686D73F0"/>
    <w:rsid w:val="686F1920"/>
    <w:rsid w:val="686F508D"/>
    <w:rsid w:val="68701098"/>
    <w:rsid w:val="68703BF0"/>
    <w:rsid w:val="68712444"/>
    <w:rsid w:val="68724893"/>
    <w:rsid w:val="68735867"/>
    <w:rsid w:val="6874548F"/>
    <w:rsid w:val="68750B21"/>
    <w:rsid w:val="6875696F"/>
    <w:rsid w:val="68776302"/>
    <w:rsid w:val="687A42DD"/>
    <w:rsid w:val="687A5703"/>
    <w:rsid w:val="687B0644"/>
    <w:rsid w:val="687B286C"/>
    <w:rsid w:val="687E3B27"/>
    <w:rsid w:val="687E630D"/>
    <w:rsid w:val="687F46B2"/>
    <w:rsid w:val="687F5BE1"/>
    <w:rsid w:val="68805E55"/>
    <w:rsid w:val="68815DFE"/>
    <w:rsid w:val="6886330B"/>
    <w:rsid w:val="688751E0"/>
    <w:rsid w:val="688753BF"/>
    <w:rsid w:val="688D0D5F"/>
    <w:rsid w:val="688D5778"/>
    <w:rsid w:val="688F6221"/>
    <w:rsid w:val="68922C4A"/>
    <w:rsid w:val="68924AC1"/>
    <w:rsid w:val="68925915"/>
    <w:rsid w:val="68925D92"/>
    <w:rsid w:val="68933523"/>
    <w:rsid w:val="68933A13"/>
    <w:rsid w:val="6894168D"/>
    <w:rsid w:val="68945C8E"/>
    <w:rsid w:val="689478DF"/>
    <w:rsid w:val="689627C2"/>
    <w:rsid w:val="6896419C"/>
    <w:rsid w:val="689771EF"/>
    <w:rsid w:val="689852F4"/>
    <w:rsid w:val="689B6CBE"/>
    <w:rsid w:val="689B6EBF"/>
    <w:rsid w:val="689E250C"/>
    <w:rsid w:val="689E69AF"/>
    <w:rsid w:val="689E7D5D"/>
    <w:rsid w:val="689F3F63"/>
    <w:rsid w:val="689F6284"/>
    <w:rsid w:val="68A011CF"/>
    <w:rsid w:val="68A044D6"/>
    <w:rsid w:val="68A33FC6"/>
    <w:rsid w:val="68A37333"/>
    <w:rsid w:val="68A47AA4"/>
    <w:rsid w:val="68A67612"/>
    <w:rsid w:val="68A71F40"/>
    <w:rsid w:val="68A7294C"/>
    <w:rsid w:val="68A92A2C"/>
    <w:rsid w:val="68A93953"/>
    <w:rsid w:val="68AA5CA9"/>
    <w:rsid w:val="68AB2054"/>
    <w:rsid w:val="68AB61CD"/>
    <w:rsid w:val="68AD274F"/>
    <w:rsid w:val="68AF41A1"/>
    <w:rsid w:val="68AF64C7"/>
    <w:rsid w:val="68B165AD"/>
    <w:rsid w:val="68B25F19"/>
    <w:rsid w:val="68B41D2F"/>
    <w:rsid w:val="68B66D60"/>
    <w:rsid w:val="68B67214"/>
    <w:rsid w:val="68B70904"/>
    <w:rsid w:val="68B7181F"/>
    <w:rsid w:val="68B82189"/>
    <w:rsid w:val="68BA3CB6"/>
    <w:rsid w:val="68BA3FF1"/>
    <w:rsid w:val="68BA4E6C"/>
    <w:rsid w:val="68BA7461"/>
    <w:rsid w:val="68BA7DF5"/>
    <w:rsid w:val="68BC1E72"/>
    <w:rsid w:val="68BE4764"/>
    <w:rsid w:val="68BE495C"/>
    <w:rsid w:val="68BE5CB0"/>
    <w:rsid w:val="68BE670A"/>
    <w:rsid w:val="68BF2482"/>
    <w:rsid w:val="68C02179"/>
    <w:rsid w:val="68C06926"/>
    <w:rsid w:val="68C2672D"/>
    <w:rsid w:val="68C46CA4"/>
    <w:rsid w:val="68C607AD"/>
    <w:rsid w:val="68C87588"/>
    <w:rsid w:val="68C908BA"/>
    <w:rsid w:val="68CB18F9"/>
    <w:rsid w:val="68CB7079"/>
    <w:rsid w:val="68CD2DF1"/>
    <w:rsid w:val="68CD32E2"/>
    <w:rsid w:val="68CF4DBB"/>
    <w:rsid w:val="68D11F39"/>
    <w:rsid w:val="68D15054"/>
    <w:rsid w:val="68D221B5"/>
    <w:rsid w:val="68D24307"/>
    <w:rsid w:val="68D26659"/>
    <w:rsid w:val="68D3156D"/>
    <w:rsid w:val="68D63523"/>
    <w:rsid w:val="68D66149"/>
    <w:rsid w:val="68D8310B"/>
    <w:rsid w:val="68D84634"/>
    <w:rsid w:val="68D9690F"/>
    <w:rsid w:val="68DC11D9"/>
    <w:rsid w:val="68DE0B5A"/>
    <w:rsid w:val="68E03C70"/>
    <w:rsid w:val="68E13B71"/>
    <w:rsid w:val="68E149C6"/>
    <w:rsid w:val="68E24AEE"/>
    <w:rsid w:val="68E3190C"/>
    <w:rsid w:val="68E5638C"/>
    <w:rsid w:val="68E57EC2"/>
    <w:rsid w:val="68E62AD1"/>
    <w:rsid w:val="68E72104"/>
    <w:rsid w:val="68EA2BCD"/>
    <w:rsid w:val="68EE6FDC"/>
    <w:rsid w:val="68EF0FB9"/>
    <w:rsid w:val="68F06C2A"/>
    <w:rsid w:val="68F40335"/>
    <w:rsid w:val="68F43EAE"/>
    <w:rsid w:val="68F44821"/>
    <w:rsid w:val="68F472C2"/>
    <w:rsid w:val="68F47416"/>
    <w:rsid w:val="68F640F6"/>
    <w:rsid w:val="68F760C0"/>
    <w:rsid w:val="68F86815"/>
    <w:rsid w:val="68F90C0B"/>
    <w:rsid w:val="68F95994"/>
    <w:rsid w:val="68FA5640"/>
    <w:rsid w:val="68FB539A"/>
    <w:rsid w:val="68FB5BB0"/>
    <w:rsid w:val="68FB795E"/>
    <w:rsid w:val="68FE1CBA"/>
    <w:rsid w:val="68FE29EC"/>
    <w:rsid w:val="68FE2FAA"/>
    <w:rsid w:val="68FE6E40"/>
    <w:rsid w:val="68FE728B"/>
    <w:rsid w:val="690070AC"/>
    <w:rsid w:val="69026F3E"/>
    <w:rsid w:val="69037217"/>
    <w:rsid w:val="69040B0D"/>
    <w:rsid w:val="69054B2E"/>
    <w:rsid w:val="690600B1"/>
    <w:rsid w:val="69063F29"/>
    <w:rsid w:val="69066392"/>
    <w:rsid w:val="69083D42"/>
    <w:rsid w:val="69090764"/>
    <w:rsid w:val="690947DA"/>
    <w:rsid w:val="690A194F"/>
    <w:rsid w:val="690A3E35"/>
    <w:rsid w:val="690A4A82"/>
    <w:rsid w:val="690A5244"/>
    <w:rsid w:val="690B6DDE"/>
    <w:rsid w:val="690B7F43"/>
    <w:rsid w:val="690C3919"/>
    <w:rsid w:val="690C7DF2"/>
    <w:rsid w:val="690D20BD"/>
    <w:rsid w:val="690E0A7A"/>
    <w:rsid w:val="690E3DCF"/>
    <w:rsid w:val="690E64CD"/>
    <w:rsid w:val="690F36F3"/>
    <w:rsid w:val="690F4DB5"/>
    <w:rsid w:val="69110F2F"/>
    <w:rsid w:val="691158E7"/>
    <w:rsid w:val="69116D78"/>
    <w:rsid w:val="69117181"/>
    <w:rsid w:val="69136A00"/>
    <w:rsid w:val="691427CE"/>
    <w:rsid w:val="69146454"/>
    <w:rsid w:val="691711E7"/>
    <w:rsid w:val="691722BE"/>
    <w:rsid w:val="69172D4C"/>
    <w:rsid w:val="6917406C"/>
    <w:rsid w:val="69177F52"/>
    <w:rsid w:val="69196036"/>
    <w:rsid w:val="69196EEA"/>
    <w:rsid w:val="691A1EFD"/>
    <w:rsid w:val="691B3B5C"/>
    <w:rsid w:val="691B491E"/>
    <w:rsid w:val="691B5F8F"/>
    <w:rsid w:val="691D736E"/>
    <w:rsid w:val="691E189E"/>
    <w:rsid w:val="691E466E"/>
    <w:rsid w:val="691E53FA"/>
    <w:rsid w:val="69202CA9"/>
    <w:rsid w:val="692115A2"/>
    <w:rsid w:val="69212F33"/>
    <w:rsid w:val="69216C99"/>
    <w:rsid w:val="6922138F"/>
    <w:rsid w:val="69232A11"/>
    <w:rsid w:val="69244310"/>
    <w:rsid w:val="6925233D"/>
    <w:rsid w:val="69255CD5"/>
    <w:rsid w:val="69263136"/>
    <w:rsid w:val="69270753"/>
    <w:rsid w:val="692853CA"/>
    <w:rsid w:val="69287033"/>
    <w:rsid w:val="692A0243"/>
    <w:rsid w:val="692A0B9F"/>
    <w:rsid w:val="692A1B4D"/>
    <w:rsid w:val="692A791B"/>
    <w:rsid w:val="692B311E"/>
    <w:rsid w:val="692C3FBB"/>
    <w:rsid w:val="692E6535"/>
    <w:rsid w:val="692F5716"/>
    <w:rsid w:val="6930508C"/>
    <w:rsid w:val="693115D2"/>
    <w:rsid w:val="69320EA6"/>
    <w:rsid w:val="69344C1E"/>
    <w:rsid w:val="69365B85"/>
    <w:rsid w:val="6936730F"/>
    <w:rsid w:val="69380C3C"/>
    <w:rsid w:val="693A7DAE"/>
    <w:rsid w:val="693B2C58"/>
    <w:rsid w:val="693B41FE"/>
    <w:rsid w:val="693B7D5A"/>
    <w:rsid w:val="693C3AD3"/>
    <w:rsid w:val="693C4933"/>
    <w:rsid w:val="693C63D8"/>
    <w:rsid w:val="693C72E4"/>
    <w:rsid w:val="693D1C6D"/>
    <w:rsid w:val="693E1A8F"/>
    <w:rsid w:val="693E3CEF"/>
    <w:rsid w:val="694035C3"/>
    <w:rsid w:val="694110E9"/>
    <w:rsid w:val="694133CD"/>
    <w:rsid w:val="69417EC2"/>
    <w:rsid w:val="6942733B"/>
    <w:rsid w:val="69431305"/>
    <w:rsid w:val="69446CC1"/>
    <w:rsid w:val="6944770A"/>
    <w:rsid w:val="694521E7"/>
    <w:rsid w:val="69456E2B"/>
    <w:rsid w:val="69471113"/>
    <w:rsid w:val="694766FF"/>
    <w:rsid w:val="69487FAE"/>
    <w:rsid w:val="694A36D8"/>
    <w:rsid w:val="694A4441"/>
    <w:rsid w:val="694C01BA"/>
    <w:rsid w:val="694C580C"/>
    <w:rsid w:val="694F7CAA"/>
    <w:rsid w:val="69512D03"/>
    <w:rsid w:val="695136C7"/>
    <w:rsid w:val="695157D0"/>
    <w:rsid w:val="69515D82"/>
    <w:rsid w:val="6951757E"/>
    <w:rsid w:val="695322CC"/>
    <w:rsid w:val="69532A03"/>
    <w:rsid w:val="69554905"/>
    <w:rsid w:val="69561038"/>
    <w:rsid w:val="69564B94"/>
    <w:rsid w:val="69570DA5"/>
    <w:rsid w:val="69573AC6"/>
    <w:rsid w:val="69574493"/>
    <w:rsid w:val="69575BFB"/>
    <w:rsid w:val="695B31AD"/>
    <w:rsid w:val="695B56A5"/>
    <w:rsid w:val="695B58F4"/>
    <w:rsid w:val="695B77D4"/>
    <w:rsid w:val="695D0CA6"/>
    <w:rsid w:val="695D1034"/>
    <w:rsid w:val="695D23C7"/>
    <w:rsid w:val="695E1C9B"/>
    <w:rsid w:val="696001BA"/>
    <w:rsid w:val="696225F3"/>
    <w:rsid w:val="696335ED"/>
    <w:rsid w:val="696623FD"/>
    <w:rsid w:val="69662F2E"/>
    <w:rsid w:val="69674FF3"/>
    <w:rsid w:val="69675274"/>
    <w:rsid w:val="69675BF2"/>
    <w:rsid w:val="69685AF4"/>
    <w:rsid w:val="69691E27"/>
    <w:rsid w:val="69693DE4"/>
    <w:rsid w:val="696958F1"/>
    <w:rsid w:val="696A0640"/>
    <w:rsid w:val="696A0C89"/>
    <w:rsid w:val="696C43B8"/>
    <w:rsid w:val="696D4ACE"/>
    <w:rsid w:val="696D692B"/>
    <w:rsid w:val="696F0FF4"/>
    <w:rsid w:val="696F4C2B"/>
    <w:rsid w:val="696F5C56"/>
    <w:rsid w:val="69702FAE"/>
    <w:rsid w:val="69710FF9"/>
    <w:rsid w:val="6972050F"/>
    <w:rsid w:val="6973071D"/>
    <w:rsid w:val="69730D71"/>
    <w:rsid w:val="69731BEA"/>
    <w:rsid w:val="69735746"/>
    <w:rsid w:val="697401DF"/>
    <w:rsid w:val="697414BE"/>
    <w:rsid w:val="6974260D"/>
    <w:rsid w:val="6974326C"/>
    <w:rsid w:val="697703B1"/>
    <w:rsid w:val="69774167"/>
    <w:rsid w:val="69782870"/>
    <w:rsid w:val="6979165E"/>
    <w:rsid w:val="69793ED6"/>
    <w:rsid w:val="69794D27"/>
    <w:rsid w:val="697A3092"/>
    <w:rsid w:val="697D0373"/>
    <w:rsid w:val="697E0D4C"/>
    <w:rsid w:val="697E40EB"/>
    <w:rsid w:val="697F058F"/>
    <w:rsid w:val="69801C11"/>
    <w:rsid w:val="69820877"/>
    <w:rsid w:val="698429E7"/>
    <w:rsid w:val="69877444"/>
    <w:rsid w:val="6988558E"/>
    <w:rsid w:val="6988696F"/>
    <w:rsid w:val="69886D18"/>
    <w:rsid w:val="698937B9"/>
    <w:rsid w:val="69894F6A"/>
    <w:rsid w:val="698A3420"/>
    <w:rsid w:val="698A6F34"/>
    <w:rsid w:val="698B37BC"/>
    <w:rsid w:val="698C2CAC"/>
    <w:rsid w:val="698F5C0F"/>
    <w:rsid w:val="699154F0"/>
    <w:rsid w:val="6991790B"/>
    <w:rsid w:val="699252C4"/>
    <w:rsid w:val="6992BD2B"/>
    <w:rsid w:val="69931944"/>
    <w:rsid w:val="69947539"/>
    <w:rsid w:val="699665FE"/>
    <w:rsid w:val="69972BF7"/>
    <w:rsid w:val="69975E12"/>
    <w:rsid w:val="69987D93"/>
    <w:rsid w:val="69996397"/>
    <w:rsid w:val="699974D5"/>
    <w:rsid w:val="699A7177"/>
    <w:rsid w:val="699C0D72"/>
    <w:rsid w:val="69A00505"/>
    <w:rsid w:val="69A04061"/>
    <w:rsid w:val="69A078C8"/>
    <w:rsid w:val="69A15CE2"/>
    <w:rsid w:val="69A200AE"/>
    <w:rsid w:val="69A42C49"/>
    <w:rsid w:val="69A46296"/>
    <w:rsid w:val="69A639A8"/>
    <w:rsid w:val="69A753F0"/>
    <w:rsid w:val="69A876D6"/>
    <w:rsid w:val="69A94CB8"/>
    <w:rsid w:val="69AA610E"/>
    <w:rsid w:val="69AC2A06"/>
    <w:rsid w:val="69AC6B0F"/>
    <w:rsid w:val="69AC7D6E"/>
    <w:rsid w:val="69AF0748"/>
    <w:rsid w:val="69B10AE8"/>
    <w:rsid w:val="69B123D9"/>
    <w:rsid w:val="69B12712"/>
    <w:rsid w:val="69B1626F"/>
    <w:rsid w:val="69B1663D"/>
    <w:rsid w:val="69B3167B"/>
    <w:rsid w:val="69B375AE"/>
    <w:rsid w:val="69B524B2"/>
    <w:rsid w:val="69B53FB1"/>
    <w:rsid w:val="69B61AD7"/>
    <w:rsid w:val="69B81C75"/>
    <w:rsid w:val="69B8584F"/>
    <w:rsid w:val="69BA3040"/>
    <w:rsid w:val="69BB0E9B"/>
    <w:rsid w:val="69BB5112"/>
    <w:rsid w:val="69BB533F"/>
    <w:rsid w:val="69BB70ED"/>
    <w:rsid w:val="69BC26F9"/>
    <w:rsid w:val="69BD2E65"/>
    <w:rsid w:val="69BE4CDF"/>
    <w:rsid w:val="69BF098B"/>
    <w:rsid w:val="69BF0BC4"/>
    <w:rsid w:val="69C2047C"/>
    <w:rsid w:val="69C219F4"/>
    <w:rsid w:val="69C27F61"/>
    <w:rsid w:val="69C400AD"/>
    <w:rsid w:val="69C422AD"/>
    <w:rsid w:val="69C441F4"/>
    <w:rsid w:val="69C45FA2"/>
    <w:rsid w:val="69C50153"/>
    <w:rsid w:val="69C51D1A"/>
    <w:rsid w:val="69C53AC8"/>
    <w:rsid w:val="69C73C06"/>
    <w:rsid w:val="69C77840"/>
    <w:rsid w:val="69C92925"/>
    <w:rsid w:val="69CA37D3"/>
    <w:rsid w:val="69CA4594"/>
    <w:rsid w:val="69CC12FA"/>
    <w:rsid w:val="69CD09F4"/>
    <w:rsid w:val="69CE0BCF"/>
    <w:rsid w:val="69CE37A1"/>
    <w:rsid w:val="69CF4947"/>
    <w:rsid w:val="69D00DEB"/>
    <w:rsid w:val="69D11062"/>
    <w:rsid w:val="69D24003"/>
    <w:rsid w:val="69D24E9C"/>
    <w:rsid w:val="69D32689"/>
    <w:rsid w:val="69D479EC"/>
    <w:rsid w:val="69D550CD"/>
    <w:rsid w:val="69D560F1"/>
    <w:rsid w:val="69D66F4F"/>
    <w:rsid w:val="69D727E8"/>
    <w:rsid w:val="69D75139"/>
    <w:rsid w:val="69D86C88"/>
    <w:rsid w:val="69D9262A"/>
    <w:rsid w:val="69DA0FC1"/>
    <w:rsid w:val="69DB32EB"/>
    <w:rsid w:val="69DB3C0E"/>
    <w:rsid w:val="69DC2C54"/>
    <w:rsid w:val="69DD52B6"/>
    <w:rsid w:val="69DE098B"/>
    <w:rsid w:val="69DF102E"/>
    <w:rsid w:val="69DF2DDC"/>
    <w:rsid w:val="69E13211"/>
    <w:rsid w:val="69E17C74"/>
    <w:rsid w:val="69E44021"/>
    <w:rsid w:val="69E4572C"/>
    <w:rsid w:val="69E46644"/>
    <w:rsid w:val="69E509FA"/>
    <w:rsid w:val="69E622CA"/>
    <w:rsid w:val="69E716C5"/>
    <w:rsid w:val="69E71C90"/>
    <w:rsid w:val="69E96C34"/>
    <w:rsid w:val="69EA2C30"/>
    <w:rsid w:val="69EB1E6E"/>
    <w:rsid w:val="69EB5988"/>
    <w:rsid w:val="69EC54F9"/>
    <w:rsid w:val="69EF5A45"/>
    <w:rsid w:val="69F10D61"/>
    <w:rsid w:val="69F12B0F"/>
    <w:rsid w:val="69F148BD"/>
    <w:rsid w:val="69F55085"/>
    <w:rsid w:val="69F63A0F"/>
    <w:rsid w:val="69F66C82"/>
    <w:rsid w:val="69F819C1"/>
    <w:rsid w:val="69F83710"/>
    <w:rsid w:val="69F83E0D"/>
    <w:rsid w:val="69F84472"/>
    <w:rsid w:val="69F85C4B"/>
    <w:rsid w:val="69F97B76"/>
    <w:rsid w:val="69FA19C4"/>
    <w:rsid w:val="69FA7C16"/>
    <w:rsid w:val="69FD2BB6"/>
    <w:rsid w:val="69FD3262"/>
    <w:rsid w:val="69FE0C77"/>
    <w:rsid w:val="6A002363"/>
    <w:rsid w:val="6A006309"/>
    <w:rsid w:val="6A0171F6"/>
    <w:rsid w:val="6A0210DD"/>
    <w:rsid w:val="6A021836"/>
    <w:rsid w:val="6A026ACA"/>
    <w:rsid w:val="6A03554C"/>
    <w:rsid w:val="6A040A94"/>
    <w:rsid w:val="6A042842"/>
    <w:rsid w:val="6A0720EC"/>
    <w:rsid w:val="6A072332"/>
    <w:rsid w:val="6A081587"/>
    <w:rsid w:val="6A0942FC"/>
    <w:rsid w:val="6A0A5269"/>
    <w:rsid w:val="6A0A597F"/>
    <w:rsid w:val="6A0C7949"/>
    <w:rsid w:val="6A0D4402"/>
    <w:rsid w:val="6A0D47ED"/>
    <w:rsid w:val="6A0D5B9B"/>
    <w:rsid w:val="6A0E36C1"/>
    <w:rsid w:val="6A0E41C9"/>
    <w:rsid w:val="6A110E0D"/>
    <w:rsid w:val="6A1474AE"/>
    <w:rsid w:val="6A151556"/>
    <w:rsid w:val="6A1707C7"/>
    <w:rsid w:val="6A18009C"/>
    <w:rsid w:val="6A184316"/>
    <w:rsid w:val="6A18638A"/>
    <w:rsid w:val="6A1A046D"/>
    <w:rsid w:val="6A1A2066"/>
    <w:rsid w:val="6A1C1E6E"/>
    <w:rsid w:val="6A1C4030"/>
    <w:rsid w:val="6A1D33AA"/>
    <w:rsid w:val="6A1D3904"/>
    <w:rsid w:val="6A1F7ED0"/>
    <w:rsid w:val="6A205BD3"/>
    <w:rsid w:val="6A205CF1"/>
    <w:rsid w:val="6A213A91"/>
    <w:rsid w:val="6A21549A"/>
    <w:rsid w:val="6A215614"/>
    <w:rsid w:val="6A22750B"/>
    <w:rsid w:val="6A237A47"/>
    <w:rsid w:val="6A240C08"/>
    <w:rsid w:val="6A2429A3"/>
    <w:rsid w:val="6A243AC1"/>
    <w:rsid w:val="6A24663D"/>
    <w:rsid w:val="6A270798"/>
    <w:rsid w:val="6A276C5B"/>
    <w:rsid w:val="6A2829D5"/>
    <w:rsid w:val="6A294E71"/>
    <w:rsid w:val="6A2A361C"/>
    <w:rsid w:val="6A2B4273"/>
    <w:rsid w:val="6A2B6021"/>
    <w:rsid w:val="6A2C1D99"/>
    <w:rsid w:val="6A2C3B47"/>
    <w:rsid w:val="6A2D3C4F"/>
    <w:rsid w:val="6A2D5561"/>
    <w:rsid w:val="6A2E1FBD"/>
    <w:rsid w:val="6A303637"/>
    <w:rsid w:val="6A307CA8"/>
    <w:rsid w:val="6A31115D"/>
    <w:rsid w:val="6A31479C"/>
    <w:rsid w:val="6A3273AF"/>
    <w:rsid w:val="6A330C08"/>
    <w:rsid w:val="6A334736"/>
    <w:rsid w:val="6A33773B"/>
    <w:rsid w:val="6A355251"/>
    <w:rsid w:val="6A356EA0"/>
    <w:rsid w:val="6A3634E0"/>
    <w:rsid w:val="6A3708E2"/>
    <w:rsid w:val="6A3749C6"/>
    <w:rsid w:val="6A37535B"/>
    <w:rsid w:val="6A38073E"/>
    <w:rsid w:val="6A381D05"/>
    <w:rsid w:val="6A39290A"/>
    <w:rsid w:val="6A3A358D"/>
    <w:rsid w:val="6A3C022E"/>
    <w:rsid w:val="6A3D62E9"/>
    <w:rsid w:val="6A3D7EF0"/>
    <w:rsid w:val="6A3F1951"/>
    <w:rsid w:val="6A3F1ACC"/>
    <w:rsid w:val="6A3F387A"/>
    <w:rsid w:val="6A400C72"/>
    <w:rsid w:val="6A4047A6"/>
    <w:rsid w:val="6A406427"/>
    <w:rsid w:val="6A406FA7"/>
    <w:rsid w:val="6A4115E1"/>
    <w:rsid w:val="6A41580E"/>
    <w:rsid w:val="6A42336B"/>
    <w:rsid w:val="6A44324E"/>
    <w:rsid w:val="6A450A00"/>
    <w:rsid w:val="6A454FE4"/>
    <w:rsid w:val="6A4610AD"/>
    <w:rsid w:val="6A462E5B"/>
    <w:rsid w:val="6A466FED"/>
    <w:rsid w:val="6A470981"/>
    <w:rsid w:val="6A487148"/>
    <w:rsid w:val="6A4A0EF9"/>
    <w:rsid w:val="6A4A6939"/>
    <w:rsid w:val="6A4C5F97"/>
    <w:rsid w:val="6A4D18C3"/>
    <w:rsid w:val="6A4E1FBF"/>
    <w:rsid w:val="6A4E7F61"/>
    <w:rsid w:val="6A500735"/>
    <w:rsid w:val="6A501A95"/>
    <w:rsid w:val="6A516029"/>
    <w:rsid w:val="6A53670D"/>
    <w:rsid w:val="6A570BC4"/>
    <w:rsid w:val="6A582B8E"/>
    <w:rsid w:val="6A5877AE"/>
    <w:rsid w:val="6A58C25D"/>
    <w:rsid w:val="6A596426"/>
    <w:rsid w:val="6A5A06B4"/>
    <w:rsid w:val="6A5A4B58"/>
    <w:rsid w:val="6A5A6906"/>
    <w:rsid w:val="6A5A7397"/>
    <w:rsid w:val="6A5B35C6"/>
    <w:rsid w:val="6A5C5AEE"/>
    <w:rsid w:val="6A5D4075"/>
    <w:rsid w:val="6A5D6891"/>
    <w:rsid w:val="6A5E26E3"/>
    <w:rsid w:val="6A5E3CB4"/>
    <w:rsid w:val="6A5E5600"/>
    <w:rsid w:val="6A5F5CCB"/>
    <w:rsid w:val="6A61122F"/>
    <w:rsid w:val="6A615EE7"/>
    <w:rsid w:val="6A627569"/>
    <w:rsid w:val="6A641533"/>
    <w:rsid w:val="6A6425F4"/>
    <w:rsid w:val="6A65552F"/>
    <w:rsid w:val="6A6660E9"/>
    <w:rsid w:val="6A681023"/>
    <w:rsid w:val="6A68508B"/>
    <w:rsid w:val="6A6908F7"/>
    <w:rsid w:val="6A6B7EAA"/>
    <w:rsid w:val="6A6C0324"/>
    <w:rsid w:val="6A6D231C"/>
    <w:rsid w:val="6A6D30DD"/>
    <w:rsid w:val="6A6E1005"/>
    <w:rsid w:val="6A6E32DF"/>
    <w:rsid w:val="6A6E4160"/>
    <w:rsid w:val="6A6F58C4"/>
    <w:rsid w:val="6A6F676F"/>
    <w:rsid w:val="6A702BEB"/>
    <w:rsid w:val="6A70612A"/>
    <w:rsid w:val="6A707ED8"/>
    <w:rsid w:val="6A713A4F"/>
    <w:rsid w:val="6A720EDB"/>
    <w:rsid w:val="6A721D7C"/>
    <w:rsid w:val="6A72318A"/>
    <w:rsid w:val="6A723842"/>
    <w:rsid w:val="6A7321E8"/>
    <w:rsid w:val="6A73702C"/>
    <w:rsid w:val="6A75339B"/>
    <w:rsid w:val="6A75343E"/>
    <w:rsid w:val="6A753740"/>
    <w:rsid w:val="6A7554EE"/>
    <w:rsid w:val="6A771266"/>
    <w:rsid w:val="6A7774B8"/>
    <w:rsid w:val="6A7823F4"/>
    <w:rsid w:val="6A791C88"/>
    <w:rsid w:val="6A7B0939"/>
    <w:rsid w:val="6A7B2880"/>
    <w:rsid w:val="6A7B3323"/>
    <w:rsid w:val="6A7B4329"/>
    <w:rsid w:val="6A7B556F"/>
    <w:rsid w:val="6A7C062B"/>
    <w:rsid w:val="6A7C687C"/>
    <w:rsid w:val="6A7D2E8C"/>
    <w:rsid w:val="6A7D33D5"/>
    <w:rsid w:val="6A7E0847"/>
    <w:rsid w:val="6A7E091D"/>
    <w:rsid w:val="6A7E57B5"/>
    <w:rsid w:val="6A7F13E6"/>
    <w:rsid w:val="6A803587"/>
    <w:rsid w:val="6A8120E5"/>
    <w:rsid w:val="6A813A7D"/>
    <w:rsid w:val="6A813E93"/>
    <w:rsid w:val="6A843983"/>
    <w:rsid w:val="6A8457E3"/>
    <w:rsid w:val="6A885221"/>
    <w:rsid w:val="6A8917B4"/>
    <w:rsid w:val="6A892D47"/>
    <w:rsid w:val="6A897D1D"/>
    <w:rsid w:val="6A8D2491"/>
    <w:rsid w:val="6A8D407C"/>
    <w:rsid w:val="6A8D6CDC"/>
    <w:rsid w:val="6A8E035E"/>
    <w:rsid w:val="6A8E56B0"/>
    <w:rsid w:val="6A8E72D1"/>
    <w:rsid w:val="6A90057A"/>
    <w:rsid w:val="6A902328"/>
    <w:rsid w:val="6A9041BB"/>
    <w:rsid w:val="6A9224EA"/>
    <w:rsid w:val="6A9324B1"/>
    <w:rsid w:val="6A935974"/>
    <w:rsid w:val="6A93661F"/>
    <w:rsid w:val="6A94011D"/>
    <w:rsid w:val="6A941E18"/>
    <w:rsid w:val="6A95608D"/>
    <w:rsid w:val="6A96133E"/>
    <w:rsid w:val="6A96336A"/>
    <w:rsid w:val="6A97122C"/>
    <w:rsid w:val="6A971908"/>
    <w:rsid w:val="6A9825E5"/>
    <w:rsid w:val="6A99664B"/>
    <w:rsid w:val="6A9C74DF"/>
    <w:rsid w:val="6A9E19D1"/>
    <w:rsid w:val="6A9E6EE4"/>
    <w:rsid w:val="6A9F7A59"/>
    <w:rsid w:val="6AA14535"/>
    <w:rsid w:val="6AA30EF6"/>
    <w:rsid w:val="6AA360CF"/>
    <w:rsid w:val="6AA42717"/>
    <w:rsid w:val="6AA44925"/>
    <w:rsid w:val="6AA45DD3"/>
    <w:rsid w:val="6AA47B81"/>
    <w:rsid w:val="6AA549AD"/>
    <w:rsid w:val="6AA61F40"/>
    <w:rsid w:val="6AA7438D"/>
    <w:rsid w:val="6AA87672"/>
    <w:rsid w:val="6AA97273"/>
    <w:rsid w:val="6AAA163C"/>
    <w:rsid w:val="6AAA224B"/>
    <w:rsid w:val="6AAA792B"/>
    <w:rsid w:val="6AAE1D76"/>
    <w:rsid w:val="6AAE27AE"/>
    <w:rsid w:val="6AAF0A54"/>
    <w:rsid w:val="6AB05594"/>
    <w:rsid w:val="6AB16D43"/>
    <w:rsid w:val="6AB21209"/>
    <w:rsid w:val="6AB31849"/>
    <w:rsid w:val="6AB31B6E"/>
    <w:rsid w:val="6AB32F8A"/>
    <w:rsid w:val="6AB410F9"/>
    <w:rsid w:val="6AB44268"/>
    <w:rsid w:val="6AB5047B"/>
    <w:rsid w:val="6AB61A4C"/>
    <w:rsid w:val="6AB7188C"/>
    <w:rsid w:val="6AB72E3C"/>
    <w:rsid w:val="6AB778B5"/>
    <w:rsid w:val="6AB96DFC"/>
    <w:rsid w:val="6ABA055F"/>
    <w:rsid w:val="6ABD5E4D"/>
    <w:rsid w:val="6ABE50E7"/>
    <w:rsid w:val="6AC124E1"/>
    <w:rsid w:val="6AC30937"/>
    <w:rsid w:val="6AC33840"/>
    <w:rsid w:val="6AC620B0"/>
    <w:rsid w:val="6AC76A65"/>
    <w:rsid w:val="6AC809AC"/>
    <w:rsid w:val="6AC80D24"/>
    <w:rsid w:val="6AC86B2F"/>
    <w:rsid w:val="6ACA6640"/>
    <w:rsid w:val="6ACB7804"/>
    <w:rsid w:val="6ACC34E7"/>
    <w:rsid w:val="6ACC5D2B"/>
    <w:rsid w:val="6ACC7259"/>
    <w:rsid w:val="6ACC7C2F"/>
    <w:rsid w:val="6ACD1CDE"/>
    <w:rsid w:val="6ACF4C5B"/>
    <w:rsid w:val="6AD070C1"/>
    <w:rsid w:val="6AD14E1A"/>
    <w:rsid w:val="6AD22940"/>
    <w:rsid w:val="6AD245C8"/>
    <w:rsid w:val="6AD2669A"/>
    <w:rsid w:val="6AD34D11"/>
    <w:rsid w:val="6AD42215"/>
    <w:rsid w:val="6AD50B29"/>
    <w:rsid w:val="6AD5403A"/>
    <w:rsid w:val="6AD544ED"/>
    <w:rsid w:val="6AD62431"/>
    <w:rsid w:val="6AD71D05"/>
    <w:rsid w:val="6AD845DC"/>
    <w:rsid w:val="6ADA0CA2"/>
    <w:rsid w:val="6ADA17F5"/>
    <w:rsid w:val="6ADB2195"/>
    <w:rsid w:val="6ADD0230"/>
    <w:rsid w:val="6ADE12E5"/>
    <w:rsid w:val="6ADF6E0B"/>
    <w:rsid w:val="6AE01FA6"/>
    <w:rsid w:val="6AE0505D"/>
    <w:rsid w:val="6AE06DE0"/>
    <w:rsid w:val="6AE121E4"/>
    <w:rsid w:val="6AE13612"/>
    <w:rsid w:val="6AE140E7"/>
    <w:rsid w:val="6AE232ED"/>
    <w:rsid w:val="6AE245B2"/>
    <w:rsid w:val="6AE30581"/>
    <w:rsid w:val="6AE54988"/>
    <w:rsid w:val="6AE54D7A"/>
    <w:rsid w:val="6AE702E1"/>
    <w:rsid w:val="6AE72301"/>
    <w:rsid w:val="6AE75540"/>
    <w:rsid w:val="6AE8383B"/>
    <w:rsid w:val="6AE84942"/>
    <w:rsid w:val="6AE94A5B"/>
    <w:rsid w:val="6AE97FF7"/>
    <w:rsid w:val="6AEA1A38"/>
    <w:rsid w:val="6AEB3A02"/>
    <w:rsid w:val="6AECB3B0"/>
    <w:rsid w:val="6AED01FB"/>
    <w:rsid w:val="6AEDAEF7"/>
    <w:rsid w:val="6AEF2C8C"/>
    <w:rsid w:val="6AEF34F2"/>
    <w:rsid w:val="6AF1726A"/>
    <w:rsid w:val="6AF27C5A"/>
    <w:rsid w:val="6AF44665"/>
    <w:rsid w:val="6AF74155"/>
    <w:rsid w:val="6AF940FF"/>
    <w:rsid w:val="6AF94855"/>
    <w:rsid w:val="6AF9611F"/>
    <w:rsid w:val="6AF97ECD"/>
    <w:rsid w:val="6AFA2863"/>
    <w:rsid w:val="6AFB1222"/>
    <w:rsid w:val="6AFD7346"/>
    <w:rsid w:val="6AFE7291"/>
    <w:rsid w:val="6AFF300A"/>
    <w:rsid w:val="6B0022A0"/>
    <w:rsid w:val="6B003FAD"/>
    <w:rsid w:val="6B006B41"/>
    <w:rsid w:val="6B007DBC"/>
    <w:rsid w:val="6B03517F"/>
    <w:rsid w:val="6B0353C6"/>
    <w:rsid w:val="6B05118D"/>
    <w:rsid w:val="6B053574"/>
    <w:rsid w:val="6B056872"/>
    <w:rsid w:val="6B076A38"/>
    <w:rsid w:val="6B0851DF"/>
    <w:rsid w:val="6B0A032C"/>
    <w:rsid w:val="6B0A4205"/>
    <w:rsid w:val="6B0A5CF7"/>
    <w:rsid w:val="6B0A6575"/>
    <w:rsid w:val="6B0B19AE"/>
    <w:rsid w:val="6B0C7BFB"/>
    <w:rsid w:val="6B0D193D"/>
    <w:rsid w:val="6B0D3978"/>
    <w:rsid w:val="6B0D6302"/>
    <w:rsid w:val="6B0E38E3"/>
    <w:rsid w:val="6B0F76F1"/>
    <w:rsid w:val="6B10147C"/>
    <w:rsid w:val="6B105217"/>
    <w:rsid w:val="6B1362C5"/>
    <w:rsid w:val="6B136DC7"/>
    <w:rsid w:val="6B1373AE"/>
    <w:rsid w:val="6B142095"/>
    <w:rsid w:val="6B144D07"/>
    <w:rsid w:val="6B1658A5"/>
    <w:rsid w:val="6B17205A"/>
    <w:rsid w:val="6B1765A5"/>
    <w:rsid w:val="6B182A49"/>
    <w:rsid w:val="6B19231D"/>
    <w:rsid w:val="6B196B51"/>
    <w:rsid w:val="6B1A26E1"/>
    <w:rsid w:val="6B1A404D"/>
    <w:rsid w:val="6B1B42E7"/>
    <w:rsid w:val="6B1B7E43"/>
    <w:rsid w:val="6B1C4A9E"/>
    <w:rsid w:val="6B1C6830"/>
    <w:rsid w:val="6B1E16E2"/>
    <w:rsid w:val="6B1E6974"/>
    <w:rsid w:val="6B1F4868"/>
    <w:rsid w:val="6B1F5FA9"/>
    <w:rsid w:val="6B1F758A"/>
    <w:rsid w:val="6B2036AC"/>
    <w:rsid w:val="6B23319C"/>
    <w:rsid w:val="6B2420F2"/>
    <w:rsid w:val="6B2461E9"/>
    <w:rsid w:val="6B250BEA"/>
    <w:rsid w:val="6B25284A"/>
    <w:rsid w:val="6B252A70"/>
    <w:rsid w:val="6B256F14"/>
    <w:rsid w:val="6B2667E8"/>
    <w:rsid w:val="6B2700CD"/>
    <w:rsid w:val="6B270EB3"/>
    <w:rsid w:val="6B27299E"/>
    <w:rsid w:val="6B272C8C"/>
    <w:rsid w:val="6B286A04"/>
    <w:rsid w:val="6B2919DD"/>
    <w:rsid w:val="6B2A277C"/>
    <w:rsid w:val="6B2B07B5"/>
    <w:rsid w:val="6B2B3DFF"/>
    <w:rsid w:val="6B2C0E8C"/>
    <w:rsid w:val="6B2E468B"/>
    <w:rsid w:val="6B2E5B93"/>
    <w:rsid w:val="6B2E7A79"/>
    <w:rsid w:val="6B2F0833"/>
    <w:rsid w:val="6B2F3062"/>
    <w:rsid w:val="6B3115D9"/>
    <w:rsid w:val="6B33218E"/>
    <w:rsid w:val="6B337092"/>
    <w:rsid w:val="6B351001"/>
    <w:rsid w:val="6B351E53"/>
    <w:rsid w:val="6B35471D"/>
    <w:rsid w:val="6B364C7D"/>
    <w:rsid w:val="6B364EF4"/>
    <w:rsid w:val="6B376C47"/>
    <w:rsid w:val="6B3810D4"/>
    <w:rsid w:val="6B381289"/>
    <w:rsid w:val="6B39122E"/>
    <w:rsid w:val="6B3C600C"/>
    <w:rsid w:val="6B3D688A"/>
    <w:rsid w:val="6B3E7FD6"/>
    <w:rsid w:val="6B403D4E"/>
    <w:rsid w:val="6B4078AA"/>
    <w:rsid w:val="6B4262FC"/>
    <w:rsid w:val="6B43412A"/>
    <w:rsid w:val="6B434A17"/>
    <w:rsid w:val="6B434BB3"/>
    <w:rsid w:val="6B43739A"/>
    <w:rsid w:val="6B4409AF"/>
    <w:rsid w:val="6B44407E"/>
    <w:rsid w:val="6B446567"/>
    <w:rsid w:val="6B455803"/>
    <w:rsid w:val="6B475596"/>
    <w:rsid w:val="6B47E777"/>
    <w:rsid w:val="6B480E55"/>
    <w:rsid w:val="6B4849B1"/>
    <w:rsid w:val="6B493D39"/>
    <w:rsid w:val="6B494D40"/>
    <w:rsid w:val="6B4960BE"/>
    <w:rsid w:val="6B49766B"/>
    <w:rsid w:val="6B4B4466"/>
    <w:rsid w:val="6B4C26F3"/>
    <w:rsid w:val="6B4C729B"/>
    <w:rsid w:val="6B4D0D2A"/>
    <w:rsid w:val="6B4E52FA"/>
    <w:rsid w:val="6B4F2206"/>
    <w:rsid w:val="6B4F3947"/>
    <w:rsid w:val="6B4F56D0"/>
    <w:rsid w:val="6B510E38"/>
    <w:rsid w:val="6B513865"/>
    <w:rsid w:val="6B5169A3"/>
    <w:rsid w:val="6B5477F9"/>
    <w:rsid w:val="6B557700"/>
    <w:rsid w:val="6B557C63"/>
    <w:rsid w:val="6B564A55"/>
    <w:rsid w:val="6B571E65"/>
    <w:rsid w:val="6B572E46"/>
    <w:rsid w:val="6B576823"/>
    <w:rsid w:val="6B582128"/>
    <w:rsid w:val="6B58304C"/>
    <w:rsid w:val="6B583144"/>
    <w:rsid w:val="6B58555E"/>
    <w:rsid w:val="6B590608"/>
    <w:rsid w:val="6B594E10"/>
    <w:rsid w:val="6B5B4E37"/>
    <w:rsid w:val="6B5C045C"/>
    <w:rsid w:val="6B5C6E04"/>
    <w:rsid w:val="6B6030B0"/>
    <w:rsid w:val="6B614493"/>
    <w:rsid w:val="6B623CC4"/>
    <w:rsid w:val="6B6537B4"/>
    <w:rsid w:val="6B655563"/>
    <w:rsid w:val="6B657311"/>
    <w:rsid w:val="6B6665EB"/>
    <w:rsid w:val="6B6712DB"/>
    <w:rsid w:val="6B680BAF"/>
    <w:rsid w:val="6B6932A5"/>
    <w:rsid w:val="6B6A4927"/>
    <w:rsid w:val="6B6A7665"/>
    <w:rsid w:val="6B6B6C36"/>
    <w:rsid w:val="6B6C069F"/>
    <w:rsid w:val="6B6C235F"/>
    <w:rsid w:val="6B6C4B43"/>
    <w:rsid w:val="6B6C68F1"/>
    <w:rsid w:val="6B6D1E8F"/>
    <w:rsid w:val="6B6E0EB9"/>
    <w:rsid w:val="6B6E2252"/>
    <w:rsid w:val="6B6E3E56"/>
    <w:rsid w:val="6B6F4D7D"/>
    <w:rsid w:val="6B6F64FC"/>
    <w:rsid w:val="6B7009D2"/>
    <w:rsid w:val="6B715CB5"/>
    <w:rsid w:val="6B74161B"/>
    <w:rsid w:val="6B7439F8"/>
    <w:rsid w:val="6B76384A"/>
    <w:rsid w:val="6B79100E"/>
    <w:rsid w:val="6B795A07"/>
    <w:rsid w:val="6B7A0867"/>
    <w:rsid w:val="6B7B2A84"/>
    <w:rsid w:val="6B7D0AFE"/>
    <w:rsid w:val="6B7E03D2"/>
    <w:rsid w:val="6B7E6624"/>
    <w:rsid w:val="6B8005EE"/>
    <w:rsid w:val="6B816D1B"/>
    <w:rsid w:val="6B822518"/>
    <w:rsid w:val="6B853A16"/>
    <w:rsid w:val="6B855C24"/>
    <w:rsid w:val="6B880DA3"/>
    <w:rsid w:val="6B895757"/>
    <w:rsid w:val="6B8A6D77"/>
    <w:rsid w:val="6B8B32E5"/>
    <w:rsid w:val="6B8B3A74"/>
    <w:rsid w:val="6B8C6F93"/>
    <w:rsid w:val="6B8D4383"/>
    <w:rsid w:val="6B8E2D0B"/>
    <w:rsid w:val="6B8E2D99"/>
    <w:rsid w:val="6B8F054D"/>
    <w:rsid w:val="6B912151"/>
    <w:rsid w:val="6B9145AA"/>
    <w:rsid w:val="6B916358"/>
    <w:rsid w:val="6B9264B8"/>
    <w:rsid w:val="6B930202"/>
    <w:rsid w:val="6B941113"/>
    <w:rsid w:val="6B9419A4"/>
    <w:rsid w:val="6B943B5D"/>
    <w:rsid w:val="6B945E48"/>
    <w:rsid w:val="6B9549AF"/>
    <w:rsid w:val="6B9628D5"/>
    <w:rsid w:val="6B971648"/>
    <w:rsid w:val="6B9767A4"/>
    <w:rsid w:val="6B984776"/>
    <w:rsid w:val="6B9876E6"/>
    <w:rsid w:val="6B993A26"/>
    <w:rsid w:val="6B99520C"/>
    <w:rsid w:val="6B996B00"/>
    <w:rsid w:val="6B9A5EED"/>
    <w:rsid w:val="6B9B2D32"/>
    <w:rsid w:val="6B9C6AE7"/>
    <w:rsid w:val="6B9D2F85"/>
    <w:rsid w:val="6B9E10A3"/>
    <w:rsid w:val="6B9F7504"/>
    <w:rsid w:val="6BA01D5F"/>
    <w:rsid w:val="6BA047ED"/>
    <w:rsid w:val="6BA0659B"/>
    <w:rsid w:val="6BA14D24"/>
    <w:rsid w:val="6BA20509"/>
    <w:rsid w:val="6BA22115"/>
    <w:rsid w:val="6BA2332D"/>
    <w:rsid w:val="6BA33310"/>
    <w:rsid w:val="6BA37879"/>
    <w:rsid w:val="6BA40A9F"/>
    <w:rsid w:val="6BA50B91"/>
    <w:rsid w:val="6BA51E03"/>
    <w:rsid w:val="6BA523EF"/>
    <w:rsid w:val="6BA53BB1"/>
    <w:rsid w:val="6BA77929"/>
    <w:rsid w:val="6BA8544F"/>
    <w:rsid w:val="6BA939CE"/>
    <w:rsid w:val="6BAC1261"/>
    <w:rsid w:val="6BAC3191"/>
    <w:rsid w:val="6BAD1792"/>
    <w:rsid w:val="6BAD7616"/>
    <w:rsid w:val="6BAE25BF"/>
    <w:rsid w:val="6BB107A8"/>
    <w:rsid w:val="6BB15BC2"/>
    <w:rsid w:val="6BB16113"/>
    <w:rsid w:val="6BB179F5"/>
    <w:rsid w:val="6BB25FC2"/>
    <w:rsid w:val="6BB34520"/>
    <w:rsid w:val="6BB35604"/>
    <w:rsid w:val="6BB40298"/>
    <w:rsid w:val="6BB42A9B"/>
    <w:rsid w:val="6BB46A94"/>
    <w:rsid w:val="6BB51B14"/>
    <w:rsid w:val="6BB61ECF"/>
    <w:rsid w:val="6BB67B6C"/>
    <w:rsid w:val="6BB7030E"/>
    <w:rsid w:val="6BB70DB4"/>
    <w:rsid w:val="6BB87CF9"/>
    <w:rsid w:val="6BB87D88"/>
    <w:rsid w:val="6BB93CF3"/>
    <w:rsid w:val="6BBA58AE"/>
    <w:rsid w:val="6BBB33D4"/>
    <w:rsid w:val="6BBC4C1C"/>
    <w:rsid w:val="6BBD3F31"/>
    <w:rsid w:val="6BBD4800"/>
    <w:rsid w:val="6BBF1117"/>
    <w:rsid w:val="6BBF1433"/>
    <w:rsid w:val="6BBF175C"/>
    <w:rsid w:val="6BBF6660"/>
    <w:rsid w:val="6BC15F55"/>
    <w:rsid w:val="6BC24763"/>
    <w:rsid w:val="6BC26511"/>
    <w:rsid w:val="6BC3558D"/>
    <w:rsid w:val="6BC543F4"/>
    <w:rsid w:val="6BC94FC8"/>
    <w:rsid w:val="6BCA3618"/>
    <w:rsid w:val="6BCA6F9A"/>
    <w:rsid w:val="6BCC3834"/>
    <w:rsid w:val="6BCC6DDD"/>
    <w:rsid w:val="6BCF0C2E"/>
    <w:rsid w:val="6BCF56D2"/>
    <w:rsid w:val="6BCF6E80"/>
    <w:rsid w:val="6BD06F17"/>
    <w:rsid w:val="6BD07ACF"/>
    <w:rsid w:val="6BD149A6"/>
    <w:rsid w:val="6BD22312"/>
    <w:rsid w:val="6BD258BA"/>
    <w:rsid w:val="6BD258D9"/>
    <w:rsid w:val="6BD46244"/>
    <w:rsid w:val="6BD5143D"/>
    <w:rsid w:val="6BD57EF9"/>
    <w:rsid w:val="6BD62DD5"/>
    <w:rsid w:val="6BD923F3"/>
    <w:rsid w:val="6BD9385B"/>
    <w:rsid w:val="6BDB3A77"/>
    <w:rsid w:val="6BDB75D3"/>
    <w:rsid w:val="6BDD2081"/>
    <w:rsid w:val="6BDD334B"/>
    <w:rsid w:val="6BDD3471"/>
    <w:rsid w:val="6BDD4A92"/>
    <w:rsid w:val="6BDD5090"/>
    <w:rsid w:val="6BDD77EF"/>
    <w:rsid w:val="6BDF26CD"/>
    <w:rsid w:val="6BE04304"/>
    <w:rsid w:val="6BE04BE9"/>
    <w:rsid w:val="6BE20961"/>
    <w:rsid w:val="6BE4292B"/>
    <w:rsid w:val="6BE44C84"/>
    <w:rsid w:val="6BE46218"/>
    <w:rsid w:val="6BE517DA"/>
    <w:rsid w:val="6BE55DFB"/>
    <w:rsid w:val="6BE5615C"/>
    <w:rsid w:val="6BE741CA"/>
    <w:rsid w:val="6BE84588"/>
    <w:rsid w:val="6BE9260D"/>
    <w:rsid w:val="6BE943FB"/>
    <w:rsid w:val="6BE96194"/>
    <w:rsid w:val="6BEA222D"/>
    <w:rsid w:val="6BEA3CBA"/>
    <w:rsid w:val="6BEC1D19"/>
    <w:rsid w:val="6BEC358E"/>
    <w:rsid w:val="6BEC4278"/>
    <w:rsid w:val="6BEC5C84"/>
    <w:rsid w:val="6BEC7A32"/>
    <w:rsid w:val="6BEE2881"/>
    <w:rsid w:val="6BEE37AA"/>
    <w:rsid w:val="6BEE5558"/>
    <w:rsid w:val="6BEF6C63"/>
    <w:rsid w:val="6BF012D0"/>
    <w:rsid w:val="6BF07522"/>
    <w:rsid w:val="6BF15048"/>
    <w:rsid w:val="6BF156B6"/>
    <w:rsid w:val="6BF168DA"/>
    <w:rsid w:val="6BF16DF6"/>
    <w:rsid w:val="6BF235DA"/>
    <w:rsid w:val="6BF54B38"/>
    <w:rsid w:val="6BF568E6"/>
    <w:rsid w:val="6BF62443"/>
    <w:rsid w:val="6BF62F00"/>
    <w:rsid w:val="6BF636AB"/>
    <w:rsid w:val="6BF72CF8"/>
    <w:rsid w:val="6BF863D7"/>
    <w:rsid w:val="6BF96FB5"/>
    <w:rsid w:val="6BFA3EFD"/>
    <w:rsid w:val="6BFB429E"/>
    <w:rsid w:val="6BFB42BB"/>
    <w:rsid w:val="6BFD7890"/>
    <w:rsid w:val="6BFF1513"/>
    <w:rsid w:val="6BFF7765"/>
    <w:rsid w:val="6C003F22"/>
    <w:rsid w:val="6C0246DA"/>
    <w:rsid w:val="6C0247F4"/>
    <w:rsid w:val="6C025767"/>
    <w:rsid w:val="6C042D4A"/>
    <w:rsid w:val="6C042FCD"/>
    <w:rsid w:val="6C0438CA"/>
    <w:rsid w:val="6C046B2A"/>
    <w:rsid w:val="6C05188C"/>
    <w:rsid w:val="6C0528A2"/>
    <w:rsid w:val="6C054650"/>
    <w:rsid w:val="6C060AF4"/>
    <w:rsid w:val="6C062E6B"/>
    <w:rsid w:val="6C063B95"/>
    <w:rsid w:val="6C06712B"/>
    <w:rsid w:val="6C074488"/>
    <w:rsid w:val="6C0823C4"/>
    <w:rsid w:val="6C094140"/>
    <w:rsid w:val="6C097ADD"/>
    <w:rsid w:val="6C0A73B2"/>
    <w:rsid w:val="6C0A7EB8"/>
    <w:rsid w:val="6C0B4411"/>
    <w:rsid w:val="6C0B7E60"/>
    <w:rsid w:val="6C0D094F"/>
    <w:rsid w:val="6C0E53DD"/>
    <w:rsid w:val="6C0F35D8"/>
    <w:rsid w:val="6C101972"/>
    <w:rsid w:val="6C102C44"/>
    <w:rsid w:val="6C111246"/>
    <w:rsid w:val="6C116A14"/>
    <w:rsid w:val="6C116DB4"/>
    <w:rsid w:val="6C117217"/>
    <w:rsid w:val="6C121646"/>
    <w:rsid w:val="6C122D4F"/>
    <w:rsid w:val="6C131160"/>
    <w:rsid w:val="6C151293"/>
    <w:rsid w:val="6C164AAF"/>
    <w:rsid w:val="6C170E3F"/>
    <w:rsid w:val="6C172D01"/>
    <w:rsid w:val="6C194303"/>
    <w:rsid w:val="6C197B1D"/>
    <w:rsid w:val="6C1B086F"/>
    <w:rsid w:val="6C1D2669"/>
    <w:rsid w:val="6C1D7BEB"/>
    <w:rsid w:val="6C1E0D92"/>
    <w:rsid w:val="6C1E6460"/>
    <w:rsid w:val="6C202F44"/>
    <w:rsid w:val="6C217332"/>
    <w:rsid w:val="6C223454"/>
    <w:rsid w:val="6C264291"/>
    <w:rsid w:val="6C267F0E"/>
    <w:rsid w:val="6C271BC8"/>
    <w:rsid w:val="6C272818"/>
    <w:rsid w:val="6C2773BC"/>
    <w:rsid w:val="6C285D13"/>
    <w:rsid w:val="6C2947E2"/>
    <w:rsid w:val="6C2B0339"/>
    <w:rsid w:val="6C2C5579"/>
    <w:rsid w:val="6C2D1CD9"/>
    <w:rsid w:val="6C2E1DF8"/>
    <w:rsid w:val="6C2E204E"/>
    <w:rsid w:val="6C2E3116"/>
    <w:rsid w:val="6C2E4800"/>
    <w:rsid w:val="6C3118E9"/>
    <w:rsid w:val="6C3124CC"/>
    <w:rsid w:val="6C324F1A"/>
    <w:rsid w:val="6C326CB4"/>
    <w:rsid w:val="6C3367E9"/>
    <w:rsid w:val="6C33740F"/>
    <w:rsid w:val="6C337F2A"/>
    <w:rsid w:val="6C342A56"/>
    <w:rsid w:val="6C34543B"/>
    <w:rsid w:val="6C360CAD"/>
    <w:rsid w:val="6C375151"/>
    <w:rsid w:val="6C376EFF"/>
    <w:rsid w:val="6C380117"/>
    <w:rsid w:val="6C386B3A"/>
    <w:rsid w:val="6C3A1467"/>
    <w:rsid w:val="6C3A14E6"/>
    <w:rsid w:val="6C3A5A19"/>
    <w:rsid w:val="6C3C2767"/>
    <w:rsid w:val="6C3D028D"/>
    <w:rsid w:val="6C3D203B"/>
    <w:rsid w:val="6C3D3183"/>
    <w:rsid w:val="6C3D5ECD"/>
    <w:rsid w:val="6C3D64DF"/>
    <w:rsid w:val="6C3E5976"/>
    <w:rsid w:val="6C3E67E2"/>
    <w:rsid w:val="6C3F5DB4"/>
    <w:rsid w:val="6C433859"/>
    <w:rsid w:val="6C4433CA"/>
    <w:rsid w:val="6C445178"/>
    <w:rsid w:val="6C446F4C"/>
    <w:rsid w:val="6C454D1B"/>
    <w:rsid w:val="6C47195C"/>
    <w:rsid w:val="6C472EBA"/>
    <w:rsid w:val="6C47683A"/>
    <w:rsid w:val="6C494E84"/>
    <w:rsid w:val="6C4A7189"/>
    <w:rsid w:val="6C4C095F"/>
    <w:rsid w:val="6C520CE0"/>
    <w:rsid w:val="6C524A63"/>
    <w:rsid w:val="6C52747B"/>
    <w:rsid w:val="6C535F86"/>
    <w:rsid w:val="6C547E76"/>
    <w:rsid w:val="6C550C28"/>
    <w:rsid w:val="6C55253B"/>
    <w:rsid w:val="6C561412"/>
    <w:rsid w:val="6C564753"/>
    <w:rsid w:val="6C5A1A55"/>
    <w:rsid w:val="6C5C2892"/>
    <w:rsid w:val="6C5D26DE"/>
    <w:rsid w:val="6C5D5536"/>
    <w:rsid w:val="6C5D623A"/>
    <w:rsid w:val="6C5E1A22"/>
    <w:rsid w:val="6C5E4626"/>
    <w:rsid w:val="6C5F0484"/>
    <w:rsid w:val="6C601B71"/>
    <w:rsid w:val="6C626854"/>
    <w:rsid w:val="6C63417E"/>
    <w:rsid w:val="6C6475C8"/>
    <w:rsid w:val="6C6556B2"/>
    <w:rsid w:val="6C663340"/>
    <w:rsid w:val="6C664248"/>
    <w:rsid w:val="6C676CC9"/>
    <w:rsid w:val="6C6770B8"/>
    <w:rsid w:val="6C6771C1"/>
    <w:rsid w:val="6C691900"/>
    <w:rsid w:val="6C6A73AC"/>
    <w:rsid w:val="6C6C6979"/>
    <w:rsid w:val="6C6D0B73"/>
    <w:rsid w:val="6C6D6B9A"/>
    <w:rsid w:val="6C6E0231"/>
    <w:rsid w:val="6C6F1971"/>
    <w:rsid w:val="6C6F39EF"/>
    <w:rsid w:val="6C700348"/>
    <w:rsid w:val="6C701400"/>
    <w:rsid w:val="6C71135B"/>
    <w:rsid w:val="6C714A66"/>
    <w:rsid w:val="6C717DF4"/>
    <w:rsid w:val="6C73121B"/>
    <w:rsid w:val="6C731F01"/>
    <w:rsid w:val="6C733CAF"/>
    <w:rsid w:val="6C734060"/>
    <w:rsid w:val="6C760F5B"/>
    <w:rsid w:val="6C77379F"/>
    <w:rsid w:val="6C7812C6"/>
    <w:rsid w:val="6C782ED4"/>
    <w:rsid w:val="6C783074"/>
    <w:rsid w:val="6C79668F"/>
    <w:rsid w:val="6C7A6DEC"/>
    <w:rsid w:val="6C7B4D2F"/>
    <w:rsid w:val="6C7B6746"/>
    <w:rsid w:val="6C7C7008"/>
    <w:rsid w:val="6C7D4B2E"/>
    <w:rsid w:val="6C7D629A"/>
    <w:rsid w:val="6C7D62BB"/>
    <w:rsid w:val="6C7D7DE5"/>
    <w:rsid w:val="6C7E1CDB"/>
    <w:rsid w:val="6C7E7C3A"/>
    <w:rsid w:val="6C7F2654"/>
    <w:rsid w:val="6C7F68E5"/>
    <w:rsid w:val="6C8013FB"/>
    <w:rsid w:val="6C810E50"/>
    <w:rsid w:val="6C8163CC"/>
    <w:rsid w:val="6C832144"/>
    <w:rsid w:val="6C833B11"/>
    <w:rsid w:val="6C845EBC"/>
    <w:rsid w:val="6C8477D1"/>
    <w:rsid w:val="6C847C6A"/>
    <w:rsid w:val="6C853DD3"/>
    <w:rsid w:val="6C865790"/>
    <w:rsid w:val="6C88417C"/>
    <w:rsid w:val="6C8945C9"/>
    <w:rsid w:val="6C8A7E9E"/>
    <w:rsid w:val="6C8D2FC3"/>
    <w:rsid w:val="6C8E43EF"/>
    <w:rsid w:val="6C8F710B"/>
    <w:rsid w:val="6C916825"/>
    <w:rsid w:val="6C9205D9"/>
    <w:rsid w:val="6C927C2D"/>
    <w:rsid w:val="6C937EAD"/>
    <w:rsid w:val="6C940CBD"/>
    <w:rsid w:val="6C964417"/>
    <w:rsid w:val="6C9765AF"/>
    <w:rsid w:val="6C97740A"/>
    <w:rsid w:val="6C97799E"/>
    <w:rsid w:val="6C9854C4"/>
    <w:rsid w:val="6C9860E7"/>
    <w:rsid w:val="6C991968"/>
    <w:rsid w:val="6C9C3206"/>
    <w:rsid w:val="6C9D0549"/>
    <w:rsid w:val="6C9D2ADA"/>
    <w:rsid w:val="6C9E2A05"/>
    <w:rsid w:val="6C9F6852"/>
    <w:rsid w:val="6CA01EA5"/>
    <w:rsid w:val="6CA24BF4"/>
    <w:rsid w:val="6CA2543F"/>
    <w:rsid w:val="6CA3475A"/>
    <w:rsid w:val="6CA36898"/>
    <w:rsid w:val="6CA43E4A"/>
    <w:rsid w:val="6CA43E69"/>
    <w:rsid w:val="6CA55AC5"/>
    <w:rsid w:val="6CA62584"/>
    <w:rsid w:val="6CA709F7"/>
    <w:rsid w:val="6CA7B076"/>
    <w:rsid w:val="6CA84483"/>
    <w:rsid w:val="6CA87DFD"/>
    <w:rsid w:val="6CA97C33"/>
    <w:rsid w:val="6CAA622D"/>
    <w:rsid w:val="6CAE2F39"/>
    <w:rsid w:val="6CAE6A95"/>
    <w:rsid w:val="6CB0280D"/>
    <w:rsid w:val="6CB24576"/>
    <w:rsid w:val="6CB247D7"/>
    <w:rsid w:val="6CB263C9"/>
    <w:rsid w:val="6CB4621C"/>
    <w:rsid w:val="6CB5251A"/>
    <w:rsid w:val="6CB5686E"/>
    <w:rsid w:val="6CB70040"/>
    <w:rsid w:val="6CB71DEE"/>
    <w:rsid w:val="6CB94528"/>
    <w:rsid w:val="6CB95B66"/>
    <w:rsid w:val="6CB97B51"/>
    <w:rsid w:val="6CBA3E1B"/>
    <w:rsid w:val="6CBA59C9"/>
    <w:rsid w:val="6CBB3DAD"/>
    <w:rsid w:val="6CBC11D7"/>
    <w:rsid w:val="6CBC2943"/>
    <w:rsid w:val="6CBC7404"/>
    <w:rsid w:val="6CBD4F2A"/>
    <w:rsid w:val="6CBD5A88"/>
    <w:rsid w:val="6CBE6BD4"/>
    <w:rsid w:val="6CC03049"/>
    <w:rsid w:val="6CC22C26"/>
    <w:rsid w:val="6CC2466A"/>
    <w:rsid w:val="6CC27665"/>
    <w:rsid w:val="6CC30793"/>
    <w:rsid w:val="6CC462B9"/>
    <w:rsid w:val="6CC57BB7"/>
    <w:rsid w:val="6CC624F0"/>
    <w:rsid w:val="6CC717F3"/>
    <w:rsid w:val="6CC73322"/>
    <w:rsid w:val="6CC750DB"/>
    <w:rsid w:val="6CC7634A"/>
    <w:rsid w:val="6CC76CA8"/>
    <w:rsid w:val="6CC81EA4"/>
    <w:rsid w:val="6CC8224D"/>
    <w:rsid w:val="6CC85DA9"/>
    <w:rsid w:val="6CC906CC"/>
    <w:rsid w:val="6CC91075"/>
    <w:rsid w:val="6CCA664F"/>
    <w:rsid w:val="6CCA7D73"/>
    <w:rsid w:val="6CCC2396"/>
    <w:rsid w:val="6CCF670C"/>
    <w:rsid w:val="6CD02EB0"/>
    <w:rsid w:val="6CD0DA74"/>
    <w:rsid w:val="6CD26A1C"/>
    <w:rsid w:val="6CD51109"/>
    <w:rsid w:val="6CD70F97"/>
    <w:rsid w:val="6CD73AC3"/>
    <w:rsid w:val="6CD76657"/>
    <w:rsid w:val="6CD81D64"/>
    <w:rsid w:val="6CD96208"/>
    <w:rsid w:val="6CD9731E"/>
    <w:rsid w:val="6CD97FB6"/>
    <w:rsid w:val="6CDA7BC1"/>
    <w:rsid w:val="6CDB7030"/>
    <w:rsid w:val="6CDC040F"/>
    <w:rsid w:val="6CDC1A23"/>
    <w:rsid w:val="6CDC2584"/>
    <w:rsid w:val="6CDC5EA0"/>
    <w:rsid w:val="6CDC7AA6"/>
    <w:rsid w:val="6CDE55CC"/>
    <w:rsid w:val="6CDE737B"/>
    <w:rsid w:val="6CE05D96"/>
    <w:rsid w:val="6CE30E35"/>
    <w:rsid w:val="6CE413E0"/>
    <w:rsid w:val="6CE44BCE"/>
    <w:rsid w:val="6CE4695B"/>
    <w:rsid w:val="6CE52396"/>
    <w:rsid w:val="6CE53E14"/>
    <w:rsid w:val="6CE60925"/>
    <w:rsid w:val="6CE66BA3"/>
    <w:rsid w:val="6CE7EF3D"/>
    <w:rsid w:val="6CE90214"/>
    <w:rsid w:val="6CEA2124"/>
    <w:rsid w:val="6CEA2AA5"/>
    <w:rsid w:val="6CEB63D7"/>
    <w:rsid w:val="6CEC0C31"/>
    <w:rsid w:val="6CED1CB3"/>
    <w:rsid w:val="6CED7ECE"/>
    <w:rsid w:val="6CEE384C"/>
    <w:rsid w:val="6CEE4565"/>
    <w:rsid w:val="6CEE5155"/>
    <w:rsid w:val="6CEE52C1"/>
    <w:rsid w:val="6CEF1588"/>
    <w:rsid w:val="6CF03E0F"/>
    <w:rsid w:val="6CF21078"/>
    <w:rsid w:val="6CF22E26"/>
    <w:rsid w:val="6CF27467"/>
    <w:rsid w:val="6CF50652"/>
    <w:rsid w:val="6CF5528E"/>
    <w:rsid w:val="6CF65B51"/>
    <w:rsid w:val="6CF702C8"/>
    <w:rsid w:val="6CF707D2"/>
    <w:rsid w:val="6CF75A22"/>
    <w:rsid w:val="6CF86B71"/>
    <w:rsid w:val="6CF90430"/>
    <w:rsid w:val="6CF90658"/>
    <w:rsid w:val="6CF93C59"/>
    <w:rsid w:val="6CFB5541"/>
    <w:rsid w:val="6CFC1EF7"/>
    <w:rsid w:val="6CFC3FAA"/>
    <w:rsid w:val="6CFC5A53"/>
    <w:rsid w:val="6CFC5E2E"/>
    <w:rsid w:val="6CFE7C35"/>
    <w:rsid w:val="6CFF02E5"/>
    <w:rsid w:val="6CFF1222"/>
    <w:rsid w:val="6D004E77"/>
    <w:rsid w:val="6D013069"/>
    <w:rsid w:val="6D013EE5"/>
    <w:rsid w:val="6D01750D"/>
    <w:rsid w:val="6D02042C"/>
    <w:rsid w:val="6D025747"/>
    <w:rsid w:val="6D031A6E"/>
    <w:rsid w:val="6D033285"/>
    <w:rsid w:val="6D034533"/>
    <w:rsid w:val="6D0446EE"/>
    <w:rsid w:val="6D0609E6"/>
    <w:rsid w:val="6D0631A5"/>
    <w:rsid w:val="6D082649"/>
    <w:rsid w:val="6D091AAD"/>
    <w:rsid w:val="6D0C1745"/>
    <w:rsid w:val="6D0D5EB2"/>
    <w:rsid w:val="6D0D7DA4"/>
    <w:rsid w:val="6D0E5786"/>
    <w:rsid w:val="6D0F39D8"/>
    <w:rsid w:val="6D100E3C"/>
    <w:rsid w:val="6D117E70"/>
    <w:rsid w:val="6D120BF2"/>
    <w:rsid w:val="6D127DA1"/>
    <w:rsid w:val="6D130C5A"/>
    <w:rsid w:val="6D140FEE"/>
    <w:rsid w:val="6D141C1B"/>
    <w:rsid w:val="6D142D9C"/>
    <w:rsid w:val="6D146B11"/>
    <w:rsid w:val="6D162FB8"/>
    <w:rsid w:val="6D16404A"/>
    <w:rsid w:val="6D170ADE"/>
    <w:rsid w:val="6D172E93"/>
    <w:rsid w:val="6D173C17"/>
    <w:rsid w:val="6D176D30"/>
    <w:rsid w:val="6D181326"/>
    <w:rsid w:val="6D191BA1"/>
    <w:rsid w:val="6D1A5629"/>
    <w:rsid w:val="6D1B1960"/>
    <w:rsid w:val="6D1B26CC"/>
    <w:rsid w:val="6D1B2BDE"/>
    <w:rsid w:val="6D1D70C2"/>
    <w:rsid w:val="6D1E00BF"/>
    <w:rsid w:val="6D1E22DE"/>
    <w:rsid w:val="6D1E255B"/>
    <w:rsid w:val="6D1F7993"/>
    <w:rsid w:val="6D20370D"/>
    <w:rsid w:val="6D203AA3"/>
    <w:rsid w:val="6D206D74"/>
    <w:rsid w:val="6D216A08"/>
    <w:rsid w:val="6D234C2B"/>
    <w:rsid w:val="6D24159A"/>
    <w:rsid w:val="6D24163C"/>
    <w:rsid w:val="6D24244C"/>
    <w:rsid w:val="6D25144D"/>
    <w:rsid w:val="6D2531FB"/>
    <w:rsid w:val="6D264001"/>
    <w:rsid w:val="6D266F73"/>
    <w:rsid w:val="6D2676A8"/>
    <w:rsid w:val="6D281860"/>
    <w:rsid w:val="6D282CEC"/>
    <w:rsid w:val="6D2841EE"/>
    <w:rsid w:val="6D286848"/>
    <w:rsid w:val="6D291FB9"/>
    <w:rsid w:val="6D295211"/>
    <w:rsid w:val="6D297A26"/>
    <w:rsid w:val="6D2A0812"/>
    <w:rsid w:val="6D2A25C0"/>
    <w:rsid w:val="6D2B48E5"/>
    <w:rsid w:val="6D2B5610"/>
    <w:rsid w:val="6D2B6338"/>
    <w:rsid w:val="6D2C2EBB"/>
    <w:rsid w:val="6D2D0302"/>
    <w:rsid w:val="6D2D15CB"/>
    <w:rsid w:val="6D2F407A"/>
    <w:rsid w:val="6D302F90"/>
    <w:rsid w:val="6D30394E"/>
    <w:rsid w:val="6D317DF2"/>
    <w:rsid w:val="6D327AB2"/>
    <w:rsid w:val="6D333EB6"/>
    <w:rsid w:val="6D3416A0"/>
    <w:rsid w:val="6D3529BE"/>
    <w:rsid w:val="6D3671B7"/>
    <w:rsid w:val="6D372CC1"/>
    <w:rsid w:val="6D37354B"/>
    <w:rsid w:val="6D3807DD"/>
    <w:rsid w:val="6D390D74"/>
    <w:rsid w:val="6D392803"/>
    <w:rsid w:val="6D39EEF2"/>
    <w:rsid w:val="6D3B0A93"/>
    <w:rsid w:val="6D3B2A1F"/>
    <w:rsid w:val="6D3B2DAB"/>
    <w:rsid w:val="6D3B663E"/>
    <w:rsid w:val="6D3E42BD"/>
    <w:rsid w:val="6D3F3613"/>
    <w:rsid w:val="6D401191"/>
    <w:rsid w:val="6D413687"/>
    <w:rsid w:val="6D415B5B"/>
    <w:rsid w:val="6D4273D2"/>
    <w:rsid w:val="6D430958"/>
    <w:rsid w:val="6D4318D3"/>
    <w:rsid w:val="6D43248A"/>
    <w:rsid w:val="6D433803"/>
    <w:rsid w:val="6D4352E5"/>
    <w:rsid w:val="6D443C83"/>
    <w:rsid w:val="6D447527"/>
    <w:rsid w:val="6D4664E4"/>
    <w:rsid w:val="6D4740B3"/>
    <w:rsid w:val="6D4A3CF7"/>
    <w:rsid w:val="6D4A4A10"/>
    <w:rsid w:val="6D4B1CBB"/>
    <w:rsid w:val="6D4B4492"/>
    <w:rsid w:val="6D4B45F0"/>
    <w:rsid w:val="6D4C23AA"/>
    <w:rsid w:val="6D4C32D6"/>
    <w:rsid w:val="6D4C40D2"/>
    <w:rsid w:val="6D4C69DA"/>
    <w:rsid w:val="6D4D4500"/>
    <w:rsid w:val="6D4E7FF7"/>
    <w:rsid w:val="6D4F548F"/>
    <w:rsid w:val="6D507B25"/>
    <w:rsid w:val="6D523106"/>
    <w:rsid w:val="6D525B90"/>
    <w:rsid w:val="6D527D69"/>
    <w:rsid w:val="6D5533B5"/>
    <w:rsid w:val="6D560519"/>
    <w:rsid w:val="6D567859"/>
    <w:rsid w:val="6D575FC8"/>
    <w:rsid w:val="6D57712D"/>
    <w:rsid w:val="6D5A495B"/>
    <w:rsid w:val="6D5C474A"/>
    <w:rsid w:val="6D5D176C"/>
    <w:rsid w:val="6D5E2269"/>
    <w:rsid w:val="6D5E51FF"/>
    <w:rsid w:val="6D5E670D"/>
    <w:rsid w:val="6D601DA1"/>
    <w:rsid w:val="6D604233"/>
    <w:rsid w:val="6D605A67"/>
    <w:rsid w:val="6D614B76"/>
    <w:rsid w:val="6D627424"/>
    <w:rsid w:val="6D632886"/>
    <w:rsid w:val="6D64269C"/>
    <w:rsid w:val="6D65184A"/>
    <w:rsid w:val="6D653BE9"/>
    <w:rsid w:val="6D6619C5"/>
    <w:rsid w:val="6D6666DB"/>
    <w:rsid w:val="6D67065F"/>
    <w:rsid w:val="6D672B32"/>
    <w:rsid w:val="6D6769B7"/>
    <w:rsid w:val="6D6860EB"/>
    <w:rsid w:val="6D687E41"/>
    <w:rsid w:val="6D6968D0"/>
    <w:rsid w:val="6D6A30C5"/>
    <w:rsid w:val="6D6A50B2"/>
    <w:rsid w:val="6D6A6367"/>
    <w:rsid w:val="6D6D4BA2"/>
    <w:rsid w:val="6D6F597B"/>
    <w:rsid w:val="6D725D15"/>
    <w:rsid w:val="6D747CDF"/>
    <w:rsid w:val="6D751B7A"/>
    <w:rsid w:val="6D754B3D"/>
    <w:rsid w:val="6D755B5A"/>
    <w:rsid w:val="6D756879"/>
    <w:rsid w:val="6D77074D"/>
    <w:rsid w:val="6D782168"/>
    <w:rsid w:val="6D78378F"/>
    <w:rsid w:val="6D7970A3"/>
    <w:rsid w:val="6D7B388A"/>
    <w:rsid w:val="6D7C2ED9"/>
    <w:rsid w:val="6D7C43D1"/>
    <w:rsid w:val="6D7D3037"/>
    <w:rsid w:val="6D7D3566"/>
    <w:rsid w:val="6D7D6DDF"/>
    <w:rsid w:val="6D7E290C"/>
    <w:rsid w:val="6D7F422D"/>
    <w:rsid w:val="6D817B10"/>
    <w:rsid w:val="6D8185AA"/>
    <w:rsid w:val="6D824D5E"/>
    <w:rsid w:val="6D826BBB"/>
    <w:rsid w:val="6D83020A"/>
    <w:rsid w:val="6D8617C0"/>
    <w:rsid w:val="6D8643CD"/>
    <w:rsid w:val="6D8831DD"/>
    <w:rsid w:val="6D88546B"/>
    <w:rsid w:val="6D8A1192"/>
    <w:rsid w:val="6D8A305E"/>
    <w:rsid w:val="6D8A5754"/>
    <w:rsid w:val="6D8A7502"/>
    <w:rsid w:val="6D8B2F8D"/>
    <w:rsid w:val="6D8B62B3"/>
    <w:rsid w:val="6D8B6DD7"/>
    <w:rsid w:val="6D8C24F6"/>
    <w:rsid w:val="6D8C79B4"/>
    <w:rsid w:val="6D8F3225"/>
    <w:rsid w:val="6D900EC7"/>
    <w:rsid w:val="6D9050A9"/>
    <w:rsid w:val="6D905ED8"/>
    <w:rsid w:val="6D924837"/>
    <w:rsid w:val="6D940137"/>
    <w:rsid w:val="6D943EDD"/>
    <w:rsid w:val="6D945546"/>
    <w:rsid w:val="6D9459A9"/>
    <w:rsid w:val="6D956137"/>
    <w:rsid w:val="6D965EA7"/>
    <w:rsid w:val="6D985B7B"/>
    <w:rsid w:val="6D99255B"/>
    <w:rsid w:val="6D995160"/>
    <w:rsid w:val="6D9A0858"/>
    <w:rsid w:val="6D9A3A56"/>
    <w:rsid w:val="6D9B535F"/>
    <w:rsid w:val="6D9E514D"/>
    <w:rsid w:val="6D9F3148"/>
    <w:rsid w:val="6DA02882"/>
    <w:rsid w:val="6DA2484C"/>
    <w:rsid w:val="6DA265FA"/>
    <w:rsid w:val="6DA31C56"/>
    <w:rsid w:val="6DA32372"/>
    <w:rsid w:val="6DA34120"/>
    <w:rsid w:val="6DA47217"/>
    <w:rsid w:val="6DA560EA"/>
    <w:rsid w:val="6DA56831"/>
    <w:rsid w:val="6DA64523"/>
    <w:rsid w:val="6DA67EBB"/>
    <w:rsid w:val="6DA71E62"/>
    <w:rsid w:val="6DA93097"/>
    <w:rsid w:val="6DAB292C"/>
    <w:rsid w:val="6DAD1ADA"/>
    <w:rsid w:val="6DB161BC"/>
    <w:rsid w:val="6DB1683D"/>
    <w:rsid w:val="6DB30807"/>
    <w:rsid w:val="6DB36A59"/>
    <w:rsid w:val="6DB37BFF"/>
    <w:rsid w:val="6DB4632D"/>
    <w:rsid w:val="6DB63E53"/>
    <w:rsid w:val="6DB66549"/>
    <w:rsid w:val="6DB708D9"/>
    <w:rsid w:val="6DB74CDB"/>
    <w:rsid w:val="6DB76ACB"/>
    <w:rsid w:val="6DB77BCC"/>
    <w:rsid w:val="6DB80E92"/>
    <w:rsid w:val="6DB9045A"/>
    <w:rsid w:val="6DB93944"/>
    <w:rsid w:val="6DB94F60"/>
    <w:rsid w:val="6DB95E36"/>
    <w:rsid w:val="6DBB76BC"/>
    <w:rsid w:val="6DBC2E82"/>
    <w:rsid w:val="6DBD17BD"/>
    <w:rsid w:val="6DBD7255"/>
    <w:rsid w:val="6DBE02B2"/>
    <w:rsid w:val="6DBE0CE1"/>
    <w:rsid w:val="6DC04CD2"/>
    <w:rsid w:val="6DC2135B"/>
    <w:rsid w:val="6DC24BE3"/>
    <w:rsid w:val="6DC36E4A"/>
    <w:rsid w:val="6DC61BFF"/>
    <w:rsid w:val="6DC662DB"/>
    <w:rsid w:val="6DC9002B"/>
    <w:rsid w:val="6DCA7FAE"/>
    <w:rsid w:val="6DCB65D1"/>
    <w:rsid w:val="6DCB6DED"/>
    <w:rsid w:val="6DCC3677"/>
    <w:rsid w:val="6DCC7B1B"/>
    <w:rsid w:val="6DCD3983"/>
    <w:rsid w:val="6DCD73EF"/>
    <w:rsid w:val="6DCE488B"/>
    <w:rsid w:val="6DCE5982"/>
    <w:rsid w:val="6DCF4F15"/>
    <w:rsid w:val="6DD02ECA"/>
    <w:rsid w:val="6DD3190C"/>
    <w:rsid w:val="6DD41899"/>
    <w:rsid w:val="6DD469CF"/>
    <w:rsid w:val="6DD74D13"/>
    <w:rsid w:val="6DD766CB"/>
    <w:rsid w:val="6DD77BF2"/>
    <w:rsid w:val="6DD8201C"/>
    <w:rsid w:val="6DD8254F"/>
    <w:rsid w:val="6DD91388"/>
    <w:rsid w:val="6DDA1449"/>
    <w:rsid w:val="6DDA2238"/>
    <w:rsid w:val="6DDA2C45"/>
    <w:rsid w:val="6DDA60BB"/>
    <w:rsid w:val="6DDB1B0C"/>
    <w:rsid w:val="6DDB1FB7"/>
    <w:rsid w:val="6DDC2AC1"/>
    <w:rsid w:val="6DDC4AB4"/>
    <w:rsid w:val="6DDD3AD6"/>
    <w:rsid w:val="6DDE33AA"/>
    <w:rsid w:val="6DDE67A6"/>
    <w:rsid w:val="6DDF1204"/>
    <w:rsid w:val="6DDF6977"/>
    <w:rsid w:val="6DDF7B97"/>
    <w:rsid w:val="6DE0170A"/>
    <w:rsid w:val="6DE0701D"/>
    <w:rsid w:val="6DE17C72"/>
    <w:rsid w:val="6DE22E9A"/>
    <w:rsid w:val="6DE30584"/>
    <w:rsid w:val="6DE50BDD"/>
    <w:rsid w:val="6DE54739"/>
    <w:rsid w:val="6DE567FE"/>
    <w:rsid w:val="6DE6721B"/>
    <w:rsid w:val="6DE74955"/>
    <w:rsid w:val="6DE75F78"/>
    <w:rsid w:val="6DE8635F"/>
    <w:rsid w:val="6DE95353"/>
    <w:rsid w:val="6DEB0FFC"/>
    <w:rsid w:val="6DEC134B"/>
    <w:rsid w:val="6DEC1F6B"/>
    <w:rsid w:val="6DEC3D19"/>
    <w:rsid w:val="6DED3727"/>
    <w:rsid w:val="6DED8B16"/>
    <w:rsid w:val="6DEF55B7"/>
    <w:rsid w:val="6DEF7365"/>
    <w:rsid w:val="6DF21EAD"/>
    <w:rsid w:val="6DF22E51"/>
    <w:rsid w:val="6DF332FA"/>
    <w:rsid w:val="6DF335DA"/>
    <w:rsid w:val="6DF57072"/>
    <w:rsid w:val="6DF60D98"/>
    <w:rsid w:val="6DF8079E"/>
    <w:rsid w:val="6DF8446C"/>
    <w:rsid w:val="6DFA1D49"/>
    <w:rsid w:val="6DFAD479"/>
    <w:rsid w:val="6DFB021C"/>
    <w:rsid w:val="6DFB0400"/>
    <w:rsid w:val="6DFB3F5C"/>
    <w:rsid w:val="6DFD74DF"/>
    <w:rsid w:val="6DFE10EF"/>
    <w:rsid w:val="6DFF6114"/>
    <w:rsid w:val="6E003A05"/>
    <w:rsid w:val="6E005A16"/>
    <w:rsid w:val="6E01495B"/>
    <w:rsid w:val="6E0252EB"/>
    <w:rsid w:val="6E030B07"/>
    <w:rsid w:val="6E03510A"/>
    <w:rsid w:val="6E041063"/>
    <w:rsid w:val="6E044795"/>
    <w:rsid w:val="6E0631F4"/>
    <w:rsid w:val="6E0650EC"/>
    <w:rsid w:val="6E072901"/>
    <w:rsid w:val="6E0819B1"/>
    <w:rsid w:val="6E0923EB"/>
    <w:rsid w:val="6E096679"/>
    <w:rsid w:val="6E0B37BC"/>
    <w:rsid w:val="6E0D6C17"/>
    <w:rsid w:val="6E0E1EE1"/>
    <w:rsid w:val="6E0E3C8F"/>
    <w:rsid w:val="6E0E5A3E"/>
    <w:rsid w:val="6E0F211C"/>
    <w:rsid w:val="6E105C5A"/>
    <w:rsid w:val="6E1063E3"/>
    <w:rsid w:val="6E1130C8"/>
    <w:rsid w:val="6E113780"/>
    <w:rsid w:val="6E126D75"/>
    <w:rsid w:val="6E146E53"/>
    <w:rsid w:val="6E147716"/>
    <w:rsid w:val="6E16059F"/>
    <w:rsid w:val="6E17784B"/>
    <w:rsid w:val="6E18670C"/>
    <w:rsid w:val="6E1955E0"/>
    <w:rsid w:val="6E1A6AD8"/>
    <w:rsid w:val="6E1B120A"/>
    <w:rsid w:val="6E1B359B"/>
    <w:rsid w:val="6E1C0764"/>
    <w:rsid w:val="6E1C1097"/>
    <w:rsid w:val="6E1C2DDF"/>
    <w:rsid w:val="6E1C6EEA"/>
    <w:rsid w:val="6E1C7A50"/>
    <w:rsid w:val="6E1D0376"/>
    <w:rsid w:val="6E1F014A"/>
    <w:rsid w:val="6E1F109C"/>
    <w:rsid w:val="6E1F1B1D"/>
    <w:rsid w:val="6E1F2239"/>
    <w:rsid w:val="6E1F5D33"/>
    <w:rsid w:val="6E210C7B"/>
    <w:rsid w:val="6E2214E9"/>
    <w:rsid w:val="6E221C82"/>
    <w:rsid w:val="6E221CA9"/>
    <w:rsid w:val="6E227CFA"/>
    <w:rsid w:val="6E23283D"/>
    <w:rsid w:val="6E236480"/>
    <w:rsid w:val="6E243D62"/>
    <w:rsid w:val="6E250FD9"/>
    <w:rsid w:val="6E251DFF"/>
    <w:rsid w:val="6E260812"/>
    <w:rsid w:val="6E274D51"/>
    <w:rsid w:val="6E287CCA"/>
    <w:rsid w:val="6E2A2900"/>
    <w:rsid w:val="6E2A65EF"/>
    <w:rsid w:val="6E2B2A93"/>
    <w:rsid w:val="6E2B6B6B"/>
    <w:rsid w:val="6E2C67C6"/>
    <w:rsid w:val="6E2C680B"/>
    <w:rsid w:val="6E2E2CBC"/>
    <w:rsid w:val="6E2E753B"/>
    <w:rsid w:val="6E2E7BCC"/>
    <w:rsid w:val="6E302E15"/>
    <w:rsid w:val="6E313D03"/>
    <w:rsid w:val="6E327F28"/>
    <w:rsid w:val="6E331400"/>
    <w:rsid w:val="6E331948"/>
    <w:rsid w:val="6E334712"/>
    <w:rsid w:val="6E340DE1"/>
    <w:rsid w:val="6E35684F"/>
    <w:rsid w:val="6E3568D0"/>
    <w:rsid w:val="6E3631E6"/>
    <w:rsid w:val="6E366386"/>
    <w:rsid w:val="6E372A69"/>
    <w:rsid w:val="6E3960AB"/>
    <w:rsid w:val="6E3A2CD6"/>
    <w:rsid w:val="6E3A6EEB"/>
    <w:rsid w:val="6E3B3E98"/>
    <w:rsid w:val="6E3B61FF"/>
    <w:rsid w:val="6E3D164E"/>
    <w:rsid w:val="6E3D27C7"/>
    <w:rsid w:val="6E3D563B"/>
    <w:rsid w:val="6E3D6323"/>
    <w:rsid w:val="6E3F653F"/>
    <w:rsid w:val="6E412AB8"/>
    <w:rsid w:val="6E414065"/>
    <w:rsid w:val="6E421B8B"/>
    <w:rsid w:val="6E423939"/>
    <w:rsid w:val="6E432276"/>
    <w:rsid w:val="6E43770E"/>
    <w:rsid w:val="6E46167B"/>
    <w:rsid w:val="6E470F4F"/>
    <w:rsid w:val="6E4771A1"/>
    <w:rsid w:val="6E4805C1"/>
    <w:rsid w:val="6E49116B"/>
    <w:rsid w:val="6E4914CE"/>
    <w:rsid w:val="6E496504"/>
    <w:rsid w:val="6E4967FD"/>
    <w:rsid w:val="6E4974BA"/>
    <w:rsid w:val="6E4A3E7F"/>
    <w:rsid w:val="6E4B6C92"/>
    <w:rsid w:val="6E4B6F39"/>
    <w:rsid w:val="6E4C0A3F"/>
    <w:rsid w:val="6E4C47B8"/>
    <w:rsid w:val="6E4F4146"/>
    <w:rsid w:val="6E4F6056"/>
    <w:rsid w:val="6E503E2D"/>
    <w:rsid w:val="6E5042A8"/>
    <w:rsid w:val="6E511DCE"/>
    <w:rsid w:val="6E536F84"/>
    <w:rsid w:val="6E547A70"/>
    <w:rsid w:val="6E547FB8"/>
    <w:rsid w:val="6E55226C"/>
    <w:rsid w:val="6E552B89"/>
    <w:rsid w:val="6E55366C"/>
    <w:rsid w:val="6E56236B"/>
    <w:rsid w:val="6E562A49"/>
    <w:rsid w:val="6E565636"/>
    <w:rsid w:val="6E57007A"/>
    <w:rsid w:val="6E57741E"/>
    <w:rsid w:val="6E596CF3"/>
    <w:rsid w:val="6E5A5127"/>
    <w:rsid w:val="6E5A6565"/>
    <w:rsid w:val="6E5A6DD8"/>
    <w:rsid w:val="6E5B1335"/>
    <w:rsid w:val="6E5B2C84"/>
    <w:rsid w:val="6E5C4982"/>
    <w:rsid w:val="6E5D11D3"/>
    <w:rsid w:val="6E5D7A26"/>
    <w:rsid w:val="6E5F098F"/>
    <w:rsid w:val="6E5F0F06"/>
    <w:rsid w:val="6E602011"/>
    <w:rsid w:val="6E62222D"/>
    <w:rsid w:val="6E6265D7"/>
    <w:rsid w:val="6E634B11"/>
    <w:rsid w:val="6E644404"/>
    <w:rsid w:val="6E645FA5"/>
    <w:rsid w:val="6E647D53"/>
    <w:rsid w:val="6E664806"/>
    <w:rsid w:val="6E6715F2"/>
    <w:rsid w:val="6E6822D0"/>
    <w:rsid w:val="6E68663B"/>
    <w:rsid w:val="6E697118"/>
    <w:rsid w:val="6E69798E"/>
    <w:rsid w:val="6E6A285D"/>
    <w:rsid w:val="6E6B0D67"/>
    <w:rsid w:val="6E6B2E90"/>
    <w:rsid w:val="6E6B7334"/>
    <w:rsid w:val="6E6C09B6"/>
    <w:rsid w:val="6E6C65C2"/>
    <w:rsid w:val="6E6C6C08"/>
    <w:rsid w:val="6E6D6CEF"/>
    <w:rsid w:val="6E6E2980"/>
    <w:rsid w:val="6E712470"/>
    <w:rsid w:val="6E71421E"/>
    <w:rsid w:val="6E716566"/>
    <w:rsid w:val="6E717969"/>
    <w:rsid w:val="6E72228A"/>
    <w:rsid w:val="6E7335A9"/>
    <w:rsid w:val="6E73689B"/>
    <w:rsid w:val="6E763603"/>
    <w:rsid w:val="6E773E96"/>
    <w:rsid w:val="6E791818"/>
    <w:rsid w:val="6E7A1325"/>
    <w:rsid w:val="6E7A30D3"/>
    <w:rsid w:val="6E7A3B2D"/>
    <w:rsid w:val="6E7C5D34"/>
    <w:rsid w:val="6E7D3C8E"/>
    <w:rsid w:val="6E7D6BAC"/>
    <w:rsid w:val="6E7F2DDF"/>
    <w:rsid w:val="6E7F3527"/>
    <w:rsid w:val="6E7F5687"/>
    <w:rsid w:val="6E820E70"/>
    <w:rsid w:val="6E826455"/>
    <w:rsid w:val="6E831260"/>
    <w:rsid w:val="6E844D48"/>
    <w:rsid w:val="6E8474D1"/>
    <w:rsid w:val="6E8503A3"/>
    <w:rsid w:val="6E867CCA"/>
    <w:rsid w:val="6E873A42"/>
    <w:rsid w:val="6E874B93"/>
    <w:rsid w:val="6E890391"/>
    <w:rsid w:val="6E894A6C"/>
    <w:rsid w:val="6E8A1581"/>
    <w:rsid w:val="6E8D1FB4"/>
    <w:rsid w:val="6E8D72AA"/>
    <w:rsid w:val="6E8E6295"/>
    <w:rsid w:val="6E930639"/>
    <w:rsid w:val="6E9313EA"/>
    <w:rsid w:val="6E93346D"/>
    <w:rsid w:val="6E935AEF"/>
    <w:rsid w:val="6E94365F"/>
    <w:rsid w:val="6E957F0D"/>
    <w:rsid w:val="6E9614AC"/>
    <w:rsid w:val="6E963985"/>
    <w:rsid w:val="6E96472D"/>
    <w:rsid w:val="6E967181"/>
    <w:rsid w:val="6E97177A"/>
    <w:rsid w:val="6E985E9C"/>
    <w:rsid w:val="6E99106C"/>
    <w:rsid w:val="6E994185"/>
    <w:rsid w:val="6E994C8C"/>
    <w:rsid w:val="6E9A19C7"/>
    <w:rsid w:val="6E9B66A1"/>
    <w:rsid w:val="6E9C00E6"/>
    <w:rsid w:val="6E9C129B"/>
    <w:rsid w:val="6E9D5013"/>
    <w:rsid w:val="6E9F0D8B"/>
    <w:rsid w:val="6EA02BBC"/>
    <w:rsid w:val="6EA12D56"/>
    <w:rsid w:val="6EA14B04"/>
    <w:rsid w:val="6EA2509C"/>
    <w:rsid w:val="6EA445F4"/>
    <w:rsid w:val="6EA5354C"/>
    <w:rsid w:val="6EA65896"/>
    <w:rsid w:val="6EA75E92"/>
    <w:rsid w:val="6EA77C40"/>
    <w:rsid w:val="6EA905AB"/>
    <w:rsid w:val="6EA97E5C"/>
    <w:rsid w:val="6EAA1BC3"/>
    <w:rsid w:val="6EAA743E"/>
    <w:rsid w:val="6EAA7862"/>
    <w:rsid w:val="6EAB3D7E"/>
    <w:rsid w:val="6EAC42E0"/>
    <w:rsid w:val="6EAD23BD"/>
    <w:rsid w:val="6EAE0FCF"/>
    <w:rsid w:val="6EAE20F8"/>
    <w:rsid w:val="6EAE24FF"/>
    <w:rsid w:val="6EAF6E80"/>
    <w:rsid w:val="6EAF799A"/>
    <w:rsid w:val="6EB011EB"/>
    <w:rsid w:val="6EB05EBC"/>
    <w:rsid w:val="6EB1286D"/>
    <w:rsid w:val="6EB152A9"/>
    <w:rsid w:val="6EB15436"/>
    <w:rsid w:val="6EB16696"/>
    <w:rsid w:val="6EB26D11"/>
    <w:rsid w:val="6EB341C2"/>
    <w:rsid w:val="6EB56801"/>
    <w:rsid w:val="6EB6348E"/>
    <w:rsid w:val="6EB72579"/>
    <w:rsid w:val="6EB803B5"/>
    <w:rsid w:val="6EB81E4D"/>
    <w:rsid w:val="6EB95A01"/>
    <w:rsid w:val="6EBA15CC"/>
    <w:rsid w:val="6EBA21E4"/>
    <w:rsid w:val="6EBC193D"/>
    <w:rsid w:val="6EBD1212"/>
    <w:rsid w:val="6EBD4C89"/>
    <w:rsid w:val="6EBD5657"/>
    <w:rsid w:val="6EBE56B6"/>
    <w:rsid w:val="6EC02DCD"/>
    <w:rsid w:val="6EC10D02"/>
    <w:rsid w:val="6EC14468"/>
    <w:rsid w:val="6EC16F54"/>
    <w:rsid w:val="6EC24A7A"/>
    <w:rsid w:val="6EC32CCC"/>
    <w:rsid w:val="6EC42CEE"/>
    <w:rsid w:val="6EC45E8C"/>
    <w:rsid w:val="6EC468CF"/>
    <w:rsid w:val="6EC521C7"/>
    <w:rsid w:val="6EC60340"/>
    <w:rsid w:val="6EC627BC"/>
    <w:rsid w:val="6ECA48E1"/>
    <w:rsid w:val="6ECA57CB"/>
    <w:rsid w:val="6ECA6F60"/>
    <w:rsid w:val="6ECB4321"/>
    <w:rsid w:val="6ECB47E5"/>
    <w:rsid w:val="6ECB7DD2"/>
    <w:rsid w:val="6ECC2843"/>
    <w:rsid w:val="6ECC3421"/>
    <w:rsid w:val="6ECD5E65"/>
    <w:rsid w:val="6ECE111B"/>
    <w:rsid w:val="6ECE1671"/>
    <w:rsid w:val="6ECF0136"/>
    <w:rsid w:val="6ECF43A2"/>
    <w:rsid w:val="6ED053E9"/>
    <w:rsid w:val="6ED36C87"/>
    <w:rsid w:val="6ED37179"/>
    <w:rsid w:val="6ED373EA"/>
    <w:rsid w:val="6ED44ED9"/>
    <w:rsid w:val="6ED45505"/>
    <w:rsid w:val="6ED50E6D"/>
    <w:rsid w:val="6ED557D4"/>
    <w:rsid w:val="6ED8429D"/>
    <w:rsid w:val="6ED924EF"/>
    <w:rsid w:val="6EDA1255"/>
    <w:rsid w:val="6EDB6FD8"/>
    <w:rsid w:val="6EDD5936"/>
    <w:rsid w:val="6EDE1850"/>
    <w:rsid w:val="6EDE7EE8"/>
    <w:rsid w:val="6EDF387E"/>
    <w:rsid w:val="6EE13152"/>
    <w:rsid w:val="6EE3336E"/>
    <w:rsid w:val="6EE40E94"/>
    <w:rsid w:val="6EE43E87"/>
    <w:rsid w:val="6EE44A76"/>
    <w:rsid w:val="6EE48298"/>
    <w:rsid w:val="6EE53A1F"/>
    <w:rsid w:val="6EE64C0C"/>
    <w:rsid w:val="6EE669BA"/>
    <w:rsid w:val="6EE73EDE"/>
    <w:rsid w:val="6EE82683"/>
    <w:rsid w:val="6EE826EE"/>
    <w:rsid w:val="6EE83038"/>
    <w:rsid w:val="6EE9515D"/>
    <w:rsid w:val="6EEA3656"/>
    <w:rsid w:val="6EEC6038"/>
    <w:rsid w:val="6EED5F9B"/>
    <w:rsid w:val="6EEF6FBB"/>
    <w:rsid w:val="6EF020B7"/>
    <w:rsid w:val="6EF03395"/>
    <w:rsid w:val="6EF045AB"/>
    <w:rsid w:val="6EF07899"/>
    <w:rsid w:val="6EF32E85"/>
    <w:rsid w:val="6EF472F7"/>
    <w:rsid w:val="6EF54512"/>
    <w:rsid w:val="6EF6752E"/>
    <w:rsid w:val="6EF771FA"/>
    <w:rsid w:val="6EF8049C"/>
    <w:rsid w:val="6EF82574"/>
    <w:rsid w:val="6EF87F9C"/>
    <w:rsid w:val="6EF94940"/>
    <w:rsid w:val="6EF966EE"/>
    <w:rsid w:val="6EFA4214"/>
    <w:rsid w:val="6EFA54A9"/>
    <w:rsid w:val="6EFB4CB2"/>
    <w:rsid w:val="6EFC61DE"/>
    <w:rsid w:val="6EFCE991"/>
    <w:rsid w:val="6EFD555F"/>
    <w:rsid w:val="6F0044E7"/>
    <w:rsid w:val="6F0155A2"/>
    <w:rsid w:val="6F03756C"/>
    <w:rsid w:val="6F05027C"/>
    <w:rsid w:val="6F051D28"/>
    <w:rsid w:val="6F070006"/>
    <w:rsid w:val="6F072268"/>
    <w:rsid w:val="6F076D3F"/>
    <w:rsid w:val="6F0821BA"/>
    <w:rsid w:val="6F08239F"/>
    <w:rsid w:val="6F084B83"/>
    <w:rsid w:val="6F0A2A85"/>
    <w:rsid w:val="6F0D3B5C"/>
    <w:rsid w:val="6F0D3F47"/>
    <w:rsid w:val="6F0E2966"/>
    <w:rsid w:val="6F101C89"/>
    <w:rsid w:val="6F1164E8"/>
    <w:rsid w:val="6F1232A6"/>
    <w:rsid w:val="6F1277AF"/>
    <w:rsid w:val="6F1352D6"/>
    <w:rsid w:val="6F14210F"/>
    <w:rsid w:val="6F153DC5"/>
    <w:rsid w:val="6F1569D7"/>
    <w:rsid w:val="6F160FFE"/>
    <w:rsid w:val="6F162691"/>
    <w:rsid w:val="6F16790C"/>
    <w:rsid w:val="6F174608"/>
    <w:rsid w:val="6F190B3E"/>
    <w:rsid w:val="6F1A6582"/>
    <w:rsid w:val="6F1B60FC"/>
    <w:rsid w:val="6F1D1254"/>
    <w:rsid w:val="6F1E00EF"/>
    <w:rsid w:val="6F1E7F02"/>
    <w:rsid w:val="6F1F21F4"/>
    <w:rsid w:val="6F1F7CC0"/>
    <w:rsid w:val="6F2020D1"/>
    <w:rsid w:val="6F2179F2"/>
    <w:rsid w:val="6F241291"/>
    <w:rsid w:val="6F245822"/>
    <w:rsid w:val="6F247D96"/>
    <w:rsid w:val="6F2556F7"/>
    <w:rsid w:val="6F2614AD"/>
    <w:rsid w:val="6F267647"/>
    <w:rsid w:val="6F272D56"/>
    <w:rsid w:val="6F280E91"/>
    <w:rsid w:val="6F285225"/>
    <w:rsid w:val="6F291614"/>
    <w:rsid w:val="6F297677"/>
    <w:rsid w:val="6F2B6AC3"/>
    <w:rsid w:val="6F2D283B"/>
    <w:rsid w:val="6F2D6397"/>
    <w:rsid w:val="6F2E3EBD"/>
    <w:rsid w:val="6F2E7179"/>
    <w:rsid w:val="6F2F1DA8"/>
    <w:rsid w:val="6F2F210F"/>
    <w:rsid w:val="6F2F6185"/>
    <w:rsid w:val="6F305E09"/>
    <w:rsid w:val="6F3373FD"/>
    <w:rsid w:val="6F342BCB"/>
    <w:rsid w:val="6F343BCA"/>
    <w:rsid w:val="6F3516F0"/>
    <w:rsid w:val="6F3555F6"/>
    <w:rsid w:val="6F357B1E"/>
    <w:rsid w:val="6F3644C5"/>
    <w:rsid w:val="6F364A79"/>
    <w:rsid w:val="6F3843F8"/>
    <w:rsid w:val="6F38550E"/>
    <w:rsid w:val="6F387AE7"/>
    <w:rsid w:val="6F391F3B"/>
    <w:rsid w:val="6F392F8E"/>
    <w:rsid w:val="6F396802"/>
    <w:rsid w:val="6F3B6D06"/>
    <w:rsid w:val="6F3B7956"/>
    <w:rsid w:val="6F3C0BBE"/>
    <w:rsid w:val="6F3E2352"/>
    <w:rsid w:val="6F3E6311"/>
    <w:rsid w:val="6F3F0FBC"/>
    <w:rsid w:val="6F3F13BA"/>
    <w:rsid w:val="6F3F60CB"/>
    <w:rsid w:val="6F400ED5"/>
    <w:rsid w:val="6F40431D"/>
    <w:rsid w:val="6F4064D3"/>
    <w:rsid w:val="6F413BF1"/>
    <w:rsid w:val="6F416E30"/>
    <w:rsid w:val="6F422CC5"/>
    <w:rsid w:val="6F433BD6"/>
    <w:rsid w:val="6F4433A9"/>
    <w:rsid w:val="6F4436E1"/>
    <w:rsid w:val="6F451933"/>
    <w:rsid w:val="6F46176F"/>
    <w:rsid w:val="6F4638A0"/>
    <w:rsid w:val="6F4638FD"/>
    <w:rsid w:val="6F466093"/>
    <w:rsid w:val="6F481331"/>
    <w:rsid w:val="6F4831D1"/>
    <w:rsid w:val="6F4867B2"/>
    <w:rsid w:val="6F490790"/>
    <w:rsid w:val="6F492BB2"/>
    <w:rsid w:val="6F4D6A39"/>
    <w:rsid w:val="6F4E5A82"/>
    <w:rsid w:val="6F4F1750"/>
    <w:rsid w:val="6F4F1C1C"/>
    <w:rsid w:val="6F4F4560"/>
    <w:rsid w:val="6F502821"/>
    <w:rsid w:val="6F51652A"/>
    <w:rsid w:val="6F5343B4"/>
    <w:rsid w:val="6F542DB0"/>
    <w:rsid w:val="6F55769C"/>
    <w:rsid w:val="6F59384A"/>
    <w:rsid w:val="6F5A2F04"/>
    <w:rsid w:val="6F5A6706"/>
    <w:rsid w:val="6F5B4D4B"/>
    <w:rsid w:val="6F5B5E76"/>
    <w:rsid w:val="6F5C1474"/>
    <w:rsid w:val="6F5C1764"/>
    <w:rsid w:val="6F5C6C7D"/>
    <w:rsid w:val="6F616846"/>
    <w:rsid w:val="6F6204D9"/>
    <w:rsid w:val="6F63000B"/>
    <w:rsid w:val="6F633545"/>
    <w:rsid w:val="6F63625D"/>
    <w:rsid w:val="6F64384D"/>
    <w:rsid w:val="6F646361"/>
    <w:rsid w:val="6F6618A9"/>
    <w:rsid w:val="6F685621"/>
    <w:rsid w:val="6F6916A1"/>
    <w:rsid w:val="6F6A75EB"/>
    <w:rsid w:val="6F6B5112"/>
    <w:rsid w:val="6F6D2C38"/>
    <w:rsid w:val="6F6D3009"/>
    <w:rsid w:val="6F6D4D54"/>
    <w:rsid w:val="6F6F3ED5"/>
    <w:rsid w:val="6F712728"/>
    <w:rsid w:val="6F72024E"/>
    <w:rsid w:val="6F7246F2"/>
    <w:rsid w:val="6F735E6A"/>
    <w:rsid w:val="6F75264A"/>
    <w:rsid w:val="6F773774"/>
    <w:rsid w:val="6F773DE5"/>
    <w:rsid w:val="6F775864"/>
    <w:rsid w:val="6F7846E9"/>
    <w:rsid w:val="6F785701"/>
    <w:rsid w:val="6F787C25"/>
    <w:rsid w:val="6F7A47AE"/>
    <w:rsid w:val="6F7C183E"/>
    <w:rsid w:val="6F7C1BE3"/>
    <w:rsid w:val="6F7F0B3A"/>
    <w:rsid w:val="6F800D71"/>
    <w:rsid w:val="6F810491"/>
    <w:rsid w:val="6F8166E3"/>
    <w:rsid w:val="6F835B1D"/>
    <w:rsid w:val="6F845BFC"/>
    <w:rsid w:val="6F850750"/>
    <w:rsid w:val="6F862837"/>
    <w:rsid w:val="6F8738E8"/>
    <w:rsid w:val="6F8773E3"/>
    <w:rsid w:val="6F883DF6"/>
    <w:rsid w:val="6F894318"/>
    <w:rsid w:val="6F894C5D"/>
    <w:rsid w:val="6F8A37EA"/>
    <w:rsid w:val="6F8B067B"/>
    <w:rsid w:val="6F8B19C5"/>
    <w:rsid w:val="6F8B6A13"/>
    <w:rsid w:val="6F8C5863"/>
    <w:rsid w:val="6F8D32DA"/>
    <w:rsid w:val="6F8E3A40"/>
    <w:rsid w:val="6F906926"/>
    <w:rsid w:val="6F913D15"/>
    <w:rsid w:val="6F922E50"/>
    <w:rsid w:val="6F9401C4"/>
    <w:rsid w:val="6F942D72"/>
    <w:rsid w:val="6F946416"/>
    <w:rsid w:val="6F947AC5"/>
    <w:rsid w:val="6F954998"/>
    <w:rsid w:val="6F964848"/>
    <w:rsid w:val="6F976CD9"/>
    <w:rsid w:val="6F98301C"/>
    <w:rsid w:val="6F9957DB"/>
    <w:rsid w:val="6F9A3327"/>
    <w:rsid w:val="6F9A7F8C"/>
    <w:rsid w:val="6F9C351D"/>
    <w:rsid w:val="6F9D6770"/>
    <w:rsid w:val="6F9D73D6"/>
    <w:rsid w:val="6F9E583A"/>
    <w:rsid w:val="6F9E67D2"/>
    <w:rsid w:val="6F9E7295"/>
    <w:rsid w:val="6F9F4BD8"/>
    <w:rsid w:val="6FA07C8C"/>
    <w:rsid w:val="6FA153AF"/>
    <w:rsid w:val="6FA21D19"/>
    <w:rsid w:val="6FA32AFD"/>
    <w:rsid w:val="6FA36659"/>
    <w:rsid w:val="6FA523D2"/>
    <w:rsid w:val="6FA53E9E"/>
    <w:rsid w:val="6FA56875"/>
    <w:rsid w:val="6FA6253A"/>
    <w:rsid w:val="6FA6361B"/>
    <w:rsid w:val="6FA7439C"/>
    <w:rsid w:val="6FA83C70"/>
    <w:rsid w:val="6FAA3E8C"/>
    <w:rsid w:val="6FAA4B52"/>
    <w:rsid w:val="6FAA79E8"/>
    <w:rsid w:val="6FAC7F8F"/>
    <w:rsid w:val="6FAD1286"/>
    <w:rsid w:val="6FAD2E4E"/>
    <w:rsid w:val="6FAE57BF"/>
    <w:rsid w:val="6FAE59DD"/>
    <w:rsid w:val="6FAF4D9A"/>
    <w:rsid w:val="6FAF4FFE"/>
    <w:rsid w:val="6FB029CE"/>
    <w:rsid w:val="6FB10172"/>
    <w:rsid w:val="6FB10D76"/>
    <w:rsid w:val="6FB2478F"/>
    <w:rsid w:val="6FB2689C"/>
    <w:rsid w:val="6FB40867"/>
    <w:rsid w:val="6FB41E03"/>
    <w:rsid w:val="6FB509C6"/>
    <w:rsid w:val="6FB6638D"/>
    <w:rsid w:val="6FB72105"/>
    <w:rsid w:val="6FB75AB7"/>
    <w:rsid w:val="6FB76778"/>
    <w:rsid w:val="6FB79523"/>
    <w:rsid w:val="6FB84E4E"/>
    <w:rsid w:val="6FB92F46"/>
    <w:rsid w:val="6FB9306B"/>
    <w:rsid w:val="6FBA45C9"/>
    <w:rsid w:val="6FBA59CC"/>
    <w:rsid w:val="6FBC771B"/>
    <w:rsid w:val="6FBE3493"/>
    <w:rsid w:val="6FBE4990"/>
    <w:rsid w:val="6FBE7A30"/>
    <w:rsid w:val="6FBF3248"/>
    <w:rsid w:val="6FBF7D1A"/>
    <w:rsid w:val="6FC04153"/>
    <w:rsid w:val="6FC254E0"/>
    <w:rsid w:val="6FC30D08"/>
    <w:rsid w:val="6FC46E0D"/>
    <w:rsid w:val="6FC52A74"/>
    <w:rsid w:val="6FC7059A"/>
    <w:rsid w:val="6FC767EC"/>
    <w:rsid w:val="6FC82564"/>
    <w:rsid w:val="6FC96806"/>
    <w:rsid w:val="6FCB41A2"/>
    <w:rsid w:val="6FCC0A36"/>
    <w:rsid w:val="6FCC1365"/>
    <w:rsid w:val="6FCC6A0F"/>
    <w:rsid w:val="6FCC795E"/>
    <w:rsid w:val="6FCD0236"/>
    <w:rsid w:val="6FCD1928"/>
    <w:rsid w:val="6FCD2E1B"/>
    <w:rsid w:val="6FCD36D6"/>
    <w:rsid w:val="6FCD4E57"/>
    <w:rsid w:val="6FCF3CB7"/>
    <w:rsid w:val="6FD0030C"/>
    <w:rsid w:val="6FD07D18"/>
    <w:rsid w:val="6FD131C7"/>
    <w:rsid w:val="6FD20138"/>
    <w:rsid w:val="6FD208B9"/>
    <w:rsid w:val="6FD22FE8"/>
    <w:rsid w:val="6FD27341"/>
    <w:rsid w:val="6FD36D3B"/>
    <w:rsid w:val="6FD42984"/>
    <w:rsid w:val="6FD42E23"/>
    <w:rsid w:val="6FD50CE3"/>
    <w:rsid w:val="6FD66A2F"/>
    <w:rsid w:val="6FD76303"/>
    <w:rsid w:val="6FD9651F"/>
    <w:rsid w:val="6FDB1D08"/>
    <w:rsid w:val="6FDB4045"/>
    <w:rsid w:val="6FDB4E2B"/>
    <w:rsid w:val="6FDC2F3E"/>
    <w:rsid w:val="6FDD79FE"/>
    <w:rsid w:val="6FDE7692"/>
    <w:rsid w:val="6FDF17DB"/>
    <w:rsid w:val="6FDF7681"/>
    <w:rsid w:val="6FE2034B"/>
    <w:rsid w:val="6FE2705C"/>
    <w:rsid w:val="6FE27182"/>
    <w:rsid w:val="6FE3114C"/>
    <w:rsid w:val="6FE50A20"/>
    <w:rsid w:val="6FE729EA"/>
    <w:rsid w:val="6FE74798"/>
    <w:rsid w:val="6FE768CA"/>
    <w:rsid w:val="6FE80510"/>
    <w:rsid w:val="6FE81E6C"/>
    <w:rsid w:val="6FE9742F"/>
    <w:rsid w:val="6FEB7A47"/>
    <w:rsid w:val="6FEC3294"/>
    <w:rsid w:val="6FEC62F4"/>
    <w:rsid w:val="6FED1812"/>
    <w:rsid w:val="6FEF40B7"/>
    <w:rsid w:val="6FEF5D43"/>
    <w:rsid w:val="6FF0326B"/>
    <w:rsid w:val="6FF13869"/>
    <w:rsid w:val="6FF25000"/>
    <w:rsid w:val="6FF278E8"/>
    <w:rsid w:val="6FF361E5"/>
    <w:rsid w:val="6FF45107"/>
    <w:rsid w:val="6FF4734F"/>
    <w:rsid w:val="6FF655E7"/>
    <w:rsid w:val="6FF65CDA"/>
    <w:rsid w:val="6FF670D1"/>
    <w:rsid w:val="6FF70753"/>
    <w:rsid w:val="6FF76425"/>
    <w:rsid w:val="6FF79CF6"/>
    <w:rsid w:val="6FF818D2"/>
    <w:rsid w:val="6FF84BF7"/>
    <w:rsid w:val="6FF84D2D"/>
    <w:rsid w:val="6FF869A5"/>
    <w:rsid w:val="6FF91591"/>
    <w:rsid w:val="6FFD345E"/>
    <w:rsid w:val="6FFD434D"/>
    <w:rsid w:val="6FFF1F49"/>
    <w:rsid w:val="6FFF2863"/>
    <w:rsid w:val="70000FA8"/>
    <w:rsid w:val="70001CFE"/>
    <w:rsid w:val="70017241"/>
    <w:rsid w:val="700417EE"/>
    <w:rsid w:val="70047FC3"/>
    <w:rsid w:val="700553B5"/>
    <w:rsid w:val="700851FC"/>
    <w:rsid w:val="70085D6C"/>
    <w:rsid w:val="70087765"/>
    <w:rsid w:val="70090BB2"/>
    <w:rsid w:val="700A66D9"/>
    <w:rsid w:val="700AF0BD"/>
    <w:rsid w:val="700B0F45"/>
    <w:rsid w:val="700C2451"/>
    <w:rsid w:val="700C41FF"/>
    <w:rsid w:val="700C6399"/>
    <w:rsid w:val="700D6FD8"/>
    <w:rsid w:val="700F0193"/>
    <w:rsid w:val="700F170C"/>
    <w:rsid w:val="70124EFA"/>
    <w:rsid w:val="70130A49"/>
    <w:rsid w:val="70131A31"/>
    <w:rsid w:val="70141305"/>
    <w:rsid w:val="70151ADE"/>
    <w:rsid w:val="70154144"/>
    <w:rsid w:val="7016351F"/>
    <w:rsid w:val="7016507D"/>
    <w:rsid w:val="701659EA"/>
    <w:rsid w:val="70180DF5"/>
    <w:rsid w:val="70193EBC"/>
    <w:rsid w:val="701A2DBF"/>
    <w:rsid w:val="701B08E6"/>
    <w:rsid w:val="701B5A04"/>
    <w:rsid w:val="701B6B38"/>
    <w:rsid w:val="701D4F47"/>
    <w:rsid w:val="701F0C3F"/>
    <w:rsid w:val="701F41C0"/>
    <w:rsid w:val="701F4DB9"/>
    <w:rsid w:val="70205EFC"/>
    <w:rsid w:val="70246526"/>
    <w:rsid w:val="70271038"/>
    <w:rsid w:val="70275C90"/>
    <w:rsid w:val="70277717"/>
    <w:rsid w:val="7028250D"/>
    <w:rsid w:val="70291255"/>
    <w:rsid w:val="70293003"/>
    <w:rsid w:val="702957A1"/>
    <w:rsid w:val="7029631A"/>
    <w:rsid w:val="702A5C34"/>
    <w:rsid w:val="702C1D06"/>
    <w:rsid w:val="702C48A1"/>
    <w:rsid w:val="702E23C7"/>
    <w:rsid w:val="702E4B46"/>
    <w:rsid w:val="702F3D74"/>
    <w:rsid w:val="702F613F"/>
    <w:rsid w:val="702F6882"/>
    <w:rsid w:val="70307118"/>
    <w:rsid w:val="70315CAD"/>
    <w:rsid w:val="70333E81"/>
    <w:rsid w:val="703419D5"/>
    <w:rsid w:val="7036127C"/>
    <w:rsid w:val="70381498"/>
    <w:rsid w:val="70384FF4"/>
    <w:rsid w:val="703853CE"/>
    <w:rsid w:val="70386441"/>
    <w:rsid w:val="703A7A1F"/>
    <w:rsid w:val="703B2024"/>
    <w:rsid w:val="703D085C"/>
    <w:rsid w:val="703D0B27"/>
    <w:rsid w:val="703D6AAE"/>
    <w:rsid w:val="703E0B91"/>
    <w:rsid w:val="703E155C"/>
    <w:rsid w:val="703E2F3D"/>
    <w:rsid w:val="703E3F17"/>
    <w:rsid w:val="703E50A4"/>
    <w:rsid w:val="703E6382"/>
    <w:rsid w:val="703F7CE5"/>
    <w:rsid w:val="7040659E"/>
    <w:rsid w:val="70412100"/>
    <w:rsid w:val="704259E7"/>
    <w:rsid w:val="7043149C"/>
    <w:rsid w:val="7043424C"/>
    <w:rsid w:val="70437A3E"/>
    <w:rsid w:val="704405F0"/>
    <w:rsid w:val="70441BEA"/>
    <w:rsid w:val="70445ACD"/>
    <w:rsid w:val="7046244C"/>
    <w:rsid w:val="70465A7D"/>
    <w:rsid w:val="70484D41"/>
    <w:rsid w:val="70497201"/>
    <w:rsid w:val="704A6475"/>
    <w:rsid w:val="704A6E55"/>
    <w:rsid w:val="704B1BCF"/>
    <w:rsid w:val="704B62CB"/>
    <w:rsid w:val="704E3A0C"/>
    <w:rsid w:val="704F058F"/>
    <w:rsid w:val="70505DA3"/>
    <w:rsid w:val="70512559"/>
    <w:rsid w:val="70526EA6"/>
    <w:rsid w:val="705278A4"/>
    <w:rsid w:val="7053007F"/>
    <w:rsid w:val="7055263F"/>
    <w:rsid w:val="705555C9"/>
    <w:rsid w:val="7056191E"/>
    <w:rsid w:val="70564EB7"/>
    <w:rsid w:val="7057509E"/>
    <w:rsid w:val="70580A24"/>
    <w:rsid w:val="7059094C"/>
    <w:rsid w:val="705A3234"/>
    <w:rsid w:val="705A7998"/>
    <w:rsid w:val="705B2638"/>
    <w:rsid w:val="705C33D8"/>
    <w:rsid w:val="705D2CAC"/>
    <w:rsid w:val="705D4B36"/>
    <w:rsid w:val="705F3CD4"/>
    <w:rsid w:val="705F6245"/>
    <w:rsid w:val="70606000"/>
    <w:rsid w:val="70615B8C"/>
    <w:rsid w:val="70626FA0"/>
    <w:rsid w:val="7064228D"/>
    <w:rsid w:val="70645DE9"/>
    <w:rsid w:val="7065719A"/>
    <w:rsid w:val="70657DB3"/>
    <w:rsid w:val="70684CF8"/>
    <w:rsid w:val="706868A6"/>
    <w:rsid w:val="70692B6E"/>
    <w:rsid w:val="706A134F"/>
    <w:rsid w:val="706A2B6E"/>
    <w:rsid w:val="706A53C9"/>
    <w:rsid w:val="706C39B5"/>
    <w:rsid w:val="706E3055"/>
    <w:rsid w:val="706E310B"/>
    <w:rsid w:val="706F166A"/>
    <w:rsid w:val="707029DF"/>
    <w:rsid w:val="70725704"/>
    <w:rsid w:val="7072773D"/>
    <w:rsid w:val="70730722"/>
    <w:rsid w:val="70731738"/>
    <w:rsid w:val="7074318D"/>
    <w:rsid w:val="70746E68"/>
    <w:rsid w:val="70756248"/>
    <w:rsid w:val="70762515"/>
    <w:rsid w:val="707757E9"/>
    <w:rsid w:val="707845F5"/>
    <w:rsid w:val="70786222"/>
    <w:rsid w:val="70791B22"/>
    <w:rsid w:val="70796EA6"/>
    <w:rsid w:val="707A1AB0"/>
    <w:rsid w:val="707A7EAD"/>
    <w:rsid w:val="707B1384"/>
    <w:rsid w:val="707C389A"/>
    <w:rsid w:val="707C4DC6"/>
    <w:rsid w:val="707D50FC"/>
    <w:rsid w:val="707D6EAA"/>
    <w:rsid w:val="707E690D"/>
    <w:rsid w:val="707F2C23"/>
    <w:rsid w:val="70812E3F"/>
    <w:rsid w:val="7081655C"/>
    <w:rsid w:val="7082076D"/>
    <w:rsid w:val="70820965"/>
    <w:rsid w:val="70822713"/>
    <w:rsid w:val="708228FC"/>
    <w:rsid w:val="70831E26"/>
    <w:rsid w:val="7086127D"/>
    <w:rsid w:val="70862203"/>
    <w:rsid w:val="708870C1"/>
    <w:rsid w:val="708A5064"/>
    <w:rsid w:val="708A5FC6"/>
    <w:rsid w:val="708F5BD9"/>
    <w:rsid w:val="708F7579"/>
    <w:rsid w:val="70903082"/>
    <w:rsid w:val="70904E30"/>
    <w:rsid w:val="70910BA8"/>
    <w:rsid w:val="70916980"/>
    <w:rsid w:val="70932B72"/>
    <w:rsid w:val="70950698"/>
    <w:rsid w:val="70955D84"/>
    <w:rsid w:val="70965B03"/>
    <w:rsid w:val="70970B94"/>
    <w:rsid w:val="70983CE4"/>
    <w:rsid w:val="709A7754"/>
    <w:rsid w:val="709B37D5"/>
    <w:rsid w:val="709C0905"/>
    <w:rsid w:val="709D579F"/>
    <w:rsid w:val="709E22FF"/>
    <w:rsid w:val="709F5321"/>
    <w:rsid w:val="709F6DB1"/>
    <w:rsid w:val="70A111F7"/>
    <w:rsid w:val="70A1703D"/>
    <w:rsid w:val="70A17853"/>
    <w:rsid w:val="70A35848"/>
    <w:rsid w:val="70A37EE5"/>
    <w:rsid w:val="70A42A0D"/>
    <w:rsid w:val="70A433C9"/>
    <w:rsid w:val="70A45B60"/>
    <w:rsid w:val="70A64653"/>
    <w:rsid w:val="70A7552C"/>
    <w:rsid w:val="70A96BCD"/>
    <w:rsid w:val="70AA25BB"/>
    <w:rsid w:val="70AB0ACB"/>
    <w:rsid w:val="70AB1C6A"/>
    <w:rsid w:val="70AC003D"/>
    <w:rsid w:val="70AC4FD4"/>
    <w:rsid w:val="70AC5B69"/>
    <w:rsid w:val="70AD2569"/>
    <w:rsid w:val="70AD3C34"/>
    <w:rsid w:val="70AE175A"/>
    <w:rsid w:val="70AE52B6"/>
    <w:rsid w:val="70AF7F0C"/>
    <w:rsid w:val="70B07280"/>
    <w:rsid w:val="70B14DA6"/>
    <w:rsid w:val="70B1597A"/>
    <w:rsid w:val="70B20887"/>
    <w:rsid w:val="70B30B1E"/>
    <w:rsid w:val="70B3282C"/>
    <w:rsid w:val="70B41262"/>
    <w:rsid w:val="70B4288A"/>
    <w:rsid w:val="70B53469"/>
    <w:rsid w:val="70B67DC3"/>
    <w:rsid w:val="70B70FB4"/>
    <w:rsid w:val="70B74BE5"/>
    <w:rsid w:val="70B76860"/>
    <w:rsid w:val="70B917A3"/>
    <w:rsid w:val="70BA347C"/>
    <w:rsid w:val="70BB3A85"/>
    <w:rsid w:val="70BBAB0A"/>
    <w:rsid w:val="70BC20D7"/>
    <w:rsid w:val="70BD23A8"/>
    <w:rsid w:val="70BD39D3"/>
    <w:rsid w:val="70BD3DEB"/>
    <w:rsid w:val="70C1148D"/>
    <w:rsid w:val="70C324EA"/>
    <w:rsid w:val="70C356E5"/>
    <w:rsid w:val="70C40F7D"/>
    <w:rsid w:val="70C60851"/>
    <w:rsid w:val="70C61B08"/>
    <w:rsid w:val="70C638ED"/>
    <w:rsid w:val="70C87166"/>
    <w:rsid w:val="70C91F64"/>
    <w:rsid w:val="70CD5C61"/>
    <w:rsid w:val="70CD6084"/>
    <w:rsid w:val="70CE2E6B"/>
    <w:rsid w:val="70CE3BAA"/>
    <w:rsid w:val="70CE6331"/>
    <w:rsid w:val="70CE684E"/>
    <w:rsid w:val="70CF212A"/>
    <w:rsid w:val="70D02AE3"/>
    <w:rsid w:val="70D0347E"/>
    <w:rsid w:val="70D07922"/>
    <w:rsid w:val="70D133D8"/>
    <w:rsid w:val="70D13822"/>
    <w:rsid w:val="70D17BD7"/>
    <w:rsid w:val="70D225D8"/>
    <w:rsid w:val="70D40149"/>
    <w:rsid w:val="70D460FF"/>
    <w:rsid w:val="70D527C9"/>
    <w:rsid w:val="70D55CE0"/>
    <w:rsid w:val="70D70CB1"/>
    <w:rsid w:val="70D74975"/>
    <w:rsid w:val="70D82396"/>
    <w:rsid w:val="70D86EF4"/>
    <w:rsid w:val="70D91844"/>
    <w:rsid w:val="70DA254F"/>
    <w:rsid w:val="70DA66C9"/>
    <w:rsid w:val="70DB7044"/>
    <w:rsid w:val="70DC62C7"/>
    <w:rsid w:val="70DD45E7"/>
    <w:rsid w:val="70DD68DE"/>
    <w:rsid w:val="70DF19CC"/>
    <w:rsid w:val="70DF36C1"/>
    <w:rsid w:val="70DF72B6"/>
    <w:rsid w:val="70E1038B"/>
    <w:rsid w:val="70E231B1"/>
    <w:rsid w:val="70E6174F"/>
    <w:rsid w:val="70E61A3D"/>
    <w:rsid w:val="70E645B8"/>
    <w:rsid w:val="70E64A50"/>
    <w:rsid w:val="70E76A1A"/>
    <w:rsid w:val="70E822D7"/>
    <w:rsid w:val="70E84C6C"/>
    <w:rsid w:val="70E94540"/>
    <w:rsid w:val="70EC36AB"/>
    <w:rsid w:val="70ED37E2"/>
    <w:rsid w:val="70EE1EA7"/>
    <w:rsid w:val="70EE270F"/>
    <w:rsid w:val="70EE34CD"/>
    <w:rsid w:val="70EE4283"/>
    <w:rsid w:val="70EF29A2"/>
    <w:rsid w:val="70F007AA"/>
    <w:rsid w:val="70F031FC"/>
    <w:rsid w:val="70F058CE"/>
    <w:rsid w:val="70F133F4"/>
    <w:rsid w:val="70F353BF"/>
    <w:rsid w:val="70F69892"/>
    <w:rsid w:val="70F70983"/>
    <w:rsid w:val="70F74EAF"/>
    <w:rsid w:val="70F80C27"/>
    <w:rsid w:val="70F829D5"/>
    <w:rsid w:val="70F8E890"/>
    <w:rsid w:val="70FA499F"/>
    <w:rsid w:val="70FC24B6"/>
    <w:rsid w:val="70FF1D89"/>
    <w:rsid w:val="7104137A"/>
    <w:rsid w:val="7104581B"/>
    <w:rsid w:val="71056857"/>
    <w:rsid w:val="710829F1"/>
    <w:rsid w:val="71096990"/>
    <w:rsid w:val="710B6BAC"/>
    <w:rsid w:val="710D46D2"/>
    <w:rsid w:val="710D6480"/>
    <w:rsid w:val="710E3BD7"/>
    <w:rsid w:val="710E4A73"/>
    <w:rsid w:val="710F0C62"/>
    <w:rsid w:val="710F2AF5"/>
    <w:rsid w:val="710F5BCB"/>
    <w:rsid w:val="710F63A7"/>
    <w:rsid w:val="7110214B"/>
    <w:rsid w:val="71105134"/>
    <w:rsid w:val="7112226D"/>
    <w:rsid w:val="71143F0D"/>
    <w:rsid w:val="71153587"/>
    <w:rsid w:val="71163393"/>
    <w:rsid w:val="711710AD"/>
    <w:rsid w:val="71171622"/>
    <w:rsid w:val="71172BCD"/>
    <w:rsid w:val="71174C11"/>
    <w:rsid w:val="71175551"/>
    <w:rsid w:val="71183EA7"/>
    <w:rsid w:val="71186384"/>
    <w:rsid w:val="71186BD3"/>
    <w:rsid w:val="711A0B9D"/>
    <w:rsid w:val="711A6500"/>
    <w:rsid w:val="711B00DE"/>
    <w:rsid w:val="711E068D"/>
    <w:rsid w:val="711F0D8F"/>
    <w:rsid w:val="711F6BBE"/>
    <w:rsid w:val="71200D72"/>
    <w:rsid w:val="712175EA"/>
    <w:rsid w:val="71227A2A"/>
    <w:rsid w:val="7123580D"/>
    <w:rsid w:val="71241A1C"/>
    <w:rsid w:val="712437CA"/>
    <w:rsid w:val="71257992"/>
    <w:rsid w:val="7125A74E"/>
    <w:rsid w:val="712601C9"/>
    <w:rsid w:val="712702EE"/>
    <w:rsid w:val="71285068"/>
    <w:rsid w:val="71285608"/>
    <w:rsid w:val="712953E1"/>
    <w:rsid w:val="71296C63"/>
    <w:rsid w:val="712A106C"/>
    <w:rsid w:val="712A2FEB"/>
    <w:rsid w:val="712A4A40"/>
    <w:rsid w:val="712A5284"/>
    <w:rsid w:val="712A5865"/>
    <w:rsid w:val="712B45BC"/>
    <w:rsid w:val="712C1AA9"/>
    <w:rsid w:val="712C58BD"/>
    <w:rsid w:val="712D13A4"/>
    <w:rsid w:val="712D267F"/>
    <w:rsid w:val="712D5E8C"/>
    <w:rsid w:val="712E2590"/>
    <w:rsid w:val="712E4649"/>
    <w:rsid w:val="713003C1"/>
    <w:rsid w:val="71336C17"/>
    <w:rsid w:val="713401DC"/>
    <w:rsid w:val="71352519"/>
    <w:rsid w:val="71353C29"/>
    <w:rsid w:val="71357785"/>
    <w:rsid w:val="71370455"/>
    <w:rsid w:val="713779A1"/>
    <w:rsid w:val="71393C95"/>
    <w:rsid w:val="713954C7"/>
    <w:rsid w:val="713A220C"/>
    <w:rsid w:val="713A2FED"/>
    <w:rsid w:val="713B536A"/>
    <w:rsid w:val="713B6BE1"/>
    <w:rsid w:val="713C3912"/>
    <w:rsid w:val="713C4C1D"/>
    <w:rsid w:val="713C4FB8"/>
    <w:rsid w:val="713C53B2"/>
    <w:rsid w:val="713C7B00"/>
    <w:rsid w:val="713E0DE6"/>
    <w:rsid w:val="713E7CD2"/>
    <w:rsid w:val="714125CE"/>
    <w:rsid w:val="71412F66"/>
    <w:rsid w:val="71442403"/>
    <w:rsid w:val="71453E6C"/>
    <w:rsid w:val="71463740"/>
    <w:rsid w:val="71487A85"/>
    <w:rsid w:val="7148B09B"/>
    <w:rsid w:val="71490EAC"/>
    <w:rsid w:val="714910BC"/>
    <w:rsid w:val="71493231"/>
    <w:rsid w:val="7149EC52"/>
    <w:rsid w:val="714A00A2"/>
    <w:rsid w:val="714C0FDA"/>
    <w:rsid w:val="714D358E"/>
    <w:rsid w:val="714D4ACF"/>
    <w:rsid w:val="714D665C"/>
    <w:rsid w:val="714E5BEA"/>
    <w:rsid w:val="714E6549"/>
    <w:rsid w:val="714F2BE3"/>
    <w:rsid w:val="714F4793"/>
    <w:rsid w:val="71500A63"/>
    <w:rsid w:val="715116B0"/>
    <w:rsid w:val="7151456D"/>
    <w:rsid w:val="71521E26"/>
    <w:rsid w:val="7153232D"/>
    <w:rsid w:val="71553BEE"/>
    <w:rsid w:val="71562A10"/>
    <w:rsid w:val="7156404F"/>
    <w:rsid w:val="7157222C"/>
    <w:rsid w:val="7157594D"/>
    <w:rsid w:val="71583AF8"/>
    <w:rsid w:val="715910BA"/>
    <w:rsid w:val="715916C6"/>
    <w:rsid w:val="7159186A"/>
    <w:rsid w:val="7159422B"/>
    <w:rsid w:val="715946E5"/>
    <w:rsid w:val="71597998"/>
    <w:rsid w:val="715B068A"/>
    <w:rsid w:val="715B3690"/>
    <w:rsid w:val="715D3B06"/>
    <w:rsid w:val="715E01FF"/>
    <w:rsid w:val="715E4F2E"/>
    <w:rsid w:val="715E5B7B"/>
    <w:rsid w:val="715F0B86"/>
    <w:rsid w:val="715F294C"/>
    <w:rsid w:val="715F2A54"/>
    <w:rsid w:val="7161057A"/>
    <w:rsid w:val="71634180"/>
    <w:rsid w:val="716342F2"/>
    <w:rsid w:val="7164006A"/>
    <w:rsid w:val="71675551"/>
    <w:rsid w:val="71676036"/>
    <w:rsid w:val="71687B5B"/>
    <w:rsid w:val="71688048"/>
    <w:rsid w:val="716A4D64"/>
    <w:rsid w:val="716A6654"/>
    <w:rsid w:val="716A6CEF"/>
    <w:rsid w:val="716B31A7"/>
    <w:rsid w:val="716B6E21"/>
    <w:rsid w:val="716B782E"/>
    <w:rsid w:val="716D33C3"/>
    <w:rsid w:val="716D4ED8"/>
    <w:rsid w:val="716D6F1F"/>
    <w:rsid w:val="716E2EF3"/>
    <w:rsid w:val="716F06CC"/>
    <w:rsid w:val="716F2C97"/>
    <w:rsid w:val="71701744"/>
    <w:rsid w:val="71707E34"/>
    <w:rsid w:val="71716A05"/>
    <w:rsid w:val="71727C01"/>
    <w:rsid w:val="71730061"/>
    <w:rsid w:val="71731709"/>
    <w:rsid w:val="717402AD"/>
    <w:rsid w:val="71742A4F"/>
    <w:rsid w:val="717670E7"/>
    <w:rsid w:val="717752B6"/>
    <w:rsid w:val="71775FF0"/>
    <w:rsid w:val="7177670D"/>
    <w:rsid w:val="71777D9E"/>
    <w:rsid w:val="71784D6C"/>
    <w:rsid w:val="71787719"/>
    <w:rsid w:val="717958C4"/>
    <w:rsid w:val="717A163C"/>
    <w:rsid w:val="717B6903"/>
    <w:rsid w:val="717C1858"/>
    <w:rsid w:val="717E112C"/>
    <w:rsid w:val="71807A85"/>
    <w:rsid w:val="71816E6E"/>
    <w:rsid w:val="71817E5A"/>
    <w:rsid w:val="718216CC"/>
    <w:rsid w:val="71822D58"/>
    <w:rsid w:val="718304F0"/>
    <w:rsid w:val="71832B23"/>
    <w:rsid w:val="71835711"/>
    <w:rsid w:val="71836CDA"/>
    <w:rsid w:val="71861BE2"/>
    <w:rsid w:val="71867F90"/>
    <w:rsid w:val="71867FE1"/>
    <w:rsid w:val="718801FD"/>
    <w:rsid w:val="71881FAB"/>
    <w:rsid w:val="71882225"/>
    <w:rsid w:val="71890865"/>
    <w:rsid w:val="7189187F"/>
    <w:rsid w:val="718A097E"/>
    <w:rsid w:val="718D136F"/>
    <w:rsid w:val="718D2089"/>
    <w:rsid w:val="718D5813"/>
    <w:rsid w:val="718E0BDA"/>
    <w:rsid w:val="718E376B"/>
    <w:rsid w:val="718F158B"/>
    <w:rsid w:val="71902818"/>
    <w:rsid w:val="7193725B"/>
    <w:rsid w:val="71946BA2"/>
    <w:rsid w:val="71950224"/>
    <w:rsid w:val="71950A80"/>
    <w:rsid w:val="719511A5"/>
    <w:rsid w:val="71975B74"/>
    <w:rsid w:val="71997D14"/>
    <w:rsid w:val="719A3A8C"/>
    <w:rsid w:val="719A71CF"/>
    <w:rsid w:val="719C7804"/>
    <w:rsid w:val="719D07D3"/>
    <w:rsid w:val="719F0371"/>
    <w:rsid w:val="719F44CB"/>
    <w:rsid w:val="71A010A2"/>
    <w:rsid w:val="71A0401E"/>
    <w:rsid w:val="71A11BD9"/>
    <w:rsid w:val="71A1306D"/>
    <w:rsid w:val="71A22AF0"/>
    <w:rsid w:val="71A343F2"/>
    <w:rsid w:val="71A4189B"/>
    <w:rsid w:val="71A52B5D"/>
    <w:rsid w:val="71A53D84"/>
    <w:rsid w:val="71A60683"/>
    <w:rsid w:val="71A62431"/>
    <w:rsid w:val="71A632D5"/>
    <w:rsid w:val="71A74562"/>
    <w:rsid w:val="71A75E50"/>
    <w:rsid w:val="71A768D5"/>
    <w:rsid w:val="71A803D2"/>
    <w:rsid w:val="71A87F57"/>
    <w:rsid w:val="71AA082F"/>
    <w:rsid w:val="71AA1F21"/>
    <w:rsid w:val="71AA2630"/>
    <w:rsid w:val="71AA2E19"/>
    <w:rsid w:val="71AB0C9E"/>
    <w:rsid w:val="71AC16F7"/>
    <w:rsid w:val="71AC7B2E"/>
    <w:rsid w:val="71AD0F8F"/>
    <w:rsid w:val="71AD1A11"/>
    <w:rsid w:val="71AE6A59"/>
    <w:rsid w:val="71AF2A9E"/>
    <w:rsid w:val="71AF6AAF"/>
    <w:rsid w:val="71B00C6C"/>
    <w:rsid w:val="71B01CE4"/>
    <w:rsid w:val="71B04EC0"/>
    <w:rsid w:val="71B06C71"/>
    <w:rsid w:val="71B41F6B"/>
    <w:rsid w:val="71B43433"/>
    <w:rsid w:val="71B44B4E"/>
    <w:rsid w:val="71B52674"/>
    <w:rsid w:val="71B55415"/>
    <w:rsid w:val="71B6198D"/>
    <w:rsid w:val="71B92EF9"/>
    <w:rsid w:val="71BA7C8A"/>
    <w:rsid w:val="71BC1C54"/>
    <w:rsid w:val="71BE59CD"/>
    <w:rsid w:val="71BE6D71"/>
    <w:rsid w:val="71BE71B7"/>
    <w:rsid w:val="71BE777B"/>
    <w:rsid w:val="71BE790F"/>
    <w:rsid w:val="71BF010D"/>
    <w:rsid w:val="71BF21CF"/>
    <w:rsid w:val="71C01AF2"/>
    <w:rsid w:val="71C04812"/>
    <w:rsid w:val="71C0672D"/>
    <w:rsid w:val="71C14D2E"/>
    <w:rsid w:val="71C16160"/>
    <w:rsid w:val="71C3588B"/>
    <w:rsid w:val="71C375F1"/>
    <w:rsid w:val="71C52138"/>
    <w:rsid w:val="71C54FAD"/>
    <w:rsid w:val="71C674B1"/>
    <w:rsid w:val="71C702C9"/>
    <w:rsid w:val="71C72AD3"/>
    <w:rsid w:val="71C91292"/>
    <w:rsid w:val="71C94C27"/>
    <w:rsid w:val="71CA0063"/>
    <w:rsid w:val="71CA25C3"/>
    <w:rsid w:val="71CA52E9"/>
    <w:rsid w:val="71CB22E7"/>
    <w:rsid w:val="71CD3E62"/>
    <w:rsid w:val="71D00A77"/>
    <w:rsid w:val="71D15E9D"/>
    <w:rsid w:val="71D2047B"/>
    <w:rsid w:val="71D43930"/>
    <w:rsid w:val="71D44F83"/>
    <w:rsid w:val="71D46F9E"/>
    <w:rsid w:val="71D61D0F"/>
    <w:rsid w:val="71D66BC0"/>
    <w:rsid w:val="71D67CF4"/>
    <w:rsid w:val="71D7083C"/>
    <w:rsid w:val="71D846F1"/>
    <w:rsid w:val="71D910D5"/>
    <w:rsid w:val="71D93C6B"/>
    <w:rsid w:val="71D965DD"/>
    <w:rsid w:val="71DB032D"/>
    <w:rsid w:val="71DF05F4"/>
    <w:rsid w:val="71E006F4"/>
    <w:rsid w:val="71E1338D"/>
    <w:rsid w:val="71E21DC8"/>
    <w:rsid w:val="71E24637"/>
    <w:rsid w:val="71E41C99"/>
    <w:rsid w:val="71E4208F"/>
    <w:rsid w:val="71E63409"/>
    <w:rsid w:val="71E63C8F"/>
    <w:rsid w:val="71E63E77"/>
    <w:rsid w:val="71E73175"/>
    <w:rsid w:val="71E80C9B"/>
    <w:rsid w:val="71E96DB7"/>
    <w:rsid w:val="71EA014A"/>
    <w:rsid w:val="71EA10EF"/>
    <w:rsid w:val="71EA4A14"/>
    <w:rsid w:val="71EA67C2"/>
    <w:rsid w:val="71EB21F7"/>
    <w:rsid w:val="71ED0060"/>
    <w:rsid w:val="71ED1E0E"/>
    <w:rsid w:val="71EE38C9"/>
    <w:rsid w:val="71EF0E21"/>
    <w:rsid w:val="71F17B50"/>
    <w:rsid w:val="71F25676"/>
    <w:rsid w:val="71F3502F"/>
    <w:rsid w:val="71F413EE"/>
    <w:rsid w:val="71F53EF8"/>
    <w:rsid w:val="71F5711F"/>
    <w:rsid w:val="71F60277"/>
    <w:rsid w:val="71F6230F"/>
    <w:rsid w:val="71F8259E"/>
    <w:rsid w:val="71F83588"/>
    <w:rsid w:val="71F85DF1"/>
    <w:rsid w:val="71FA2116"/>
    <w:rsid w:val="71FA7D45"/>
    <w:rsid w:val="71FAAE35"/>
    <w:rsid w:val="71FB452B"/>
    <w:rsid w:val="71FD11E8"/>
    <w:rsid w:val="71FD3D3B"/>
    <w:rsid w:val="71FD4E21"/>
    <w:rsid w:val="71FD64F5"/>
    <w:rsid w:val="71FD744D"/>
    <w:rsid w:val="72002C20"/>
    <w:rsid w:val="72005745"/>
    <w:rsid w:val="720158B9"/>
    <w:rsid w:val="72037883"/>
    <w:rsid w:val="72053F9B"/>
    <w:rsid w:val="720553A9"/>
    <w:rsid w:val="72072715"/>
    <w:rsid w:val="72082BD2"/>
    <w:rsid w:val="7209069A"/>
    <w:rsid w:val="720930EC"/>
    <w:rsid w:val="720A602E"/>
    <w:rsid w:val="720A7766"/>
    <w:rsid w:val="720B414E"/>
    <w:rsid w:val="720B5A47"/>
    <w:rsid w:val="720C094E"/>
    <w:rsid w:val="720D3EFD"/>
    <w:rsid w:val="720D6455"/>
    <w:rsid w:val="720E435F"/>
    <w:rsid w:val="720F3347"/>
    <w:rsid w:val="720F447A"/>
    <w:rsid w:val="720F6228"/>
    <w:rsid w:val="720F7FD6"/>
    <w:rsid w:val="72105749"/>
    <w:rsid w:val="72113D4E"/>
    <w:rsid w:val="72131A85"/>
    <w:rsid w:val="72131C82"/>
    <w:rsid w:val="721455EC"/>
    <w:rsid w:val="72153E92"/>
    <w:rsid w:val="72165809"/>
    <w:rsid w:val="721750DD"/>
    <w:rsid w:val="72197763"/>
    <w:rsid w:val="721A063F"/>
    <w:rsid w:val="721A7FF8"/>
    <w:rsid w:val="721D6B97"/>
    <w:rsid w:val="721E46BD"/>
    <w:rsid w:val="721E646B"/>
    <w:rsid w:val="721F1F23"/>
    <w:rsid w:val="721F290F"/>
    <w:rsid w:val="72200435"/>
    <w:rsid w:val="722021E3"/>
    <w:rsid w:val="72203B30"/>
    <w:rsid w:val="72204764"/>
    <w:rsid w:val="72217A57"/>
    <w:rsid w:val="72220281"/>
    <w:rsid w:val="72231126"/>
    <w:rsid w:val="72231CD3"/>
    <w:rsid w:val="72256A51"/>
    <w:rsid w:val="722577FA"/>
    <w:rsid w:val="72264AE5"/>
    <w:rsid w:val="7229601D"/>
    <w:rsid w:val="722A1387"/>
    <w:rsid w:val="722A3ED7"/>
    <w:rsid w:val="722A562A"/>
    <w:rsid w:val="722B71EE"/>
    <w:rsid w:val="722C030D"/>
    <w:rsid w:val="722D0135"/>
    <w:rsid w:val="722D578B"/>
    <w:rsid w:val="722E1DAB"/>
    <w:rsid w:val="722F2426"/>
    <w:rsid w:val="722F47ED"/>
    <w:rsid w:val="72312642"/>
    <w:rsid w:val="7231619E"/>
    <w:rsid w:val="723165C1"/>
    <w:rsid w:val="72323CC5"/>
    <w:rsid w:val="7232666A"/>
    <w:rsid w:val="7234650A"/>
    <w:rsid w:val="72347804"/>
    <w:rsid w:val="72347A3D"/>
    <w:rsid w:val="723563E3"/>
    <w:rsid w:val="72382D5D"/>
    <w:rsid w:val="7238577F"/>
    <w:rsid w:val="7238752D"/>
    <w:rsid w:val="723932A5"/>
    <w:rsid w:val="723A1AA0"/>
    <w:rsid w:val="723A6753"/>
    <w:rsid w:val="723B0044"/>
    <w:rsid w:val="723D2D95"/>
    <w:rsid w:val="723E5474"/>
    <w:rsid w:val="723F5312"/>
    <w:rsid w:val="723F7471"/>
    <w:rsid w:val="72404E69"/>
    <w:rsid w:val="7240622B"/>
    <w:rsid w:val="72410DBC"/>
    <w:rsid w:val="72413228"/>
    <w:rsid w:val="72436035"/>
    <w:rsid w:val="72441731"/>
    <w:rsid w:val="724539F8"/>
    <w:rsid w:val="7246374A"/>
    <w:rsid w:val="7246761B"/>
    <w:rsid w:val="72475FCF"/>
    <w:rsid w:val="724835C3"/>
    <w:rsid w:val="724959C7"/>
    <w:rsid w:val="7249798C"/>
    <w:rsid w:val="724A2A5A"/>
    <w:rsid w:val="724B1BE2"/>
    <w:rsid w:val="724B5A64"/>
    <w:rsid w:val="724C2FD8"/>
    <w:rsid w:val="724D022D"/>
    <w:rsid w:val="724E24B7"/>
    <w:rsid w:val="724E578C"/>
    <w:rsid w:val="724F3E43"/>
    <w:rsid w:val="724F4877"/>
    <w:rsid w:val="7250227E"/>
    <w:rsid w:val="72507332"/>
    <w:rsid w:val="725105EF"/>
    <w:rsid w:val="72511E77"/>
    <w:rsid w:val="72516841"/>
    <w:rsid w:val="725400DF"/>
    <w:rsid w:val="725451CA"/>
    <w:rsid w:val="725510CF"/>
    <w:rsid w:val="725620A3"/>
    <w:rsid w:val="72563E57"/>
    <w:rsid w:val="725834B6"/>
    <w:rsid w:val="72591E13"/>
    <w:rsid w:val="725A3E3F"/>
    <w:rsid w:val="725A46B6"/>
    <w:rsid w:val="725A7BB7"/>
    <w:rsid w:val="725B29A0"/>
    <w:rsid w:val="725B3B55"/>
    <w:rsid w:val="725B445C"/>
    <w:rsid w:val="725B53B1"/>
    <w:rsid w:val="725C3191"/>
    <w:rsid w:val="725D1936"/>
    <w:rsid w:val="725D3437"/>
    <w:rsid w:val="725E1E6D"/>
    <w:rsid w:val="725E3D74"/>
    <w:rsid w:val="725F0F5E"/>
    <w:rsid w:val="725F130A"/>
    <w:rsid w:val="725F6E38"/>
    <w:rsid w:val="72607E05"/>
    <w:rsid w:val="72611A04"/>
    <w:rsid w:val="72622160"/>
    <w:rsid w:val="72642E68"/>
    <w:rsid w:val="7265409A"/>
    <w:rsid w:val="72664129"/>
    <w:rsid w:val="72670628"/>
    <w:rsid w:val="726753DE"/>
    <w:rsid w:val="72677E12"/>
    <w:rsid w:val="72691B11"/>
    <w:rsid w:val="726B0F5D"/>
    <w:rsid w:val="726C10FB"/>
    <w:rsid w:val="726E2F4F"/>
    <w:rsid w:val="72712A3F"/>
    <w:rsid w:val="72716CD3"/>
    <w:rsid w:val="727367B7"/>
    <w:rsid w:val="72740210"/>
    <w:rsid w:val="72740971"/>
    <w:rsid w:val="72750781"/>
    <w:rsid w:val="7275252F"/>
    <w:rsid w:val="727631D8"/>
    <w:rsid w:val="727644F9"/>
    <w:rsid w:val="727665DA"/>
    <w:rsid w:val="727666C8"/>
    <w:rsid w:val="727716BA"/>
    <w:rsid w:val="72771AC7"/>
    <w:rsid w:val="727724DD"/>
    <w:rsid w:val="7278201F"/>
    <w:rsid w:val="72785E27"/>
    <w:rsid w:val="727918F3"/>
    <w:rsid w:val="72792275"/>
    <w:rsid w:val="72797D01"/>
    <w:rsid w:val="727B5542"/>
    <w:rsid w:val="727B566C"/>
    <w:rsid w:val="727D7636"/>
    <w:rsid w:val="727F506D"/>
    <w:rsid w:val="72801A91"/>
    <w:rsid w:val="72801BA9"/>
    <w:rsid w:val="72802C82"/>
    <w:rsid w:val="728042E1"/>
    <w:rsid w:val="72804886"/>
    <w:rsid w:val="728114F1"/>
    <w:rsid w:val="72834FEE"/>
    <w:rsid w:val="72842772"/>
    <w:rsid w:val="72884068"/>
    <w:rsid w:val="72887344"/>
    <w:rsid w:val="728A161F"/>
    <w:rsid w:val="728A7FD2"/>
    <w:rsid w:val="728D3CDE"/>
    <w:rsid w:val="728E35F1"/>
    <w:rsid w:val="728E4E4E"/>
    <w:rsid w:val="728F3335"/>
    <w:rsid w:val="728F3BC7"/>
    <w:rsid w:val="728F6E90"/>
    <w:rsid w:val="72904560"/>
    <w:rsid w:val="7290584A"/>
    <w:rsid w:val="7292057A"/>
    <w:rsid w:val="729329B5"/>
    <w:rsid w:val="729333E3"/>
    <w:rsid w:val="7294724C"/>
    <w:rsid w:val="72956527"/>
    <w:rsid w:val="72962BCE"/>
    <w:rsid w:val="7296371D"/>
    <w:rsid w:val="72964253"/>
    <w:rsid w:val="729848BB"/>
    <w:rsid w:val="729918A9"/>
    <w:rsid w:val="729A0118"/>
    <w:rsid w:val="729B0518"/>
    <w:rsid w:val="729B4B64"/>
    <w:rsid w:val="729B54BE"/>
    <w:rsid w:val="729C5A44"/>
    <w:rsid w:val="729C5EA3"/>
    <w:rsid w:val="729D55E2"/>
    <w:rsid w:val="729E1C26"/>
    <w:rsid w:val="72A12B1C"/>
    <w:rsid w:val="72A314FA"/>
    <w:rsid w:val="72A33D28"/>
    <w:rsid w:val="72A450DF"/>
    <w:rsid w:val="72A52F46"/>
    <w:rsid w:val="72A6753C"/>
    <w:rsid w:val="72A72D20"/>
    <w:rsid w:val="72AA2D85"/>
    <w:rsid w:val="72AA7831"/>
    <w:rsid w:val="72AC086D"/>
    <w:rsid w:val="72B001F1"/>
    <w:rsid w:val="72B025C7"/>
    <w:rsid w:val="72B15C19"/>
    <w:rsid w:val="72B1723F"/>
    <w:rsid w:val="72B172DF"/>
    <w:rsid w:val="72B212CF"/>
    <w:rsid w:val="72B2143F"/>
    <w:rsid w:val="72B23824"/>
    <w:rsid w:val="72B312A9"/>
    <w:rsid w:val="72B408D1"/>
    <w:rsid w:val="72B51F25"/>
    <w:rsid w:val="72B63252"/>
    <w:rsid w:val="72B643D6"/>
    <w:rsid w:val="72B80467"/>
    <w:rsid w:val="72B8066E"/>
    <w:rsid w:val="72B9343B"/>
    <w:rsid w:val="72BA0284"/>
    <w:rsid w:val="72BB3CBA"/>
    <w:rsid w:val="72BB41CC"/>
    <w:rsid w:val="72BB5C47"/>
    <w:rsid w:val="72BC2352"/>
    <w:rsid w:val="72BF19FC"/>
    <w:rsid w:val="72BF37AA"/>
    <w:rsid w:val="72BF6111"/>
    <w:rsid w:val="72C0643B"/>
    <w:rsid w:val="72C161C4"/>
    <w:rsid w:val="72C2773E"/>
    <w:rsid w:val="72CA79D0"/>
    <w:rsid w:val="72CA7C65"/>
    <w:rsid w:val="72CC4C97"/>
    <w:rsid w:val="72CF19DC"/>
    <w:rsid w:val="72CF3903"/>
    <w:rsid w:val="72D00517"/>
    <w:rsid w:val="72D011A8"/>
    <w:rsid w:val="72D011FD"/>
    <w:rsid w:val="72D049A7"/>
    <w:rsid w:val="72D059B7"/>
    <w:rsid w:val="72D134DE"/>
    <w:rsid w:val="72D14C96"/>
    <w:rsid w:val="72D2660D"/>
    <w:rsid w:val="72D27981"/>
    <w:rsid w:val="72D37256"/>
    <w:rsid w:val="72D51220"/>
    <w:rsid w:val="72D56BB8"/>
    <w:rsid w:val="72D5D583"/>
    <w:rsid w:val="72D60CB3"/>
    <w:rsid w:val="72D70648"/>
    <w:rsid w:val="72D74F98"/>
    <w:rsid w:val="72DA1384"/>
    <w:rsid w:val="72DA7A60"/>
    <w:rsid w:val="72DB610A"/>
    <w:rsid w:val="72DB6308"/>
    <w:rsid w:val="72DD1171"/>
    <w:rsid w:val="72E17BC5"/>
    <w:rsid w:val="72E2393D"/>
    <w:rsid w:val="72E268A6"/>
    <w:rsid w:val="72E43211"/>
    <w:rsid w:val="72E472FF"/>
    <w:rsid w:val="72E528AF"/>
    <w:rsid w:val="72E56429"/>
    <w:rsid w:val="72E82527"/>
    <w:rsid w:val="72E94D6D"/>
    <w:rsid w:val="72EC0317"/>
    <w:rsid w:val="72EC12A1"/>
    <w:rsid w:val="72EC57CA"/>
    <w:rsid w:val="72EC65AF"/>
    <w:rsid w:val="72ED47BB"/>
    <w:rsid w:val="72ED5A29"/>
    <w:rsid w:val="72EE408F"/>
    <w:rsid w:val="72EF6671"/>
    <w:rsid w:val="72F01BB6"/>
    <w:rsid w:val="72F272E4"/>
    <w:rsid w:val="72F27F51"/>
    <w:rsid w:val="72F35B4A"/>
    <w:rsid w:val="72F42B3D"/>
    <w:rsid w:val="72F471A2"/>
    <w:rsid w:val="72F571CC"/>
    <w:rsid w:val="72F62F80"/>
    <w:rsid w:val="72F76DEC"/>
    <w:rsid w:val="72F77324"/>
    <w:rsid w:val="72F95E53"/>
    <w:rsid w:val="72FA4CEA"/>
    <w:rsid w:val="72FA6603"/>
    <w:rsid w:val="72FB055A"/>
    <w:rsid w:val="72FE5739"/>
    <w:rsid w:val="72FE7FEE"/>
    <w:rsid w:val="72FF0034"/>
    <w:rsid w:val="72FF004B"/>
    <w:rsid w:val="72FF4A25"/>
    <w:rsid w:val="73005D2C"/>
    <w:rsid w:val="73010267"/>
    <w:rsid w:val="73021434"/>
    <w:rsid w:val="730218E9"/>
    <w:rsid w:val="73027B3B"/>
    <w:rsid w:val="73027CC1"/>
    <w:rsid w:val="7303644A"/>
    <w:rsid w:val="73041B05"/>
    <w:rsid w:val="730613D9"/>
    <w:rsid w:val="73064C5A"/>
    <w:rsid w:val="730700C0"/>
    <w:rsid w:val="73075151"/>
    <w:rsid w:val="730A7A62"/>
    <w:rsid w:val="730B0174"/>
    <w:rsid w:val="730B4C41"/>
    <w:rsid w:val="730D6C0C"/>
    <w:rsid w:val="730F6DC9"/>
    <w:rsid w:val="731004AA"/>
    <w:rsid w:val="7310504A"/>
    <w:rsid w:val="731110D1"/>
    <w:rsid w:val="731310C4"/>
    <w:rsid w:val="73134620"/>
    <w:rsid w:val="73134EB2"/>
    <w:rsid w:val="731356A4"/>
    <w:rsid w:val="73142B57"/>
    <w:rsid w:val="7315161C"/>
    <w:rsid w:val="731517DE"/>
    <w:rsid w:val="73175ACC"/>
    <w:rsid w:val="7318110C"/>
    <w:rsid w:val="731864E4"/>
    <w:rsid w:val="731A5F26"/>
    <w:rsid w:val="731A655F"/>
    <w:rsid w:val="731B225C"/>
    <w:rsid w:val="731B41FE"/>
    <w:rsid w:val="731B7B28"/>
    <w:rsid w:val="731C0C59"/>
    <w:rsid w:val="731C568E"/>
    <w:rsid w:val="731C79ED"/>
    <w:rsid w:val="731D116D"/>
    <w:rsid w:val="731D4988"/>
    <w:rsid w:val="731D5E3B"/>
    <w:rsid w:val="731D6723"/>
    <w:rsid w:val="731E5B36"/>
    <w:rsid w:val="731E5E6F"/>
    <w:rsid w:val="731F693F"/>
    <w:rsid w:val="732041E2"/>
    <w:rsid w:val="73214465"/>
    <w:rsid w:val="73216213"/>
    <w:rsid w:val="73223D39"/>
    <w:rsid w:val="73225C60"/>
    <w:rsid w:val="73227825"/>
    <w:rsid w:val="73236E46"/>
    <w:rsid w:val="73245D03"/>
    <w:rsid w:val="73250F49"/>
    <w:rsid w:val="732539A6"/>
    <w:rsid w:val="73263829"/>
    <w:rsid w:val="732775A1"/>
    <w:rsid w:val="732A1DA1"/>
    <w:rsid w:val="732B1068"/>
    <w:rsid w:val="732B589D"/>
    <w:rsid w:val="732C4583"/>
    <w:rsid w:val="732E26DE"/>
    <w:rsid w:val="733046A8"/>
    <w:rsid w:val="73305600"/>
    <w:rsid w:val="7331416E"/>
    <w:rsid w:val="733217A7"/>
    <w:rsid w:val="733222AF"/>
    <w:rsid w:val="733338E4"/>
    <w:rsid w:val="7333506E"/>
    <w:rsid w:val="73335B86"/>
    <w:rsid w:val="733518FC"/>
    <w:rsid w:val="73370A19"/>
    <w:rsid w:val="73375A36"/>
    <w:rsid w:val="733777E5"/>
    <w:rsid w:val="7338355D"/>
    <w:rsid w:val="73397A01"/>
    <w:rsid w:val="733A1083"/>
    <w:rsid w:val="733A72D5"/>
    <w:rsid w:val="733B453D"/>
    <w:rsid w:val="734038E4"/>
    <w:rsid w:val="73410663"/>
    <w:rsid w:val="734140CB"/>
    <w:rsid w:val="73427371"/>
    <w:rsid w:val="734343DB"/>
    <w:rsid w:val="73454A15"/>
    <w:rsid w:val="73466249"/>
    <w:rsid w:val="73467A28"/>
    <w:rsid w:val="7348346F"/>
    <w:rsid w:val="73485511"/>
    <w:rsid w:val="734859DC"/>
    <w:rsid w:val="73494259"/>
    <w:rsid w:val="734D5261"/>
    <w:rsid w:val="734D6693"/>
    <w:rsid w:val="734E06C6"/>
    <w:rsid w:val="734E4B2E"/>
    <w:rsid w:val="734E594C"/>
    <w:rsid w:val="734F0FD2"/>
    <w:rsid w:val="734F19AD"/>
    <w:rsid w:val="73505624"/>
    <w:rsid w:val="73513FB8"/>
    <w:rsid w:val="73521E41"/>
    <w:rsid w:val="73534D95"/>
    <w:rsid w:val="73540670"/>
    <w:rsid w:val="735551CF"/>
    <w:rsid w:val="73556B76"/>
    <w:rsid w:val="735660AA"/>
    <w:rsid w:val="735950CD"/>
    <w:rsid w:val="735A61E4"/>
    <w:rsid w:val="735B000D"/>
    <w:rsid w:val="735C1D7F"/>
    <w:rsid w:val="735D4B22"/>
    <w:rsid w:val="735D6B82"/>
    <w:rsid w:val="735D77DB"/>
    <w:rsid w:val="735E12E8"/>
    <w:rsid w:val="735E5B43"/>
    <w:rsid w:val="735F0AE9"/>
    <w:rsid w:val="735F6D3B"/>
    <w:rsid w:val="73600F57"/>
    <w:rsid w:val="73623C6A"/>
    <w:rsid w:val="73630512"/>
    <w:rsid w:val="73634DF7"/>
    <w:rsid w:val="7363682B"/>
    <w:rsid w:val="736425A4"/>
    <w:rsid w:val="73644352"/>
    <w:rsid w:val="736600CA"/>
    <w:rsid w:val="736667A4"/>
    <w:rsid w:val="73687985"/>
    <w:rsid w:val="73692554"/>
    <w:rsid w:val="736A64F1"/>
    <w:rsid w:val="736B3932"/>
    <w:rsid w:val="736B7323"/>
    <w:rsid w:val="736C1935"/>
    <w:rsid w:val="736D1441"/>
    <w:rsid w:val="736D2365"/>
    <w:rsid w:val="736D3206"/>
    <w:rsid w:val="736D76AA"/>
    <w:rsid w:val="736F3422"/>
    <w:rsid w:val="73700CE6"/>
    <w:rsid w:val="73705C1E"/>
    <w:rsid w:val="7372081D"/>
    <w:rsid w:val="73723257"/>
    <w:rsid w:val="73733C9A"/>
    <w:rsid w:val="73734595"/>
    <w:rsid w:val="73740A39"/>
    <w:rsid w:val="73741BFB"/>
    <w:rsid w:val="737427E7"/>
    <w:rsid w:val="7374432C"/>
    <w:rsid w:val="7374688E"/>
    <w:rsid w:val="73747667"/>
    <w:rsid w:val="737547B1"/>
    <w:rsid w:val="73758EFF"/>
    <w:rsid w:val="73770529"/>
    <w:rsid w:val="7377FF4D"/>
    <w:rsid w:val="73781765"/>
    <w:rsid w:val="73781BAB"/>
    <w:rsid w:val="7378226C"/>
    <w:rsid w:val="73786FA2"/>
    <w:rsid w:val="73794C1A"/>
    <w:rsid w:val="7379628D"/>
    <w:rsid w:val="737A0039"/>
    <w:rsid w:val="737B776C"/>
    <w:rsid w:val="737C5B3F"/>
    <w:rsid w:val="737C78ED"/>
    <w:rsid w:val="738069EA"/>
    <w:rsid w:val="73813156"/>
    <w:rsid w:val="73830133"/>
    <w:rsid w:val="73830C7C"/>
    <w:rsid w:val="73836344"/>
    <w:rsid w:val="73852C46"/>
    <w:rsid w:val="73863067"/>
    <w:rsid w:val="73864F0B"/>
    <w:rsid w:val="738844E4"/>
    <w:rsid w:val="73886292"/>
    <w:rsid w:val="738870CB"/>
    <w:rsid w:val="738938F7"/>
    <w:rsid w:val="73894D15"/>
    <w:rsid w:val="738A1490"/>
    <w:rsid w:val="738A1700"/>
    <w:rsid w:val="738B0ADB"/>
    <w:rsid w:val="738B5D82"/>
    <w:rsid w:val="738C4FAF"/>
    <w:rsid w:val="738D2E44"/>
    <w:rsid w:val="738D551A"/>
    <w:rsid w:val="738E13CF"/>
    <w:rsid w:val="738E3917"/>
    <w:rsid w:val="738F2A62"/>
    <w:rsid w:val="73903399"/>
    <w:rsid w:val="739078EE"/>
    <w:rsid w:val="73925A88"/>
    <w:rsid w:val="73934467"/>
    <w:rsid w:val="739369E5"/>
    <w:rsid w:val="73942A81"/>
    <w:rsid w:val="73942E89"/>
    <w:rsid w:val="73944C37"/>
    <w:rsid w:val="739500E1"/>
    <w:rsid w:val="739509AF"/>
    <w:rsid w:val="73952CB2"/>
    <w:rsid w:val="739856D3"/>
    <w:rsid w:val="7399224D"/>
    <w:rsid w:val="739C3AEB"/>
    <w:rsid w:val="739D1189"/>
    <w:rsid w:val="739D230F"/>
    <w:rsid w:val="739F2B63"/>
    <w:rsid w:val="739F5D41"/>
    <w:rsid w:val="739F5E91"/>
    <w:rsid w:val="739F7B57"/>
    <w:rsid w:val="73A06AC6"/>
    <w:rsid w:val="73A11102"/>
    <w:rsid w:val="73A115F0"/>
    <w:rsid w:val="73A155A6"/>
    <w:rsid w:val="73A330CC"/>
    <w:rsid w:val="73A346B0"/>
    <w:rsid w:val="73A41C4D"/>
    <w:rsid w:val="73A619F0"/>
    <w:rsid w:val="73A725C0"/>
    <w:rsid w:val="73A750C7"/>
    <w:rsid w:val="73A75BF5"/>
    <w:rsid w:val="73A81128"/>
    <w:rsid w:val="73AB01D2"/>
    <w:rsid w:val="73AB1798"/>
    <w:rsid w:val="73AB2DB3"/>
    <w:rsid w:val="73AD03AB"/>
    <w:rsid w:val="73AD7AA7"/>
    <w:rsid w:val="73AF381F"/>
    <w:rsid w:val="73AF4579"/>
    <w:rsid w:val="73AF7BAB"/>
    <w:rsid w:val="73B024DA"/>
    <w:rsid w:val="73B0329F"/>
    <w:rsid w:val="73B10D09"/>
    <w:rsid w:val="73B11F43"/>
    <w:rsid w:val="73B27801"/>
    <w:rsid w:val="73B331C8"/>
    <w:rsid w:val="73B33221"/>
    <w:rsid w:val="73B46A4B"/>
    <w:rsid w:val="73B720EA"/>
    <w:rsid w:val="73B726D3"/>
    <w:rsid w:val="73B82568"/>
    <w:rsid w:val="73B8650C"/>
    <w:rsid w:val="73B928EF"/>
    <w:rsid w:val="73BA7F34"/>
    <w:rsid w:val="73BB0416"/>
    <w:rsid w:val="73BB6396"/>
    <w:rsid w:val="73BC5E5C"/>
    <w:rsid w:val="73BC5F3C"/>
    <w:rsid w:val="73BD0C3F"/>
    <w:rsid w:val="73BD5D13"/>
    <w:rsid w:val="73BE402A"/>
    <w:rsid w:val="73BE72D4"/>
    <w:rsid w:val="73BE7F06"/>
    <w:rsid w:val="73BF7355"/>
    <w:rsid w:val="73C11ACE"/>
    <w:rsid w:val="73C13552"/>
    <w:rsid w:val="73C20CE5"/>
    <w:rsid w:val="73C22C52"/>
    <w:rsid w:val="73C42836"/>
    <w:rsid w:val="73C44DF0"/>
    <w:rsid w:val="73C51294"/>
    <w:rsid w:val="73C5379F"/>
    <w:rsid w:val="73C62FC4"/>
    <w:rsid w:val="73C73C00"/>
    <w:rsid w:val="73C800C3"/>
    <w:rsid w:val="73C80D84"/>
    <w:rsid w:val="73C92752"/>
    <w:rsid w:val="73C9655D"/>
    <w:rsid w:val="73CA68AB"/>
    <w:rsid w:val="73CE572C"/>
    <w:rsid w:val="73CF5D6B"/>
    <w:rsid w:val="73D02908"/>
    <w:rsid w:val="73D17C39"/>
    <w:rsid w:val="73D239B1"/>
    <w:rsid w:val="73D32FE6"/>
    <w:rsid w:val="73D43285"/>
    <w:rsid w:val="73D51363"/>
    <w:rsid w:val="73D57BB2"/>
    <w:rsid w:val="73D634A1"/>
    <w:rsid w:val="73D717BA"/>
    <w:rsid w:val="73D7A3D4"/>
    <w:rsid w:val="73D81C9D"/>
    <w:rsid w:val="73DC038C"/>
    <w:rsid w:val="73DC39D2"/>
    <w:rsid w:val="73DC5573"/>
    <w:rsid w:val="73DE581C"/>
    <w:rsid w:val="73DE5EB2"/>
    <w:rsid w:val="73DE74D3"/>
    <w:rsid w:val="73E01C2A"/>
    <w:rsid w:val="73E07E7C"/>
    <w:rsid w:val="73E20AA4"/>
    <w:rsid w:val="73E300E1"/>
    <w:rsid w:val="73E334C8"/>
    <w:rsid w:val="73E43BD8"/>
    <w:rsid w:val="73E55492"/>
    <w:rsid w:val="73E71397"/>
    <w:rsid w:val="73E72510"/>
    <w:rsid w:val="73E72E6D"/>
    <w:rsid w:val="73E81733"/>
    <w:rsid w:val="73E940E4"/>
    <w:rsid w:val="73E9613D"/>
    <w:rsid w:val="73EB293C"/>
    <w:rsid w:val="73ED2599"/>
    <w:rsid w:val="73ED4F1C"/>
    <w:rsid w:val="73ED54C7"/>
    <w:rsid w:val="73EF6311"/>
    <w:rsid w:val="73F13E37"/>
    <w:rsid w:val="73F161DC"/>
    <w:rsid w:val="73F17BDB"/>
    <w:rsid w:val="73F27BAF"/>
    <w:rsid w:val="73F33C84"/>
    <w:rsid w:val="73F41373"/>
    <w:rsid w:val="73F56D95"/>
    <w:rsid w:val="73F6289C"/>
    <w:rsid w:val="73F67507"/>
    <w:rsid w:val="73F8088D"/>
    <w:rsid w:val="73FB071E"/>
    <w:rsid w:val="73FB81F5"/>
    <w:rsid w:val="73FD15CB"/>
    <w:rsid w:val="73FE2B88"/>
    <w:rsid w:val="73FF709F"/>
    <w:rsid w:val="74022571"/>
    <w:rsid w:val="7402425B"/>
    <w:rsid w:val="74024296"/>
    <w:rsid w:val="74030158"/>
    <w:rsid w:val="740418DE"/>
    <w:rsid w:val="74051691"/>
    <w:rsid w:val="74057202"/>
    <w:rsid w:val="740576F5"/>
    <w:rsid w:val="740910C5"/>
    <w:rsid w:val="740928E8"/>
    <w:rsid w:val="740A0AF8"/>
    <w:rsid w:val="740A314B"/>
    <w:rsid w:val="740A4EF9"/>
    <w:rsid w:val="740A58F3"/>
    <w:rsid w:val="740A5B6B"/>
    <w:rsid w:val="740A751C"/>
    <w:rsid w:val="740A771B"/>
    <w:rsid w:val="740A7B34"/>
    <w:rsid w:val="740B4DB6"/>
    <w:rsid w:val="740C36C0"/>
    <w:rsid w:val="740D2159"/>
    <w:rsid w:val="740D6797"/>
    <w:rsid w:val="740F250F"/>
    <w:rsid w:val="74101410"/>
    <w:rsid w:val="74101939"/>
    <w:rsid w:val="741103D1"/>
    <w:rsid w:val="741178B5"/>
    <w:rsid w:val="74123171"/>
    <w:rsid w:val="741271FB"/>
    <w:rsid w:val="74130A72"/>
    <w:rsid w:val="74145D78"/>
    <w:rsid w:val="74161AF0"/>
    <w:rsid w:val="7416389E"/>
    <w:rsid w:val="741675D9"/>
    <w:rsid w:val="74171637"/>
    <w:rsid w:val="74182546"/>
    <w:rsid w:val="74190531"/>
    <w:rsid w:val="74190CFA"/>
    <w:rsid w:val="741A61C1"/>
    <w:rsid w:val="741A6878"/>
    <w:rsid w:val="741B7106"/>
    <w:rsid w:val="741C4C2C"/>
    <w:rsid w:val="741E31F7"/>
    <w:rsid w:val="741E6BF6"/>
    <w:rsid w:val="74213B7A"/>
    <w:rsid w:val="74213FF1"/>
    <w:rsid w:val="742261CA"/>
    <w:rsid w:val="742276BC"/>
    <w:rsid w:val="74235FBB"/>
    <w:rsid w:val="74247994"/>
    <w:rsid w:val="74253AE1"/>
    <w:rsid w:val="74253B04"/>
    <w:rsid w:val="7426655C"/>
    <w:rsid w:val="74277B68"/>
    <w:rsid w:val="742840E6"/>
    <w:rsid w:val="742952A1"/>
    <w:rsid w:val="742A559B"/>
    <w:rsid w:val="742A7ABE"/>
    <w:rsid w:val="742B09DA"/>
    <w:rsid w:val="742C1313"/>
    <w:rsid w:val="742D3CC1"/>
    <w:rsid w:val="742D6E39"/>
    <w:rsid w:val="742E4CEE"/>
    <w:rsid w:val="742F4492"/>
    <w:rsid w:val="74305EF9"/>
    <w:rsid w:val="74312486"/>
    <w:rsid w:val="74312A1D"/>
    <w:rsid w:val="743176DE"/>
    <w:rsid w:val="74322E09"/>
    <w:rsid w:val="74330AB8"/>
    <w:rsid w:val="743336E5"/>
    <w:rsid w:val="74343D24"/>
    <w:rsid w:val="74352D51"/>
    <w:rsid w:val="74370085"/>
    <w:rsid w:val="743951C7"/>
    <w:rsid w:val="743B1556"/>
    <w:rsid w:val="743C1929"/>
    <w:rsid w:val="743C1B11"/>
    <w:rsid w:val="743C5315"/>
    <w:rsid w:val="743E248A"/>
    <w:rsid w:val="743E574B"/>
    <w:rsid w:val="743F75B0"/>
    <w:rsid w:val="74411A20"/>
    <w:rsid w:val="74411BD6"/>
    <w:rsid w:val="74420D55"/>
    <w:rsid w:val="74424015"/>
    <w:rsid w:val="74434107"/>
    <w:rsid w:val="74436BAD"/>
    <w:rsid w:val="74455F31"/>
    <w:rsid w:val="7447614D"/>
    <w:rsid w:val="74480A56"/>
    <w:rsid w:val="744837E8"/>
    <w:rsid w:val="744877CF"/>
    <w:rsid w:val="74487E01"/>
    <w:rsid w:val="74493C73"/>
    <w:rsid w:val="744A1799"/>
    <w:rsid w:val="744D3A97"/>
    <w:rsid w:val="744E5891"/>
    <w:rsid w:val="744E5BEE"/>
    <w:rsid w:val="744F0B5E"/>
    <w:rsid w:val="744F288A"/>
    <w:rsid w:val="74512B28"/>
    <w:rsid w:val="7451552F"/>
    <w:rsid w:val="74540FCF"/>
    <w:rsid w:val="7455630B"/>
    <w:rsid w:val="74566BA7"/>
    <w:rsid w:val="74572651"/>
    <w:rsid w:val="74590309"/>
    <w:rsid w:val="745A5E80"/>
    <w:rsid w:val="745D11FC"/>
    <w:rsid w:val="745D327B"/>
    <w:rsid w:val="745D49A0"/>
    <w:rsid w:val="745E607C"/>
    <w:rsid w:val="745E6FF3"/>
    <w:rsid w:val="745F3497"/>
    <w:rsid w:val="745F398D"/>
    <w:rsid w:val="74601638"/>
    <w:rsid w:val="74612D27"/>
    <w:rsid w:val="746228E2"/>
    <w:rsid w:val="746317CB"/>
    <w:rsid w:val="7463285B"/>
    <w:rsid w:val="7465624D"/>
    <w:rsid w:val="74657186"/>
    <w:rsid w:val="74667329"/>
    <w:rsid w:val="7467234B"/>
    <w:rsid w:val="7467410E"/>
    <w:rsid w:val="74675EA7"/>
    <w:rsid w:val="746A26C0"/>
    <w:rsid w:val="746C1BD0"/>
    <w:rsid w:val="746C5BB4"/>
    <w:rsid w:val="746D75B0"/>
    <w:rsid w:val="746E36DA"/>
    <w:rsid w:val="746E6E4D"/>
    <w:rsid w:val="746F1200"/>
    <w:rsid w:val="746F7452"/>
    <w:rsid w:val="74711C75"/>
    <w:rsid w:val="747131CA"/>
    <w:rsid w:val="74713832"/>
    <w:rsid w:val="74727C97"/>
    <w:rsid w:val="74727D56"/>
    <w:rsid w:val="7474173F"/>
    <w:rsid w:val="74743454"/>
    <w:rsid w:val="7474543E"/>
    <w:rsid w:val="74747A22"/>
    <w:rsid w:val="74757705"/>
    <w:rsid w:val="7478251C"/>
    <w:rsid w:val="747842DF"/>
    <w:rsid w:val="74786307"/>
    <w:rsid w:val="747A0083"/>
    <w:rsid w:val="747C729A"/>
    <w:rsid w:val="747D3079"/>
    <w:rsid w:val="747D3621"/>
    <w:rsid w:val="74822CE1"/>
    <w:rsid w:val="748506BA"/>
    <w:rsid w:val="748527D2"/>
    <w:rsid w:val="748702F8"/>
    <w:rsid w:val="74871606"/>
    <w:rsid w:val="7487423E"/>
    <w:rsid w:val="74877909"/>
    <w:rsid w:val="7488648D"/>
    <w:rsid w:val="748A5624"/>
    <w:rsid w:val="748B3F12"/>
    <w:rsid w:val="748C37D7"/>
    <w:rsid w:val="748C3834"/>
    <w:rsid w:val="748C606A"/>
    <w:rsid w:val="748E466B"/>
    <w:rsid w:val="748E6E9D"/>
    <w:rsid w:val="748F3650"/>
    <w:rsid w:val="748F4204"/>
    <w:rsid w:val="748F67E8"/>
    <w:rsid w:val="7490CA26"/>
    <w:rsid w:val="749120C1"/>
    <w:rsid w:val="74921435"/>
    <w:rsid w:val="749233AB"/>
    <w:rsid w:val="74924EA1"/>
    <w:rsid w:val="74933FA4"/>
    <w:rsid w:val="74936C9D"/>
    <w:rsid w:val="74956EB9"/>
    <w:rsid w:val="7496138D"/>
    <w:rsid w:val="74962C31"/>
    <w:rsid w:val="749666BD"/>
    <w:rsid w:val="749707EE"/>
    <w:rsid w:val="74973205"/>
    <w:rsid w:val="74987D3A"/>
    <w:rsid w:val="74994AAC"/>
    <w:rsid w:val="749A44CF"/>
    <w:rsid w:val="749D5D6D"/>
    <w:rsid w:val="749E3893"/>
    <w:rsid w:val="749E415D"/>
    <w:rsid w:val="749E5641"/>
    <w:rsid w:val="74A03D18"/>
    <w:rsid w:val="74A0760B"/>
    <w:rsid w:val="74A11E77"/>
    <w:rsid w:val="74A13809"/>
    <w:rsid w:val="74A215D5"/>
    <w:rsid w:val="74A23383"/>
    <w:rsid w:val="74A25132"/>
    <w:rsid w:val="74A269A3"/>
    <w:rsid w:val="74A470FC"/>
    <w:rsid w:val="74A515A3"/>
    <w:rsid w:val="74A52E74"/>
    <w:rsid w:val="74A67C53"/>
    <w:rsid w:val="74A7099A"/>
    <w:rsid w:val="74A732CC"/>
    <w:rsid w:val="74A751EC"/>
    <w:rsid w:val="74A75A52"/>
    <w:rsid w:val="74AB2599"/>
    <w:rsid w:val="74AB4301"/>
    <w:rsid w:val="74AB5AD9"/>
    <w:rsid w:val="74AC2427"/>
    <w:rsid w:val="74AC4202"/>
    <w:rsid w:val="74AC4B3F"/>
    <w:rsid w:val="74AD55B5"/>
    <w:rsid w:val="74AD66CE"/>
    <w:rsid w:val="74AE1D28"/>
    <w:rsid w:val="74AE3AD6"/>
    <w:rsid w:val="74AE7F7A"/>
    <w:rsid w:val="74AF5AA0"/>
    <w:rsid w:val="74B11819"/>
    <w:rsid w:val="74B135C7"/>
    <w:rsid w:val="74B17A6A"/>
    <w:rsid w:val="74B21E32"/>
    <w:rsid w:val="74B22F91"/>
    <w:rsid w:val="74B31E77"/>
    <w:rsid w:val="74B51710"/>
    <w:rsid w:val="74B71D95"/>
    <w:rsid w:val="74B80DF9"/>
    <w:rsid w:val="74B81B56"/>
    <w:rsid w:val="74B8206E"/>
    <w:rsid w:val="74BB61F3"/>
    <w:rsid w:val="74BD01BD"/>
    <w:rsid w:val="74BE5659"/>
    <w:rsid w:val="74BE7A92"/>
    <w:rsid w:val="74C01A29"/>
    <w:rsid w:val="74C14349"/>
    <w:rsid w:val="74C147C6"/>
    <w:rsid w:val="74C23A26"/>
    <w:rsid w:val="74C27582"/>
    <w:rsid w:val="74C4154C"/>
    <w:rsid w:val="74C605EF"/>
    <w:rsid w:val="74C74B98"/>
    <w:rsid w:val="74C80D7E"/>
    <w:rsid w:val="74C81718"/>
    <w:rsid w:val="74C90FDA"/>
    <w:rsid w:val="74CB03F0"/>
    <w:rsid w:val="74CB3DA4"/>
    <w:rsid w:val="74CB4DBF"/>
    <w:rsid w:val="74CE23CA"/>
    <w:rsid w:val="74CE4179"/>
    <w:rsid w:val="74CF3275"/>
    <w:rsid w:val="74D15A17"/>
    <w:rsid w:val="74D17728"/>
    <w:rsid w:val="74D3178F"/>
    <w:rsid w:val="74D4103C"/>
    <w:rsid w:val="74D55507"/>
    <w:rsid w:val="74D6495B"/>
    <w:rsid w:val="74D97905"/>
    <w:rsid w:val="74DA2D7B"/>
    <w:rsid w:val="74DB4EF0"/>
    <w:rsid w:val="74DC0F9A"/>
    <w:rsid w:val="74DC4AE7"/>
    <w:rsid w:val="74DC76A5"/>
    <w:rsid w:val="74DD0860"/>
    <w:rsid w:val="74DD7F95"/>
    <w:rsid w:val="74DE0A3C"/>
    <w:rsid w:val="74DE50F0"/>
    <w:rsid w:val="74E0088A"/>
    <w:rsid w:val="74E1083D"/>
    <w:rsid w:val="74E1228D"/>
    <w:rsid w:val="74E13B0C"/>
    <w:rsid w:val="74E33AEE"/>
    <w:rsid w:val="74E3768B"/>
    <w:rsid w:val="74E41BEE"/>
    <w:rsid w:val="74E50B73"/>
    <w:rsid w:val="74E531EE"/>
    <w:rsid w:val="74E61984"/>
    <w:rsid w:val="74E63224"/>
    <w:rsid w:val="74E64CA1"/>
    <w:rsid w:val="74E702EE"/>
    <w:rsid w:val="74E709AF"/>
    <w:rsid w:val="74E72E4A"/>
    <w:rsid w:val="74E73419"/>
    <w:rsid w:val="74E90FB2"/>
    <w:rsid w:val="74EA4C75"/>
    <w:rsid w:val="74EB12F8"/>
    <w:rsid w:val="74EB3FFB"/>
    <w:rsid w:val="74EB6AD9"/>
    <w:rsid w:val="74EB728A"/>
    <w:rsid w:val="74EE481B"/>
    <w:rsid w:val="74EF7C8E"/>
    <w:rsid w:val="74F00593"/>
    <w:rsid w:val="74F04232"/>
    <w:rsid w:val="74F440F1"/>
    <w:rsid w:val="74F52F3C"/>
    <w:rsid w:val="74F6296D"/>
    <w:rsid w:val="74F82FA3"/>
    <w:rsid w:val="74F87620"/>
    <w:rsid w:val="74F90FB5"/>
    <w:rsid w:val="74F950DD"/>
    <w:rsid w:val="74F966F7"/>
    <w:rsid w:val="74FA6471"/>
    <w:rsid w:val="74FB160C"/>
    <w:rsid w:val="74FB2F5F"/>
    <w:rsid w:val="74FB3E49"/>
    <w:rsid w:val="74FC09B4"/>
    <w:rsid w:val="74FC0F8C"/>
    <w:rsid w:val="74FE0196"/>
    <w:rsid w:val="74FE028A"/>
    <w:rsid w:val="74FF12BE"/>
    <w:rsid w:val="7500624D"/>
    <w:rsid w:val="7501034C"/>
    <w:rsid w:val="75014AEC"/>
    <w:rsid w:val="750162FC"/>
    <w:rsid w:val="750202C6"/>
    <w:rsid w:val="75021DB8"/>
    <w:rsid w:val="75036877"/>
    <w:rsid w:val="7505382D"/>
    <w:rsid w:val="7506413C"/>
    <w:rsid w:val="75065BCF"/>
    <w:rsid w:val="75071439"/>
    <w:rsid w:val="750903E0"/>
    <w:rsid w:val="750951B1"/>
    <w:rsid w:val="75095C4D"/>
    <w:rsid w:val="750A052F"/>
    <w:rsid w:val="750A167E"/>
    <w:rsid w:val="750A2CD7"/>
    <w:rsid w:val="750B717B"/>
    <w:rsid w:val="750C25F3"/>
    <w:rsid w:val="750C6ED9"/>
    <w:rsid w:val="750E0F94"/>
    <w:rsid w:val="750E3951"/>
    <w:rsid w:val="750E6C6B"/>
    <w:rsid w:val="750F0F2C"/>
    <w:rsid w:val="75104791"/>
    <w:rsid w:val="75107D00"/>
    <w:rsid w:val="751114B0"/>
    <w:rsid w:val="75113B77"/>
    <w:rsid w:val="75121B9E"/>
    <w:rsid w:val="751272CF"/>
    <w:rsid w:val="75143914"/>
    <w:rsid w:val="75143E7A"/>
    <w:rsid w:val="751559F4"/>
    <w:rsid w:val="75160959"/>
    <w:rsid w:val="751623F1"/>
    <w:rsid w:val="7517775C"/>
    <w:rsid w:val="75183646"/>
    <w:rsid w:val="75194F2E"/>
    <w:rsid w:val="751A116C"/>
    <w:rsid w:val="751A2A42"/>
    <w:rsid w:val="751A73BE"/>
    <w:rsid w:val="751B07FC"/>
    <w:rsid w:val="751B30A2"/>
    <w:rsid w:val="751B7209"/>
    <w:rsid w:val="751C1388"/>
    <w:rsid w:val="751C4780"/>
    <w:rsid w:val="751C50AC"/>
    <w:rsid w:val="751C5601"/>
    <w:rsid w:val="751C65F6"/>
    <w:rsid w:val="751C7C53"/>
    <w:rsid w:val="751D2A0A"/>
    <w:rsid w:val="751D59A8"/>
    <w:rsid w:val="751D6EAE"/>
    <w:rsid w:val="751F6782"/>
    <w:rsid w:val="75203062"/>
    <w:rsid w:val="75217A1D"/>
    <w:rsid w:val="752218D6"/>
    <w:rsid w:val="75230B16"/>
    <w:rsid w:val="75246C0C"/>
    <w:rsid w:val="752541DF"/>
    <w:rsid w:val="75260BD6"/>
    <w:rsid w:val="75271ADB"/>
    <w:rsid w:val="75273889"/>
    <w:rsid w:val="75280D50"/>
    <w:rsid w:val="75284986"/>
    <w:rsid w:val="75287D2D"/>
    <w:rsid w:val="752913AF"/>
    <w:rsid w:val="75295853"/>
    <w:rsid w:val="752B3379"/>
    <w:rsid w:val="752B4A48"/>
    <w:rsid w:val="752B7B29"/>
    <w:rsid w:val="752C4B4C"/>
    <w:rsid w:val="752E10BB"/>
    <w:rsid w:val="752E285A"/>
    <w:rsid w:val="752F5DB4"/>
    <w:rsid w:val="75302E89"/>
    <w:rsid w:val="75306BE1"/>
    <w:rsid w:val="7532146C"/>
    <w:rsid w:val="75322959"/>
    <w:rsid w:val="7533222E"/>
    <w:rsid w:val="753437A2"/>
    <w:rsid w:val="75347723"/>
    <w:rsid w:val="7535591D"/>
    <w:rsid w:val="7536019F"/>
    <w:rsid w:val="75367BC2"/>
    <w:rsid w:val="75377C52"/>
    <w:rsid w:val="75377F70"/>
    <w:rsid w:val="75385039"/>
    <w:rsid w:val="753905B0"/>
    <w:rsid w:val="75392BF2"/>
    <w:rsid w:val="753A180E"/>
    <w:rsid w:val="753A35BC"/>
    <w:rsid w:val="753A7A60"/>
    <w:rsid w:val="753B43CC"/>
    <w:rsid w:val="753C7334"/>
    <w:rsid w:val="753D487D"/>
    <w:rsid w:val="753D4E5A"/>
    <w:rsid w:val="753D6E5D"/>
    <w:rsid w:val="753F51D3"/>
    <w:rsid w:val="753F73EE"/>
    <w:rsid w:val="75411197"/>
    <w:rsid w:val="75441128"/>
    <w:rsid w:val="7544443B"/>
    <w:rsid w:val="75461EBF"/>
    <w:rsid w:val="75461F61"/>
    <w:rsid w:val="7547331D"/>
    <w:rsid w:val="75475CD9"/>
    <w:rsid w:val="75477B38"/>
    <w:rsid w:val="75483878"/>
    <w:rsid w:val="75494723"/>
    <w:rsid w:val="75497350"/>
    <w:rsid w:val="754A1354"/>
    <w:rsid w:val="754A63A1"/>
    <w:rsid w:val="754B243B"/>
    <w:rsid w:val="754B57C7"/>
    <w:rsid w:val="754B7577"/>
    <w:rsid w:val="754C4C15"/>
    <w:rsid w:val="754D4B6D"/>
    <w:rsid w:val="754F20A0"/>
    <w:rsid w:val="754F58FC"/>
    <w:rsid w:val="754F6B89"/>
    <w:rsid w:val="75501031"/>
    <w:rsid w:val="75514E43"/>
    <w:rsid w:val="755152D3"/>
    <w:rsid w:val="755168E7"/>
    <w:rsid w:val="755521A4"/>
    <w:rsid w:val="75552C47"/>
    <w:rsid w:val="75566574"/>
    <w:rsid w:val="755723C0"/>
    <w:rsid w:val="7557365A"/>
    <w:rsid w:val="7557416E"/>
    <w:rsid w:val="755769EB"/>
    <w:rsid w:val="755873D1"/>
    <w:rsid w:val="755A6AFF"/>
    <w:rsid w:val="755C1784"/>
    <w:rsid w:val="755C549A"/>
    <w:rsid w:val="755D3C8F"/>
    <w:rsid w:val="755D615E"/>
    <w:rsid w:val="755E6196"/>
    <w:rsid w:val="755E63E7"/>
    <w:rsid w:val="755F1275"/>
    <w:rsid w:val="755F153A"/>
    <w:rsid w:val="756071EC"/>
    <w:rsid w:val="75614FED"/>
    <w:rsid w:val="75622B13"/>
    <w:rsid w:val="75623616"/>
    <w:rsid w:val="756248C1"/>
    <w:rsid w:val="7564794F"/>
    <w:rsid w:val="75652A1C"/>
    <w:rsid w:val="75654793"/>
    <w:rsid w:val="75656E69"/>
    <w:rsid w:val="75660855"/>
    <w:rsid w:val="75671ED7"/>
    <w:rsid w:val="756845CD"/>
    <w:rsid w:val="7568637B"/>
    <w:rsid w:val="756920F3"/>
    <w:rsid w:val="75692FB5"/>
    <w:rsid w:val="75696081"/>
    <w:rsid w:val="756A6F71"/>
    <w:rsid w:val="756C41F5"/>
    <w:rsid w:val="756D10E6"/>
    <w:rsid w:val="756D2020"/>
    <w:rsid w:val="756D5C0F"/>
    <w:rsid w:val="756E5368"/>
    <w:rsid w:val="756E5EE6"/>
    <w:rsid w:val="756E770A"/>
    <w:rsid w:val="75705E2D"/>
    <w:rsid w:val="75706FDE"/>
    <w:rsid w:val="757215EE"/>
    <w:rsid w:val="75722D56"/>
    <w:rsid w:val="757271FA"/>
    <w:rsid w:val="75727D62"/>
    <w:rsid w:val="75743986"/>
    <w:rsid w:val="757578CC"/>
    <w:rsid w:val="75774810"/>
    <w:rsid w:val="7577493F"/>
    <w:rsid w:val="75774EBE"/>
    <w:rsid w:val="757840E4"/>
    <w:rsid w:val="75786078"/>
    <w:rsid w:val="75786F3E"/>
    <w:rsid w:val="75792336"/>
    <w:rsid w:val="757944DF"/>
    <w:rsid w:val="757A60AE"/>
    <w:rsid w:val="757B50AF"/>
    <w:rsid w:val="757C5983"/>
    <w:rsid w:val="757F36C5"/>
    <w:rsid w:val="75805AAF"/>
    <w:rsid w:val="75812F9E"/>
    <w:rsid w:val="7581743D"/>
    <w:rsid w:val="75822683"/>
    <w:rsid w:val="758411F1"/>
    <w:rsid w:val="75841CF4"/>
    <w:rsid w:val="75842A89"/>
    <w:rsid w:val="75866801"/>
    <w:rsid w:val="75875B8A"/>
    <w:rsid w:val="7588130F"/>
    <w:rsid w:val="75882579"/>
    <w:rsid w:val="758B3E18"/>
    <w:rsid w:val="758D0F0B"/>
    <w:rsid w:val="758D33D4"/>
    <w:rsid w:val="758D4034"/>
    <w:rsid w:val="758D5DE2"/>
    <w:rsid w:val="758E3908"/>
    <w:rsid w:val="758E56B6"/>
    <w:rsid w:val="758E5E35"/>
    <w:rsid w:val="758F2342"/>
    <w:rsid w:val="759107B7"/>
    <w:rsid w:val="75920609"/>
    <w:rsid w:val="75930F1E"/>
    <w:rsid w:val="75935EBD"/>
    <w:rsid w:val="75943133"/>
    <w:rsid w:val="75944A38"/>
    <w:rsid w:val="75946106"/>
    <w:rsid w:val="759506B2"/>
    <w:rsid w:val="75950E36"/>
    <w:rsid w:val="75964FB1"/>
    <w:rsid w:val="75965648"/>
    <w:rsid w:val="75970635"/>
    <w:rsid w:val="759706E6"/>
    <w:rsid w:val="759929D8"/>
    <w:rsid w:val="759B0D45"/>
    <w:rsid w:val="759C1332"/>
    <w:rsid w:val="759C73E8"/>
    <w:rsid w:val="759E7FEF"/>
    <w:rsid w:val="759F3D19"/>
    <w:rsid w:val="759F3F63"/>
    <w:rsid w:val="75A03D67"/>
    <w:rsid w:val="75A11D17"/>
    <w:rsid w:val="75A3239B"/>
    <w:rsid w:val="75A32946"/>
    <w:rsid w:val="75A419FF"/>
    <w:rsid w:val="75A60E3C"/>
    <w:rsid w:val="75A61DBB"/>
    <w:rsid w:val="75A64098"/>
    <w:rsid w:val="75A81E28"/>
    <w:rsid w:val="75A826D0"/>
    <w:rsid w:val="75A867BB"/>
    <w:rsid w:val="75AB3B17"/>
    <w:rsid w:val="75AB486F"/>
    <w:rsid w:val="75AB6269"/>
    <w:rsid w:val="75AC5C2D"/>
    <w:rsid w:val="75AC7D33"/>
    <w:rsid w:val="75AD1693"/>
    <w:rsid w:val="75AD1FE0"/>
    <w:rsid w:val="75AD3D8E"/>
    <w:rsid w:val="75AE2D3A"/>
    <w:rsid w:val="75AE3B96"/>
    <w:rsid w:val="75AF5B07"/>
    <w:rsid w:val="75B035E3"/>
    <w:rsid w:val="75B23A9A"/>
    <w:rsid w:val="75B3511C"/>
    <w:rsid w:val="75B53532"/>
    <w:rsid w:val="75B74A2A"/>
    <w:rsid w:val="75B82733"/>
    <w:rsid w:val="75B85125"/>
    <w:rsid w:val="75BA4E50"/>
    <w:rsid w:val="75BA64AB"/>
    <w:rsid w:val="75BB3B50"/>
    <w:rsid w:val="75BB4292"/>
    <w:rsid w:val="75BB46C8"/>
    <w:rsid w:val="75BB7FBE"/>
    <w:rsid w:val="75BD66F9"/>
    <w:rsid w:val="75BE243F"/>
    <w:rsid w:val="75BE7EDD"/>
    <w:rsid w:val="75BF1D13"/>
    <w:rsid w:val="75C073EC"/>
    <w:rsid w:val="75C1709D"/>
    <w:rsid w:val="75C240FE"/>
    <w:rsid w:val="75C31543"/>
    <w:rsid w:val="75C335B1"/>
    <w:rsid w:val="75C37A55"/>
    <w:rsid w:val="75C542DE"/>
    <w:rsid w:val="75CA0186"/>
    <w:rsid w:val="75CA1ADA"/>
    <w:rsid w:val="75CA2B92"/>
    <w:rsid w:val="75CA490A"/>
    <w:rsid w:val="75CB7E51"/>
    <w:rsid w:val="75CC5FE3"/>
    <w:rsid w:val="75CD2682"/>
    <w:rsid w:val="75CD4430"/>
    <w:rsid w:val="75CE24CA"/>
    <w:rsid w:val="75CF01A8"/>
    <w:rsid w:val="75D05FD8"/>
    <w:rsid w:val="75D23600"/>
    <w:rsid w:val="75D25406"/>
    <w:rsid w:val="75D25EEA"/>
    <w:rsid w:val="75D43A11"/>
    <w:rsid w:val="75D46C05"/>
    <w:rsid w:val="75D4756D"/>
    <w:rsid w:val="75D67789"/>
    <w:rsid w:val="75D835B8"/>
    <w:rsid w:val="75DA08FB"/>
    <w:rsid w:val="75DA6B4D"/>
    <w:rsid w:val="75DB436F"/>
    <w:rsid w:val="75DB664E"/>
    <w:rsid w:val="75DD0213"/>
    <w:rsid w:val="75DF4163"/>
    <w:rsid w:val="75E03CB6"/>
    <w:rsid w:val="75E065D7"/>
    <w:rsid w:val="75E079CD"/>
    <w:rsid w:val="75E27023"/>
    <w:rsid w:val="75E33C54"/>
    <w:rsid w:val="75E36543"/>
    <w:rsid w:val="75E3F201"/>
    <w:rsid w:val="75E43528"/>
    <w:rsid w:val="75E55C1E"/>
    <w:rsid w:val="75E612C0"/>
    <w:rsid w:val="75E659CC"/>
    <w:rsid w:val="75E74A69"/>
    <w:rsid w:val="75E8126A"/>
    <w:rsid w:val="75EA6D90"/>
    <w:rsid w:val="75F059D2"/>
    <w:rsid w:val="75F145C2"/>
    <w:rsid w:val="75F20DFB"/>
    <w:rsid w:val="75F37E8F"/>
    <w:rsid w:val="75F419BD"/>
    <w:rsid w:val="75F47AC7"/>
    <w:rsid w:val="75F53987"/>
    <w:rsid w:val="75F545FA"/>
    <w:rsid w:val="75F60344"/>
    <w:rsid w:val="75F73026"/>
    <w:rsid w:val="75F776FF"/>
    <w:rsid w:val="75F80084"/>
    <w:rsid w:val="75F83D8F"/>
    <w:rsid w:val="75F8600A"/>
    <w:rsid w:val="75F87D7D"/>
    <w:rsid w:val="75F95225"/>
    <w:rsid w:val="75FA2D4B"/>
    <w:rsid w:val="75FA7178"/>
    <w:rsid w:val="75FB7486"/>
    <w:rsid w:val="75FB8E4F"/>
    <w:rsid w:val="75FC5661"/>
    <w:rsid w:val="75FC5F5A"/>
    <w:rsid w:val="75FC6AC3"/>
    <w:rsid w:val="75FF5579"/>
    <w:rsid w:val="76032312"/>
    <w:rsid w:val="760454AA"/>
    <w:rsid w:val="76045978"/>
    <w:rsid w:val="7604598C"/>
    <w:rsid w:val="760475B1"/>
    <w:rsid w:val="76075A51"/>
    <w:rsid w:val="76075F80"/>
    <w:rsid w:val="760763B8"/>
    <w:rsid w:val="76077F9C"/>
    <w:rsid w:val="760A079B"/>
    <w:rsid w:val="760A4602"/>
    <w:rsid w:val="760B272B"/>
    <w:rsid w:val="760B4F58"/>
    <w:rsid w:val="760C7375"/>
    <w:rsid w:val="760D0CD1"/>
    <w:rsid w:val="760D537B"/>
    <w:rsid w:val="760F2C9B"/>
    <w:rsid w:val="760F7E93"/>
    <w:rsid w:val="76100574"/>
    <w:rsid w:val="7611588F"/>
    <w:rsid w:val="76120095"/>
    <w:rsid w:val="76123BFC"/>
    <w:rsid w:val="761262E7"/>
    <w:rsid w:val="76143E0D"/>
    <w:rsid w:val="76171B4F"/>
    <w:rsid w:val="76185CBA"/>
    <w:rsid w:val="76187925"/>
    <w:rsid w:val="76192F23"/>
    <w:rsid w:val="7619417A"/>
    <w:rsid w:val="761A2C12"/>
    <w:rsid w:val="761A3207"/>
    <w:rsid w:val="761A3A2A"/>
    <w:rsid w:val="761B7EDB"/>
    <w:rsid w:val="761C49AD"/>
    <w:rsid w:val="761E2EDE"/>
    <w:rsid w:val="761E65B9"/>
    <w:rsid w:val="761E76B8"/>
    <w:rsid w:val="761F21E9"/>
    <w:rsid w:val="761F26A7"/>
    <w:rsid w:val="761F5C0F"/>
    <w:rsid w:val="7621003E"/>
    <w:rsid w:val="762229CE"/>
    <w:rsid w:val="762304F4"/>
    <w:rsid w:val="762351B5"/>
    <w:rsid w:val="76235BDF"/>
    <w:rsid w:val="7625426C"/>
    <w:rsid w:val="76257F4A"/>
    <w:rsid w:val="76261D92"/>
    <w:rsid w:val="76266D15"/>
    <w:rsid w:val="76287001"/>
    <w:rsid w:val="76290B8A"/>
    <w:rsid w:val="762A0CDA"/>
    <w:rsid w:val="762A3631"/>
    <w:rsid w:val="762B2C90"/>
    <w:rsid w:val="762B4668"/>
    <w:rsid w:val="762B73A9"/>
    <w:rsid w:val="762C0146"/>
    <w:rsid w:val="762C7BF4"/>
    <w:rsid w:val="762D1373"/>
    <w:rsid w:val="762D644A"/>
    <w:rsid w:val="762E2264"/>
    <w:rsid w:val="762F1526"/>
    <w:rsid w:val="762F27A8"/>
    <w:rsid w:val="762F50EB"/>
    <w:rsid w:val="762F5C03"/>
    <w:rsid w:val="7630676D"/>
    <w:rsid w:val="76315B70"/>
    <w:rsid w:val="76326BD7"/>
    <w:rsid w:val="76346431"/>
    <w:rsid w:val="76356167"/>
    <w:rsid w:val="76361484"/>
    <w:rsid w:val="76361FD5"/>
    <w:rsid w:val="7637070E"/>
    <w:rsid w:val="76375D4D"/>
    <w:rsid w:val="76380D2A"/>
    <w:rsid w:val="76386E4D"/>
    <w:rsid w:val="76391AC6"/>
    <w:rsid w:val="76395B3C"/>
    <w:rsid w:val="76396064"/>
    <w:rsid w:val="76397D18"/>
    <w:rsid w:val="763C15B6"/>
    <w:rsid w:val="763C3364"/>
    <w:rsid w:val="763C78C1"/>
    <w:rsid w:val="763D7808"/>
    <w:rsid w:val="763E1715"/>
    <w:rsid w:val="763E2C4D"/>
    <w:rsid w:val="763E353C"/>
    <w:rsid w:val="763E4B84"/>
    <w:rsid w:val="763E532E"/>
    <w:rsid w:val="763E70DC"/>
    <w:rsid w:val="763F3CB3"/>
    <w:rsid w:val="763F46EA"/>
    <w:rsid w:val="76432C04"/>
    <w:rsid w:val="764346F2"/>
    <w:rsid w:val="76437730"/>
    <w:rsid w:val="764402D6"/>
    <w:rsid w:val="764741E2"/>
    <w:rsid w:val="764811BC"/>
    <w:rsid w:val="76491611"/>
    <w:rsid w:val="764A0DC9"/>
    <w:rsid w:val="764A1029"/>
    <w:rsid w:val="764A3CD3"/>
    <w:rsid w:val="764C0FDD"/>
    <w:rsid w:val="764C2E3D"/>
    <w:rsid w:val="764D1482"/>
    <w:rsid w:val="764D6CC2"/>
    <w:rsid w:val="764E2759"/>
    <w:rsid w:val="764F2541"/>
    <w:rsid w:val="764F7DE6"/>
    <w:rsid w:val="76511D4E"/>
    <w:rsid w:val="76513D60"/>
    <w:rsid w:val="76526645"/>
    <w:rsid w:val="76540E19"/>
    <w:rsid w:val="76550BEF"/>
    <w:rsid w:val="7656420B"/>
    <w:rsid w:val="765661D4"/>
    <w:rsid w:val="765863F0"/>
    <w:rsid w:val="76595CC4"/>
    <w:rsid w:val="765960DA"/>
    <w:rsid w:val="76597D2E"/>
    <w:rsid w:val="76597F64"/>
    <w:rsid w:val="765B1AC2"/>
    <w:rsid w:val="765D4143"/>
    <w:rsid w:val="765E6234"/>
    <w:rsid w:val="765F25D8"/>
    <w:rsid w:val="765F28EC"/>
    <w:rsid w:val="766034F6"/>
    <w:rsid w:val="766052A4"/>
    <w:rsid w:val="76613B89"/>
    <w:rsid w:val="76613C75"/>
    <w:rsid w:val="76635373"/>
    <w:rsid w:val="766374F2"/>
    <w:rsid w:val="76681DE9"/>
    <w:rsid w:val="76682683"/>
    <w:rsid w:val="76684159"/>
    <w:rsid w:val="766854BB"/>
    <w:rsid w:val="76685F07"/>
    <w:rsid w:val="766A0556"/>
    <w:rsid w:val="766A2775"/>
    <w:rsid w:val="766A54B7"/>
    <w:rsid w:val="766A7721"/>
    <w:rsid w:val="766C0141"/>
    <w:rsid w:val="766C1E9B"/>
    <w:rsid w:val="766C5BFC"/>
    <w:rsid w:val="766C6689"/>
    <w:rsid w:val="766C762B"/>
    <w:rsid w:val="766D79C1"/>
    <w:rsid w:val="766F3739"/>
    <w:rsid w:val="7670149D"/>
    <w:rsid w:val="76712FD4"/>
    <w:rsid w:val="7671300D"/>
    <w:rsid w:val="76726D86"/>
    <w:rsid w:val="7673430B"/>
    <w:rsid w:val="76734661"/>
    <w:rsid w:val="76753D29"/>
    <w:rsid w:val="76765265"/>
    <w:rsid w:val="76767E7A"/>
    <w:rsid w:val="76780840"/>
    <w:rsid w:val="7678411E"/>
    <w:rsid w:val="76790114"/>
    <w:rsid w:val="76796366"/>
    <w:rsid w:val="767A5BFB"/>
    <w:rsid w:val="767B3E8C"/>
    <w:rsid w:val="767C3557"/>
    <w:rsid w:val="767C6047"/>
    <w:rsid w:val="767C66EB"/>
    <w:rsid w:val="767D4F26"/>
    <w:rsid w:val="767D522A"/>
    <w:rsid w:val="767E29CC"/>
    <w:rsid w:val="767F6829"/>
    <w:rsid w:val="76800963"/>
    <w:rsid w:val="768076F4"/>
    <w:rsid w:val="76816FC9"/>
    <w:rsid w:val="768216BE"/>
    <w:rsid w:val="7682494A"/>
    <w:rsid w:val="768359F6"/>
    <w:rsid w:val="7685520B"/>
    <w:rsid w:val="76864343"/>
    <w:rsid w:val="76870A83"/>
    <w:rsid w:val="76886BA8"/>
    <w:rsid w:val="76894B4E"/>
    <w:rsid w:val="76897ADF"/>
    <w:rsid w:val="768A7A63"/>
    <w:rsid w:val="768B0E19"/>
    <w:rsid w:val="768B3FBD"/>
    <w:rsid w:val="768C6099"/>
    <w:rsid w:val="768D6397"/>
    <w:rsid w:val="768E1E11"/>
    <w:rsid w:val="76900AEC"/>
    <w:rsid w:val="769046D4"/>
    <w:rsid w:val="76906658"/>
    <w:rsid w:val="76913980"/>
    <w:rsid w:val="76933762"/>
    <w:rsid w:val="769431A0"/>
    <w:rsid w:val="769440BA"/>
    <w:rsid w:val="76946DAF"/>
    <w:rsid w:val="769534B1"/>
    <w:rsid w:val="7695538E"/>
    <w:rsid w:val="76960CC6"/>
    <w:rsid w:val="7696296B"/>
    <w:rsid w:val="76966A18"/>
    <w:rsid w:val="7696777F"/>
    <w:rsid w:val="76967DAE"/>
    <w:rsid w:val="76981E32"/>
    <w:rsid w:val="76984A3E"/>
    <w:rsid w:val="76987A45"/>
    <w:rsid w:val="7699268E"/>
    <w:rsid w:val="769B120C"/>
    <w:rsid w:val="769B19E6"/>
    <w:rsid w:val="769B452E"/>
    <w:rsid w:val="769B7323"/>
    <w:rsid w:val="769B740B"/>
    <w:rsid w:val="769D19DF"/>
    <w:rsid w:val="769D2054"/>
    <w:rsid w:val="769E55DA"/>
    <w:rsid w:val="769E78EE"/>
    <w:rsid w:val="769F7576"/>
    <w:rsid w:val="76A04A4E"/>
    <w:rsid w:val="76A1584F"/>
    <w:rsid w:val="76A25AB4"/>
    <w:rsid w:val="76A32084"/>
    <w:rsid w:val="76A703B6"/>
    <w:rsid w:val="76A71125"/>
    <w:rsid w:val="76A73895"/>
    <w:rsid w:val="76A74C81"/>
    <w:rsid w:val="76AC04E9"/>
    <w:rsid w:val="76AC47A3"/>
    <w:rsid w:val="76AF3B36"/>
    <w:rsid w:val="76B216BB"/>
    <w:rsid w:val="76B25C4F"/>
    <w:rsid w:val="76B31878"/>
    <w:rsid w:val="76B3299F"/>
    <w:rsid w:val="76B33626"/>
    <w:rsid w:val="76B77E70"/>
    <w:rsid w:val="76B840B0"/>
    <w:rsid w:val="76B946AB"/>
    <w:rsid w:val="76BA52C0"/>
    <w:rsid w:val="76BA5C9C"/>
    <w:rsid w:val="76BB072D"/>
    <w:rsid w:val="76BC72FC"/>
    <w:rsid w:val="76BD38FF"/>
    <w:rsid w:val="76BD65A3"/>
    <w:rsid w:val="76BF021D"/>
    <w:rsid w:val="76BF7A98"/>
    <w:rsid w:val="76C021E7"/>
    <w:rsid w:val="76C027FD"/>
    <w:rsid w:val="76C07AF1"/>
    <w:rsid w:val="76C131C7"/>
    <w:rsid w:val="76C327A2"/>
    <w:rsid w:val="76C42ACB"/>
    <w:rsid w:val="76C43799"/>
    <w:rsid w:val="76C46E06"/>
    <w:rsid w:val="76C515AF"/>
    <w:rsid w:val="76C67E7E"/>
    <w:rsid w:val="76C70EBF"/>
    <w:rsid w:val="76C770D1"/>
    <w:rsid w:val="76CA19F2"/>
    <w:rsid w:val="76CA32FD"/>
    <w:rsid w:val="76CB19D5"/>
    <w:rsid w:val="76CB509E"/>
    <w:rsid w:val="76CD3440"/>
    <w:rsid w:val="76CD537D"/>
    <w:rsid w:val="76CF09B6"/>
    <w:rsid w:val="76CF41D8"/>
    <w:rsid w:val="76CF5788"/>
    <w:rsid w:val="76D10AC7"/>
    <w:rsid w:val="76D162DB"/>
    <w:rsid w:val="76D32719"/>
    <w:rsid w:val="76D34AA7"/>
    <w:rsid w:val="76D35A76"/>
    <w:rsid w:val="76D37824"/>
    <w:rsid w:val="76D47A53"/>
    <w:rsid w:val="76D56837"/>
    <w:rsid w:val="76D616BD"/>
    <w:rsid w:val="76D66FF4"/>
    <w:rsid w:val="76D67314"/>
    <w:rsid w:val="76D82C70"/>
    <w:rsid w:val="76D8308D"/>
    <w:rsid w:val="76D86A77"/>
    <w:rsid w:val="76D95AA7"/>
    <w:rsid w:val="76DA7D28"/>
    <w:rsid w:val="76DB492B"/>
    <w:rsid w:val="76DC38E8"/>
    <w:rsid w:val="76DC3EC9"/>
    <w:rsid w:val="76DE5E48"/>
    <w:rsid w:val="76DF08BF"/>
    <w:rsid w:val="76E01F41"/>
    <w:rsid w:val="76E061CE"/>
    <w:rsid w:val="76E229A8"/>
    <w:rsid w:val="76E23F0B"/>
    <w:rsid w:val="76E45DC9"/>
    <w:rsid w:val="76E45ED5"/>
    <w:rsid w:val="76E47C83"/>
    <w:rsid w:val="76E63947"/>
    <w:rsid w:val="76E7061C"/>
    <w:rsid w:val="76E77774"/>
    <w:rsid w:val="76E90249"/>
    <w:rsid w:val="76E9529A"/>
    <w:rsid w:val="76EA1012"/>
    <w:rsid w:val="76EA2E1A"/>
    <w:rsid w:val="76EA46AB"/>
    <w:rsid w:val="76EB7264"/>
    <w:rsid w:val="76EE13BA"/>
    <w:rsid w:val="76F0554B"/>
    <w:rsid w:val="76F105F2"/>
    <w:rsid w:val="76F1634D"/>
    <w:rsid w:val="76F24186"/>
    <w:rsid w:val="76F31478"/>
    <w:rsid w:val="76F31C74"/>
    <w:rsid w:val="76F32E41"/>
    <w:rsid w:val="76F3380A"/>
    <w:rsid w:val="76F46BAB"/>
    <w:rsid w:val="76F51E90"/>
    <w:rsid w:val="76F5387B"/>
    <w:rsid w:val="76F53C3E"/>
    <w:rsid w:val="76F93987"/>
    <w:rsid w:val="76F93EE1"/>
    <w:rsid w:val="76FC1A2A"/>
    <w:rsid w:val="76FD1290"/>
    <w:rsid w:val="76FD3406"/>
    <w:rsid w:val="76FE09DE"/>
    <w:rsid w:val="76FF1FBC"/>
    <w:rsid w:val="76FF4ABD"/>
    <w:rsid w:val="77004391"/>
    <w:rsid w:val="770245AD"/>
    <w:rsid w:val="77031BA8"/>
    <w:rsid w:val="77033731"/>
    <w:rsid w:val="770563AD"/>
    <w:rsid w:val="7706409E"/>
    <w:rsid w:val="77065E4C"/>
    <w:rsid w:val="77071BC4"/>
    <w:rsid w:val="770735CF"/>
    <w:rsid w:val="77075C73"/>
    <w:rsid w:val="7708061A"/>
    <w:rsid w:val="77082F61"/>
    <w:rsid w:val="77087694"/>
    <w:rsid w:val="7709630C"/>
    <w:rsid w:val="77096D3D"/>
    <w:rsid w:val="77097833"/>
    <w:rsid w:val="770B16B4"/>
    <w:rsid w:val="770C3CB9"/>
    <w:rsid w:val="770C6402"/>
    <w:rsid w:val="770F4B80"/>
    <w:rsid w:val="77107706"/>
    <w:rsid w:val="77111FAB"/>
    <w:rsid w:val="77112A42"/>
    <w:rsid w:val="77117292"/>
    <w:rsid w:val="771603E4"/>
    <w:rsid w:val="77163BB5"/>
    <w:rsid w:val="77163E45"/>
    <w:rsid w:val="7716523D"/>
    <w:rsid w:val="77185D2E"/>
    <w:rsid w:val="771A2E4D"/>
    <w:rsid w:val="771B0EB3"/>
    <w:rsid w:val="771B11CB"/>
    <w:rsid w:val="771B28FE"/>
    <w:rsid w:val="771B6D08"/>
    <w:rsid w:val="771C5CA9"/>
    <w:rsid w:val="771D3195"/>
    <w:rsid w:val="771E4FC3"/>
    <w:rsid w:val="771F6F0D"/>
    <w:rsid w:val="77202EE9"/>
    <w:rsid w:val="772067E2"/>
    <w:rsid w:val="77210583"/>
    <w:rsid w:val="77212C85"/>
    <w:rsid w:val="77215422"/>
    <w:rsid w:val="77235BA8"/>
    <w:rsid w:val="77253DF8"/>
    <w:rsid w:val="772712C3"/>
    <w:rsid w:val="77272A5E"/>
    <w:rsid w:val="772744A0"/>
    <w:rsid w:val="772912B6"/>
    <w:rsid w:val="772A0392"/>
    <w:rsid w:val="772A2CC6"/>
    <w:rsid w:val="772C43BC"/>
    <w:rsid w:val="772E3956"/>
    <w:rsid w:val="772E53A2"/>
    <w:rsid w:val="772E7150"/>
    <w:rsid w:val="772F65BC"/>
    <w:rsid w:val="7730093D"/>
    <w:rsid w:val="77304C77"/>
    <w:rsid w:val="7731279D"/>
    <w:rsid w:val="77324E93"/>
    <w:rsid w:val="7735228D"/>
    <w:rsid w:val="77356731"/>
    <w:rsid w:val="7736177B"/>
    <w:rsid w:val="77361F18"/>
    <w:rsid w:val="77383B2B"/>
    <w:rsid w:val="77391673"/>
    <w:rsid w:val="77394F34"/>
    <w:rsid w:val="77396C22"/>
    <w:rsid w:val="7739786D"/>
    <w:rsid w:val="77397CC7"/>
    <w:rsid w:val="773A3D47"/>
    <w:rsid w:val="773A48ED"/>
    <w:rsid w:val="773B3A9E"/>
    <w:rsid w:val="773C4289"/>
    <w:rsid w:val="773C58CC"/>
    <w:rsid w:val="773D7394"/>
    <w:rsid w:val="773E6B4E"/>
    <w:rsid w:val="773F17D7"/>
    <w:rsid w:val="77420E4E"/>
    <w:rsid w:val="774249AA"/>
    <w:rsid w:val="7742547C"/>
    <w:rsid w:val="77427474"/>
    <w:rsid w:val="774439AE"/>
    <w:rsid w:val="7744529E"/>
    <w:rsid w:val="77445B4E"/>
    <w:rsid w:val="77446974"/>
    <w:rsid w:val="77450930"/>
    <w:rsid w:val="77456248"/>
    <w:rsid w:val="77471F40"/>
    <w:rsid w:val="7747221F"/>
    <w:rsid w:val="774737E9"/>
    <w:rsid w:val="77476464"/>
    <w:rsid w:val="774779E5"/>
    <w:rsid w:val="774820F5"/>
    <w:rsid w:val="77490EAB"/>
    <w:rsid w:val="77493280"/>
    <w:rsid w:val="77493F8A"/>
    <w:rsid w:val="7749484C"/>
    <w:rsid w:val="774A1D5C"/>
    <w:rsid w:val="774A385E"/>
    <w:rsid w:val="774B4477"/>
    <w:rsid w:val="774C75D7"/>
    <w:rsid w:val="774E2150"/>
    <w:rsid w:val="774E700A"/>
    <w:rsid w:val="774F10D8"/>
    <w:rsid w:val="774F3B96"/>
    <w:rsid w:val="77512E3F"/>
    <w:rsid w:val="77514BED"/>
    <w:rsid w:val="77524DD5"/>
    <w:rsid w:val="77540AB5"/>
    <w:rsid w:val="775455E7"/>
    <w:rsid w:val="775546DD"/>
    <w:rsid w:val="77562203"/>
    <w:rsid w:val="7756351D"/>
    <w:rsid w:val="7757327A"/>
    <w:rsid w:val="775739CC"/>
    <w:rsid w:val="775748F9"/>
    <w:rsid w:val="77581A88"/>
    <w:rsid w:val="775848DA"/>
    <w:rsid w:val="77596A5A"/>
    <w:rsid w:val="775A1451"/>
    <w:rsid w:val="775A1CF3"/>
    <w:rsid w:val="775A7F45"/>
    <w:rsid w:val="775B69B2"/>
    <w:rsid w:val="775D79DD"/>
    <w:rsid w:val="77601ABD"/>
    <w:rsid w:val="77617526"/>
    <w:rsid w:val="7762504C"/>
    <w:rsid w:val="7762586D"/>
    <w:rsid w:val="7763043E"/>
    <w:rsid w:val="77643259"/>
    <w:rsid w:val="77657C51"/>
    <w:rsid w:val="776963DA"/>
    <w:rsid w:val="776B6015"/>
    <w:rsid w:val="776C14F0"/>
    <w:rsid w:val="776C4B90"/>
    <w:rsid w:val="776C7C79"/>
    <w:rsid w:val="776D2956"/>
    <w:rsid w:val="776D41EB"/>
    <w:rsid w:val="776D5D3E"/>
    <w:rsid w:val="776E4438"/>
    <w:rsid w:val="776F18B3"/>
    <w:rsid w:val="776F3F7C"/>
    <w:rsid w:val="776F69E1"/>
    <w:rsid w:val="777059BB"/>
    <w:rsid w:val="77720134"/>
    <w:rsid w:val="77720AD1"/>
    <w:rsid w:val="777211F2"/>
    <w:rsid w:val="777218A8"/>
    <w:rsid w:val="77737259"/>
    <w:rsid w:val="777374A6"/>
    <w:rsid w:val="77746304"/>
    <w:rsid w:val="77766C1D"/>
    <w:rsid w:val="77770AF7"/>
    <w:rsid w:val="77786603"/>
    <w:rsid w:val="77787485"/>
    <w:rsid w:val="777A2396"/>
    <w:rsid w:val="777A5C29"/>
    <w:rsid w:val="777B56AF"/>
    <w:rsid w:val="777C2E52"/>
    <w:rsid w:val="777C381E"/>
    <w:rsid w:val="777C4360"/>
    <w:rsid w:val="777C610E"/>
    <w:rsid w:val="777F175A"/>
    <w:rsid w:val="777F2435"/>
    <w:rsid w:val="777F77DE"/>
    <w:rsid w:val="778017A8"/>
    <w:rsid w:val="77810CFA"/>
    <w:rsid w:val="778270D9"/>
    <w:rsid w:val="778331B7"/>
    <w:rsid w:val="77846D70"/>
    <w:rsid w:val="7785148E"/>
    <w:rsid w:val="77860D3A"/>
    <w:rsid w:val="77873572"/>
    <w:rsid w:val="77882812"/>
    <w:rsid w:val="7789082B"/>
    <w:rsid w:val="77890A18"/>
    <w:rsid w:val="778B00FF"/>
    <w:rsid w:val="778B1587"/>
    <w:rsid w:val="778B3039"/>
    <w:rsid w:val="778B7966"/>
    <w:rsid w:val="778C117A"/>
    <w:rsid w:val="778C35A3"/>
    <w:rsid w:val="778C3726"/>
    <w:rsid w:val="778D36CB"/>
    <w:rsid w:val="778D5ECB"/>
    <w:rsid w:val="778F297A"/>
    <w:rsid w:val="778F306E"/>
    <w:rsid w:val="77907DA0"/>
    <w:rsid w:val="77912D64"/>
    <w:rsid w:val="77954680"/>
    <w:rsid w:val="77960335"/>
    <w:rsid w:val="77962C72"/>
    <w:rsid w:val="779674A4"/>
    <w:rsid w:val="77976AA4"/>
    <w:rsid w:val="77982665"/>
    <w:rsid w:val="77996CC0"/>
    <w:rsid w:val="779A2C8C"/>
    <w:rsid w:val="779A47E6"/>
    <w:rsid w:val="779B315F"/>
    <w:rsid w:val="779B487D"/>
    <w:rsid w:val="779B4FC8"/>
    <w:rsid w:val="779C055E"/>
    <w:rsid w:val="779D7A7B"/>
    <w:rsid w:val="779D7E32"/>
    <w:rsid w:val="779E3A95"/>
    <w:rsid w:val="779E5EED"/>
    <w:rsid w:val="779EF5A2"/>
    <w:rsid w:val="779F004E"/>
    <w:rsid w:val="779F4003"/>
    <w:rsid w:val="77A05A00"/>
    <w:rsid w:val="77A07F36"/>
    <w:rsid w:val="77A15B74"/>
    <w:rsid w:val="77A33EC4"/>
    <w:rsid w:val="77A44CAA"/>
    <w:rsid w:val="77A50727"/>
    <w:rsid w:val="77A5333E"/>
    <w:rsid w:val="77A618D4"/>
    <w:rsid w:val="77A81A66"/>
    <w:rsid w:val="77A83729"/>
    <w:rsid w:val="77A83D38"/>
    <w:rsid w:val="77A84710"/>
    <w:rsid w:val="77A9314A"/>
    <w:rsid w:val="77AB254F"/>
    <w:rsid w:val="77AC109E"/>
    <w:rsid w:val="77AD1A19"/>
    <w:rsid w:val="77AD62C7"/>
    <w:rsid w:val="77AE0191"/>
    <w:rsid w:val="77AE0291"/>
    <w:rsid w:val="77AE0B73"/>
    <w:rsid w:val="77B00517"/>
    <w:rsid w:val="77B06AFA"/>
    <w:rsid w:val="77B06CF7"/>
    <w:rsid w:val="77B07B65"/>
    <w:rsid w:val="77B13255"/>
    <w:rsid w:val="77B26493"/>
    <w:rsid w:val="77B27D81"/>
    <w:rsid w:val="77B33C4B"/>
    <w:rsid w:val="77B363CC"/>
    <w:rsid w:val="77B37656"/>
    <w:rsid w:val="77B43CC3"/>
    <w:rsid w:val="77B5517C"/>
    <w:rsid w:val="77B555BE"/>
    <w:rsid w:val="77B64BB1"/>
    <w:rsid w:val="77B72DC0"/>
    <w:rsid w:val="77B75398"/>
    <w:rsid w:val="77B77146"/>
    <w:rsid w:val="77B7FA04"/>
    <w:rsid w:val="77B868EE"/>
    <w:rsid w:val="77B92EBE"/>
    <w:rsid w:val="77BA4E88"/>
    <w:rsid w:val="77BA58C3"/>
    <w:rsid w:val="77BB1876"/>
    <w:rsid w:val="77BB25A7"/>
    <w:rsid w:val="77BB276F"/>
    <w:rsid w:val="77BC475C"/>
    <w:rsid w:val="77BC54D9"/>
    <w:rsid w:val="77BC7496"/>
    <w:rsid w:val="77BD3E55"/>
    <w:rsid w:val="77BE6726"/>
    <w:rsid w:val="77BF1FA6"/>
    <w:rsid w:val="77BF2EED"/>
    <w:rsid w:val="77BF424C"/>
    <w:rsid w:val="77BF5329"/>
    <w:rsid w:val="77BF5FFA"/>
    <w:rsid w:val="77C02578"/>
    <w:rsid w:val="77C02D20"/>
    <w:rsid w:val="77C05ABB"/>
    <w:rsid w:val="77C15D32"/>
    <w:rsid w:val="77C17FC5"/>
    <w:rsid w:val="77C2798B"/>
    <w:rsid w:val="77C30BA9"/>
    <w:rsid w:val="77C33C4B"/>
    <w:rsid w:val="77C33D3D"/>
    <w:rsid w:val="77C4264B"/>
    <w:rsid w:val="77C6382D"/>
    <w:rsid w:val="77C67923"/>
    <w:rsid w:val="77C70C7A"/>
    <w:rsid w:val="77C720FB"/>
    <w:rsid w:val="77C73070"/>
    <w:rsid w:val="77C8615C"/>
    <w:rsid w:val="77C86C70"/>
    <w:rsid w:val="77C875A5"/>
    <w:rsid w:val="77C90C27"/>
    <w:rsid w:val="77C97AFF"/>
    <w:rsid w:val="77CA50CB"/>
    <w:rsid w:val="77CB0E43"/>
    <w:rsid w:val="77CB2BF1"/>
    <w:rsid w:val="77CC1360"/>
    <w:rsid w:val="77CC5F6D"/>
    <w:rsid w:val="77CD4BBB"/>
    <w:rsid w:val="77CD768E"/>
    <w:rsid w:val="77CF241B"/>
    <w:rsid w:val="77CF26E1"/>
    <w:rsid w:val="77CF3D8F"/>
    <w:rsid w:val="77CF4CF9"/>
    <w:rsid w:val="77D66AAB"/>
    <w:rsid w:val="77D73344"/>
    <w:rsid w:val="77D765DD"/>
    <w:rsid w:val="77D81B74"/>
    <w:rsid w:val="77D959A0"/>
    <w:rsid w:val="77DA2E34"/>
    <w:rsid w:val="77DA4BE2"/>
    <w:rsid w:val="77DC53FB"/>
    <w:rsid w:val="77DE1838"/>
    <w:rsid w:val="77DE46D3"/>
    <w:rsid w:val="77E10EBE"/>
    <w:rsid w:val="77E21E2D"/>
    <w:rsid w:val="77E27186"/>
    <w:rsid w:val="77E31623"/>
    <w:rsid w:val="77E37F3B"/>
    <w:rsid w:val="77E468C7"/>
    <w:rsid w:val="77E617D9"/>
    <w:rsid w:val="77E75942"/>
    <w:rsid w:val="77E8153E"/>
    <w:rsid w:val="77E85551"/>
    <w:rsid w:val="77E872FF"/>
    <w:rsid w:val="77E912C9"/>
    <w:rsid w:val="77E92FC6"/>
    <w:rsid w:val="77E93D55"/>
    <w:rsid w:val="77EB208A"/>
    <w:rsid w:val="77EB6DF0"/>
    <w:rsid w:val="77ED2B68"/>
    <w:rsid w:val="77ED700C"/>
    <w:rsid w:val="77EE068E"/>
    <w:rsid w:val="77EE09FD"/>
    <w:rsid w:val="77EF1983"/>
    <w:rsid w:val="77F008AA"/>
    <w:rsid w:val="77F16A30"/>
    <w:rsid w:val="77F219BB"/>
    <w:rsid w:val="77F31EB7"/>
    <w:rsid w:val="77F4322F"/>
    <w:rsid w:val="77F43EF6"/>
    <w:rsid w:val="77F44BB4"/>
    <w:rsid w:val="77F570C3"/>
    <w:rsid w:val="77F57C10"/>
    <w:rsid w:val="77F674D7"/>
    <w:rsid w:val="77F807A0"/>
    <w:rsid w:val="77FA34D6"/>
    <w:rsid w:val="77FBFB91"/>
    <w:rsid w:val="77FC724F"/>
    <w:rsid w:val="77FD50BA"/>
    <w:rsid w:val="77FD5C44"/>
    <w:rsid w:val="77FE5283"/>
    <w:rsid w:val="77FF289B"/>
    <w:rsid w:val="78013B92"/>
    <w:rsid w:val="780204A4"/>
    <w:rsid w:val="78023E43"/>
    <w:rsid w:val="78053CE7"/>
    <w:rsid w:val="78053DD6"/>
    <w:rsid w:val="780819CC"/>
    <w:rsid w:val="780958F1"/>
    <w:rsid w:val="780A1571"/>
    <w:rsid w:val="780B7A63"/>
    <w:rsid w:val="780D6D66"/>
    <w:rsid w:val="78103AE6"/>
    <w:rsid w:val="78104AA8"/>
    <w:rsid w:val="78112CFA"/>
    <w:rsid w:val="78120820"/>
    <w:rsid w:val="781225CE"/>
    <w:rsid w:val="7812329D"/>
    <w:rsid w:val="78125A4D"/>
    <w:rsid w:val="78136D99"/>
    <w:rsid w:val="78146346"/>
    <w:rsid w:val="78151DAF"/>
    <w:rsid w:val="78167D8D"/>
    <w:rsid w:val="78175E36"/>
    <w:rsid w:val="78183B10"/>
    <w:rsid w:val="7819395D"/>
    <w:rsid w:val="781A27CD"/>
    <w:rsid w:val="781B5927"/>
    <w:rsid w:val="781C169F"/>
    <w:rsid w:val="781C31C2"/>
    <w:rsid w:val="781C51FB"/>
    <w:rsid w:val="781E0F0A"/>
    <w:rsid w:val="781E0F73"/>
    <w:rsid w:val="781E6980"/>
    <w:rsid w:val="78210A63"/>
    <w:rsid w:val="782115C4"/>
    <w:rsid w:val="78224195"/>
    <w:rsid w:val="78224A1D"/>
    <w:rsid w:val="78230964"/>
    <w:rsid w:val="78232A2D"/>
    <w:rsid w:val="782347DB"/>
    <w:rsid w:val="78236589"/>
    <w:rsid w:val="78244A0E"/>
    <w:rsid w:val="782560DA"/>
    <w:rsid w:val="782656AD"/>
    <w:rsid w:val="78283BA0"/>
    <w:rsid w:val="782B067F"/>
    <w:rsid w:val="782D7408"/>
    <w:rsid w:val="782E082C"/>
    <w:rsid w:val="782E3142"/>
    <w:rsid w:val="782E47CB"/>
    <w:rsid w:val="78300CA6"/>
    <w:rsid w:val="783050B7"/>
    <w:rsid w:val="783148DB"/>
    <w:rsid w:val="78314F3B"/>
    <w:rsid w:val="783247DC"/>
    <w:rsid w:val="78330B4E"/>
    <w:rsid w:val="78334354"/>
    <w:rsid w:val="7834238E"/>
    <w:rsid w:val="78342545"/>
    <w:rsid w:val="783601CD"/>
    <w:rsid w:val="78362761"/>
    <w:rsid w:val="7836450F"/>
    <w:rsid w:val="78370287"/>
    <w:rsid w:val="783764D9"/>
    <w:rsid w:val="78376F21"/>
    <w:rsid w:val="7839214D"/>
    <w:rsid w:val="78393FFF"/>
    <w:rsid w:val="783958FA"/>
    <w:rsid w:val="78395DAD"/>
    <w:rsid w:val="783B1B25"/>
    <w:rsid w:val="783B2CF3"/>
    <w:rsid w:val="783C24BF"/>
    <w:rsid w:val="783C5A9D"/>
    <w:rsid w:val="783C61CC"/>
    <w:rsid w:val="783D7ED0"/>
    <w:rsid w:val="7840713B"/>
    <w:rsid w:val="784104E1"/>
    <w:rsid w:val="784316D3"/>
    <w:rsid w:val="784334F1"/>
    <w:rsid w:val="7845294D"/>
    <w:rsid w:val="784533A9"/>
    <w:rsid w:val="78455F85"/>
    <w:rsid w:val="784619DD"/>
    <w:rsid w:val="78462278"/>
    <w:rsid w:val="78466DF5"/>
    <w:rsid w:val="784833D0"/>
    <w:rsid w:val="78484242"/>
    <w:rsid w:val="784850A4"/>
    <w:rsid w:val="78486966"/>
    <w:rsid w:val="7849718A"/>
    <w:rsid w:val="7849C7A6"/>
    <w:rsid w:val="784A1D68"/>
    <w:rsid w:val="784A43B7"/>
    <w:rsid w:val="784A620C"/>
    <w:rsid w:val="784A7FBA"/>
    <w:rsid w:val="784C1822"/>
    <w:rsid w:val="784C5701"/>
    <w:rsid w:val="784D6B7B"/>
    <w:rsid w:val="784F737E"/>
    <w:rsid w:val="78503872"/>
    <w:rsid w:val="78511348"/>
    <w:rsid w:val="78517344"/>
    <w:rsid w:val="7851759A"/>
    <w:rsid w:val="78520F68"/>
    <w:rsid w:val="78522990"/>
    <w:rsid w:val="78533F2F"/>
    <w:rsid w:val="7855583A"/>
    <w:rsid w:val="7855678A"/>
    <w:rsid w:val="78563C11"/>
    <w:rsid w:val="785645C3"/>
    <w:rsid w:val="7856695F"/>
    <w:rsid w:val="78574107"/>
    <w:rsid w:val="78574485"/>
    <w:rsid w:val="78586691"/>
    <w:rsid w:val="785A0D84"/>
    <w:rsid w:val="785B21C7"/>
    <w:rsid w:val="785B6132"/>
    <w:rsid w:val="785E75E4"/>
    <w:rsid w:val="786037D2"/>
    <w:rsid w:val="78613943"/>
    <w:rsid w:val="78614B31"/>
    <w:rsid w:val="78621E40"/>
    <w:rsid w:val="78630E96"/>
    <w:rsid w:val="78632927"/>
    <w:rsid w:val="786372CE"/>
    <w:rsid w:val="78650950"/>
    <w:rsid w:val="78651B87"/>
    <w:rsid w:val="78654DF4"/>
    <w:rsid w:val="78673ACC"/>
    <w:rsid w:val="78675FB1"/>
    <w:rsid w:val="786858FC"/>
    <w:rsid w:val="78686AE0"/>
    <w:rsid w:val="78693A9F"/>
    <w:rsid w:val="786A41B8"/>
    <w:rsid w:val="786B1CDE"/>
    <w:rsid w:val="786B3336"/>
    <w:rsid w:val="786B71C5"/>
    <w:rsid w:val="786C6182"/>
    <w:rsid w:val="786D5B8C"/>
    <w:rsid w:val="786E44E5"/>
    <w:rsid w:val="786F495D"/>
    <w:rsid w:val="78702FCB"/>
    <w:rsid w:val="787114B6"/>
    <w:rsid w:val="78713178"/>
    <w:rsid w:val="78713799"/>
    <w:rsid w:val="78715C31"/>
    <w:rsid w:val="78722334"/>
    <w:rsid w:val="787428D4"/>
    <w:rsid w:val="78743289"/>
    <w:rsid w:val="78743CF3"/>
    <w:rsid w:val="78764C12"/>
    <w:rsid w:val="78765640"/>
    <w:rsid w:val="787658E7"/>
    <w:rsid w:val="78766AB5"/>
    <w:rsid w:val="78773FBF"/>
    <w:rsid w:val="78774B27"/>
    <w:rsid w:val="78783133"/>
    <w:rsid w:val="78785524"/>
    <w:rsid w:val="78785574"/>
    <w:rsid w:val="787B0173"/>
    <w:rsid w:val="787B5425"/>
    <w:rsid w:val="787B6279"/>
    <w:rsid w:val="787D00E4"/>
    <w:rsid w:val="787D4AE2"/>
    <w:rsid w:val="787E51F4"/>
    <w:rsid w:val="787E7C64"/>
    <w:rsid w:val="78801C2E"/>
    <w:rsid w:val="788259A6"/>
    <w:rsid w:val="78827009"/>
    <w:rsid w:val="78827754"/>
    <w:rsid w:val="78830F70"/>
    <w:rsid w:val="7883171E"/>
    <w:rsid w:val="78832BF4"/>
    <w:rsid w:val="7883527A"/>
    <w:rsid w:val="78843BCB"/>
    <w:rsid w:val="788476EB"/>
    <w:rsid w:val="78855169"/>
    <w:rsid w:val="7887018D"/>
    <w:rsid w:val="78874D6A"/>
    <w:rsid w:val="78882890"/>
    <w:rsid w:val="78885C30"/>
    <w:rsid w:val="788A2ADB"/>
    <w:rsid w:val="788B1438"/>
    <w:rsid w:val="788B412F"/>
    <w:rsid w:val="788D434B"/>
    <w:rsid w:val="788D7EA7"/>
    <w:rsid w:val="788F3365"/>
    <w:rsid w:val="78911112"/>
    <w:rsid w:val="78917843"/>
    <w:rsid w:val="78921C0D"/>
    <w:rsid w:val="7892370F"/>
    <w:rsid w:val="789302E4"/>
    <w:rsid w:val="78930C9A"/>
    <w:rsid w:val="78970D25"/>
    <w:rsid w:val="78972AD3"/>
    <w:rsid w:val="7897325D"/>
    <w:rsid w:val="78984BB3"/>
    <w:rsid w:val="78992CEF"/>
    <w:rsid w:val="789A1025"/>
    <w:rsid w:val="789B49EE"/>
    <w:rsid w:val="789B5ED1"/>
    <w:rsid w:val="789C37B7"/>
    <w:rsid w:val="789D4BB2"/>
    <w:rsid w:val="789E0306"/>
    <w:rsid w:val="789E25B0"/>
    <w:rsid w:val="78A05E2C"/>
    <w:rsid w:val="78A21BA4"/>
    <w:rsid w:val="78A23952"/>
    <w:rsid w:val="78A2537A"/>
    <w:rsid w:val="78A33A01"/>
    <w:rsid w:val="78A40844"/>
    <w:rsid w:val="78A41EA8"/>
    <w:rsid w:val="78A435A7"/>
    <w:rsid w:val="78A439BC"/>
    <w:rsid w:val="78A43B6E"/>
    <w:rsid w:val="78A44534"/>
    <w:rsid w:val="78A551F0"/>
    <w:rsid w:val="78A5543C"/>
    <w:rsid w:val="78A56032"/>
    <w:rsid w:val="78A67B09"/>
    <w:rsid w:val="78A70F68"/>
    <w:rsid w:val="78A82768"/>
    <w:rsid w:val="78A85D22"/>
    <w:rsid w:val="78A9103C"/>
    <w:rsid w:val="78A96EDD"/>
    <w:rsid w:val="78A97224"/>
    <w:rsid w:val="78AA6CAB"/>
    <w:rsid w:val="78AC7740"/>
    <w:rsid w:val="78AD0549"/>
    <w:rsid w:val="78AD22F7"/>
    <w:rsid w:val="78AE0DB9"/>
    <w:rsid w:val="78AF2669"/>
    <w:rsid w:val="78AF42C1"/>
    <w:rsid w:val="78B0680A"/>
    <w:rsid w:val="78B11DE7"/>
    <w:rsid w:val="78B13B95"/>
    <w:rsid w:val="78B16C1F"/>
    <w:rsid w:val="78B2260E"/>
    <w:rsid w:val="78B32BEE"/>
    <w:rsid w:val="78B3637C"/>
    <w:rsid w:val="78B43685"/>
    <w:rsid w:val="78B447B7"/>
    <w:rsid w:val="78B6564F"/>
    <w:rsid w:val="78B74F24"/>
    <w:rsid w:val="78B75E85"/>
    <w:rsid w:val="78B766C9"/>
    <w:rsid w:val="78B80FD7"/>
    <w:rsid w:val="78B813C8"/>
    <w:rsid w:val="78B83176"/>
    <w:rsid w:val="78B96EEE"/>
    <w:rsid w:val="78BA01AC"/>
    <w:rsid w:val="78BB2C44"/>
    <w:rsid w:val="78BB2C66"/>
    <w:rsid w:val="78BC253A"/>
    <w:rsid w:val="78BD078C"/>
    <w:rsid w:val="78BD1BF0"/>
    <w:rsid w:val="78BD69DE"/>
    <w:rsid w:val="78BE4548"/>
    <w:rsid w:val="78BE5FE3"/>
    <w:rsid w:val="78C0202A"/>
    <w:rsid w:val="78C06CBE"/>
    <w:rsid w:val="78C22246"/>
    <w:rsid w:val="78C25DA2"/>
    <w:rsid w:val="78C4197D"/>
    <w:rsid w:val="78C45F56"/>
    <w:rsid w:val="78C70D13"/>
    <w:rsid w:val="78C71F36"/>
    <w:rsid w:val="78C72D6B"/>
    <w:rsid w:val="78C9164E"/>
    <w:rsid w:val="78C920E8"/>
    <w:rsid w:val="78C935D5"/>
    <w:rsid w:val="78C95383"/>
    <w:rsid w:val="78C95537"/>
    <w:rsid w:val="78C96FB9"/>
    <w:rsid w:val="78CA106C"/>
    <w:rsid w:val="78CA2EA9"/>
    <w:rsid w:val="78CC2A6A"/>
    <w:rsid w:val="78CE2F07"/>
    <w:rsid w:val="78CE5AD8"/>
    <w:rsid w:val="78CE76B7"/>
    <w:rsid w:val="78CF054C"/>
    <w:rsid w:val="78D2004B"/>
    <w:rsid w:val="78D30F0F"/>
    <w:rsid w:val="78D3574B"/>
    <w:rsid w:val="78D6184E"/>
    <w:rsid w:val="78D80262"/>
    <w:rsid w:val="78D81144"/>
    <w:rsid w:val="78D8694A"/>
    <w:rsid w:val="78D92928"/>
    <w:rsid w:val="78D9465E"/>
    <w:rsid w:val="78DA407B"/>
    <w:rsid w:val="78DB3308"/>
    <w:rsid w:val="78DB3E89"/>
    <w:rsid w:val="78DC2543"/>
    <w:rsid w:val="78DC3C77"/>
    <w:rsid w:val="78DC660B"/>
    <w:rsid w:val="78DF3C6C"/>
    <w:rsid w:val="78E026CC"/>
    <w:rsid w:val="78E0447A"/>
    <w:rsid w:val="78E1389E"/>
    <w:rsid w:val="78E14A3D"/>
    <w:rsid w:val="78E174A2"/>
    <w:rsid w:val="78E21FA1"/>
    <w:rsid w:val="78E23F4E"/>
    <w:rsid w:val="78E26444"/>
    <w:rsid w:val="78E2683E"/>
    <w:rsid w:val="78E33E7A"/>
    <w:rsid w:val="78E40FAE"/>
    <w:rsid w:val="78E421BD"/>
    <w:rsid w:val="78E55F35"/>
    <w:rsid w:val="78E57CE3"/>
    <w:rsid w:val="78E60B66"/>
    <w:rsid w:val="78E73D36"/>
    <w:rsid w:val="78EA013B"/>
    <w:rsid w:val="78EA70A7"/>
    <w:rsid w:val="78EB1176"/>
    <w:rsid w:val="78EC7B61"/>
    <w:rsid w:val="78ED4D9D"/>
    <w:rsid w:val="78EE3A2B"/>
    <w:rsid w:val="78EE5E9F"/>
    <w:rsid w:val="78EF0019"/>
    <w:rsid w:val="78EF3E63"/>
    <w:rsid w:val="78EF46BD"/>
    <w:rsid w:val="78F06EC8"/>
    <w:rsid w:val="78F14C0D"/>
    <w:rsid w:val="78F21642"/>
    <w:rsid w:val="78F247D9"/>
    <w:rsid w:val="78F30495"/>
    <w:rsid w:val="78F36015"/>
    <w:rsid w:val="78F57A94"/>
    <w:rsid w:val="78F61EF0"/>
    <w:rsid w:val="78F63C9E"/>
    <w:rsid w:val="78F74BE0"/>
    <w:rsid w:val="78F9553C"/>
    <w:rsid w:val="78FB0955"/>
    <w:rsid w:val="78FB12B4"/>
    <w:rsid w:val="78FC5E9A"/>
    <w:rsid w:val="78FD2FE2"/>
    <w:rsid w:val="78FD502C"/>
    <w:rsid w:val="78FE6C7A"/>
    <w:rsid w:val="78FF2C66"/>
    <w:rsid w:val="78FF5DDA"/>
    <w:rsid w:val="79004B1D"/>
    <w:rsid w:val="79015B84"/>
    <w:rsid w:val="79022643"/>
    <w:rsid w:val="790463B1"/>
    <w:rsid w:val="79046BFD"/>
    <w:rsid w:val="79053EE1"/>
    <w:rsid w:val="7908420F"/>
    <w:rsid w:val="7908577F"/>
    <w:rsid w:val="79091C23"/>
    <w:rsid w:val="790939D1"/>
    <w:rsid w:val="79095518"/>
    <w:rsid w:val="790C1713"/>
    <w:rsid w:val="790D7A14"/>
    <w:rsid w:val="790E0FE8"/>
    <w:rsid w:val="790E1A70"/>
    <w:rsid w:val="790E2D96"/>
    <w:rsid w:val="790F7486"/>
    <w:rsid w:val="79103527"/>
    <w:rsid w:val="79110A61"/>
    <w:rsid w:val="79112886"/>
    <w:rsid w:val="79132AA2"/>
    <w:rsid w:val="79134850"/>
    <w:rsid w:val="7914464F"/>
    <w:rsid w:val="79146C59"/>
    <w:rsid w:val="79153CDF"/>
    <w:rsid w:val="79156D6A"/>
    <w:rsid w:val="79157D2B"/>
    <w:rsid w:val="791660EE"/>
    <w:rsid w:val="7917274D"/>
    <w:rsid w:val="79173741"/>
    <w:rsid w:val="79181E66"/>
    <w:rsid w:val="79182F56"/>
    <w:rsid w:val="791903FC"/>
    <w:rsid w:val="79193360"/>
    <w:rsid w:val="791B3704"/>
    <w:rsid w:val="791C0780"/>
    <w:rsid w:val="791C6D2A"/>
    <w:rsid w:val="791D1EEF"/>
    <w:rsid w:val="791D3DF4"/>
    <w:rsid w:val="791D69AB"/>
    <w:rsid w:val="791F0A49"/>
    <w:rsid w:val="791F4E23"/>
    <w:rsid w:val="791F65AD"/>
    <w:rsid w:val="792044CF"/>
    <w:rsid w:val="792131FE"/>
    <w:rsid w:val="79242573"/>
    <w:rsid w:val="79243D01"/>
    <w:rsid w:val="79253F7D"/>
    <w:rsid w:val="79255739"/>
    <w:rsid w:val="79257483"/>
    <w:rsid w:val="79257933"/>
    <w:rsid w:val="792669FC"/>
    <w:rsid w:val="79271658"/>
    <w:rsid w:val="79273E57"/>
    <w:rsid w:val="79282160"/>
    <w:rsid w:val="79286AA8"/>
    <w:rsid w:val="79294DDC"/>
    <w:rsid w:val="792A0F2D"/>
    <w:rsid w:val="792A3948"/>
    <w:rsid w:val="792A563F"/>
    <w:rsid w:val="792B798E"/>
    <w:rsid w:val="792C34E4"/>
    <w:rsid w:val="792C3B64"/>
    <w:rsid w:val="792C51CD"/>
    <w:rsid w:val="792C7437"/>
    <w:rsid w:val="792C76C0"/>
    <w:rsid w:val="792E3438"/>
    <w:rsid w:val="792E3A99"/>
    <w:rsid w:val="792E3C51"/>
    <w:rsid w:val="792F0F5E"/>
    <w:rsid w:val="793104D6"/>
    <w:rsid w:val="79316F18"/>
    <w:rsid w:val="793437F6"/>
    <w:rsid w:val="793547C6"/>
    <w:rsid w:val="7936053E"/>
    <w:rsid w:val="79366453"/>
    <w:rsid w:val="79393B8B"/>
    <w:rsid w:val="79397992"/>
    <w:rsid w:val="793C2330"/>
    <w:rsid w:val="793E3178"/>
    <w:rsid w:val="793E38D3"/>
    <w:rsid w:val="793F3FF5"/>
    <w:rsid w:val="793F73F3"/>
    <w:rsid w:val="79410A94"/>
    <w:rsid w:val="79420C91"/>
    <w:rsid w:val="79424081"/>
    <w:rsid w:val="794248B6"/>
    <w:rsid w:val="79443DBC"/>
    <w:rsid w:val="79447A13"/>
    <w:rsid w:val="79450781"/>
    <w:rsid w:val="794744F9"/>
    <w:rsid w:val="7947509D"/>
    <w:rsid w:val="794837C6"/>
    <w:rsid w:val="794964C4"/>
    <w:rsid w:val="794A0AA1"/>
    <w:rsid w:val="794C001C"/>
    <w:rsid w:val="794C1FB8"/>
    <w:rsid w:val="794D439D"/>
    <w:rsid w:val="794E2B06"/>
    <w:rsid w:val="794E714C"/>
    <w:rsid w:val="794E7636"/>
    <w:rsid w:val="794F2781"/>
    <w:rsid w:val="79501600"/>
    <w:rsid w:val="79503152"/>
    <w:rsid w:val="7950365A"/>
    <w:rsid w:val="79505F51"/>
    <w:rsid w:val="795155D6"/>
    <w:rsid w:val="79517126"/>
    <w:rsid w:val="795267EE"/>
    <w:rsid w:val="79527F81"/>
    <w:rsid w:val="795409C4"/>
    <w:rsid w:val="7954169F"/>
    <w:rsid w:val="795560A2"/>
    <w:rsid w:val="79573931"/>
    <w:rsid w:val="79580E09"/>
    <w:rsid w:val="79592C86"/>
    <w:rsid w:val="79594E78"/>
    <w:rsid w:val="795B1D53"/>
    <w:rsid w:val="795D5ACB"/>
    <w:rsid w:val="796055BB"/>
    <w:rsid w:val="796205C0"/>
    <w:rsid w:val="796432FD"/>
    <w:rsid w:val="796450AB"/>
    <w:rsid w:val="79667075"/>
    <w:rsid w:val="79674B9C"/>
    <w:rsid w:val="79681A2F"/>
    <w:rsid w:val="79694470"/>
    <w:rsid w:val="796A0FDC"/>
    <w:rsid w:val="796A7511"/>
    <w:rsid w:val="796A7658"/>
    <w:rsid w:val="796B01E8"/>
    <w:rsid w:val="796B3AF6"/>
    <w:rsid w:val="796B5EB2"/>
    <w:rsid w:val="796C4CEF"/>
    <w:rsid w:val="796C5667"/>
    <w:rsid w:val="796E3599"/>
    <w:rsid w:val="796E7CD8"/>
    <w:rsid w:val="796F40D3"/>
    <w:rsid w:val="796F52C1"/>
    <w:rsid w:val="796F62A7"/>
    <w:rsid w:val="79704AC1"/>
    <w:rsid w:val="79707405"/>
    <w:rsid w:val="79711576"/>
    <w:rsid w:val="7972247C"/>
    <w:rsid w:val="79731409"/>
    <w:rsid w:val="79733540"/>
    <w:rsid w:val="79736F94"/>
    <w:rsid w:val="79752E15"/>
    <w:rsid w:val="797572B9"/>
    <w:rsid w:val="79766B8D"/>
    <w:rsid w:val="79773031"/>
    <w:rsid w:val="7979570B"/>
    <w:rsid w:val="797A48CF"/>
    <w:rsid w:val="797C21BB"/>
    <w:rsid w:val="797D5543"/>
    <w:rsid w:val="797E037F"/>
    <w:rsid w:val="797E21B6"/>
    <w:rsid w:val="797F3C93"/>
    <w:rsid w:val="797F6C94"/>
    <w:rsid w:val="79812DC7"/>
    <w:rsid w:val="79815C5D"/>
    <w:rsid w:val="798219D5"/>
    <w:rsid w:val="79823784"/>
    <w:rsid w:val="79832E28"/>
    <w:rsid w:val="79835BAD"/>
    <w:rsid w:val="798412AA"/>
    <w:rsid w:val="79850BF2"/>
    <w:rsid w:val="79853CEC"/>
    <w:rsid w:val="79861420"/>
    <w:rsid w:val="7987279D"/>
    <w:rsid w:val="79877C71"/>
    <w:rsid w:val="79892D64"/>
    <w:rsid w:val="79894B12"/>
    <w:rsid w:val="798968C0"/>
    <w:rsid w:val="798A3BCF"/>
    <w:rsid w:val="798A7504"/>
    <w:rsid w:val="798B2638"/>
    <w:rsid w:val="798C0AC0"/>
    <w:rsid w:val="798C6DA0"/>
    <w:rsid w:val="798E037A"/>
    <w:rsid w:val="798E3ED6"/>
    <w:rsid w:val="798F1BAD"/>
    <w:rsid w:val="798F5CAB"/>
    <w:rsid w:val="79910743"/>
    <w:rsid w:val="79914103"/>
    <w:rsid w:val="79921778"/>
    <w:rsid w:val="79921C19"/>
    <w:rsid w:val="79924C43"/>
    <w:rsid w:val="79935991"/>
    <w:rsid w:val="79951644"/>
    <w:rsid w:val="79961C0E"/>
    <w:rsid w:val="799655DD"/>
    <w:rsid w:val="799757F8"/>
    <w:rsid w:val="79980B2D"/>
    <w:rsid w:val="79983241"/>
    <w:rsid w:val="79983DA3"/>
    <w:rsid w:val="79993C52"/>
    <w:rsid w:val="79996860"/>
    <w:rsid w:val="79997193"/>
    <w:rsid w:val="799A0ACD"/>
    <w:rsid w:val="799B2959"/>
    <w:rsid w:val="799B6514"/>
    <w:rsid w:val="799D642E"/>
    <w:rsid w:val="799E157B"/>
    <w:rsid w:val="799E680F"/>
    <w:rsid w:val="799F73AB"/>
    <w:rsid w:val="799F7E92"/>
    <w:rsid w:val="79A1314B"/>
    <w:rsid w:val="79A22634"/>
    <w:rsid w:val="79A25BD4"/>
    <w:rsid w:val="79A33A55"/>
    <w:rsid w:val="79A55BDA"/>
    <w:rsid w:val="79A71B1C"/>
    <w:rsid w:val="79A84123"/>
    <w:rsid w:val="79A90D10"/>
    <w:rsid w:val="79A96F62"/>
    <w:rsid w:val="79AB21E7"/>
    <w:rsid w:val="79AB2CDA"/>
    <w:rsid w:val="79AB5417"/>
    <w:rsid w:val="79AB6836"/>
    <w:rsid w:val="79AC3F1E"/>
    <w:rsid w:val="79AC4C43"/>
    <w:rsid w:val="79AD6A52"/>
    <w:rsid w:val="79AF505B"/>
    <w:rsid w:val="79B002F1"/>
    <w:rsid w:val="79B1586E"/>
    <w:rsid w:val="79B20979"/>
    <w:rsid w:val="79B24069"/>
    <w:rsid w:val="79B50A3B"/>
    <w:rsid w:val="79B600AA"/>
    <w:rsid w:val="79B700A9"/>
    <w:rsid w:val="79B72E80"/>
    <w:rsid w:val="79B815B4"/>
    <w:rsid w:val="79B871A5"/>
    <w:rsid w:val="79B90865"/>
    <w:rsid w:val="79BA29AC"/>
    <w:rsid w:val="79BA4CCB"/>
    <w:rsid w:val="79BB11CA"/>
    <w:rsid w:val="79BB5602"/>
    <w:rsid w:val="79BC3244"/>
    <w:rsid w:val="79BC6C95"/>
    <w:rsid w:val="79BD414E"/>
    <w:rsid w:val="79BD47BC"/>
    <w:rsid w:val="79BD5369"/>
    <w:rsid w:val="79BD656A"/>
    <w:rsid w:val="79BD75CC"/>
    <w:rsid w:val="79BD78E1"/>
    <w:rsid w:val="79BE7D60"/>
    <w:rsid w:val="79BF6786"/>
    <w:rsid w:val="79C1605A"/>
    <w:rsid w:val="79C16E13"/>
    <w:rsid w:val="79C30024"/>
    <w:rsid w:val="79C31430"/>
    <w:rsid w:val="79C323DA"/>
    <w:rsid w:val="79C36705"/>
    <w:rsid w:val="79C43D9C"/>
    <w:rsid w:val="79C7692C"/>
    <w:rsid w:val="79C913B2"/>
    <w:rsid w:val="79C97432"/>
    <w:rsid w:val="79CA1445"/>
    <w:rsid w:val="79CB13AF"/>
    <w:rsid w:val="79CC49FF"/>
    <w:rsid w:val="79CD0EA3"/>
    <w:rsid w:val="79CD1ACC"/>
    <w:rsid w:val="79CD789A"/>
    <w:rsid w:val="79CE0777"/>
    <w:rsid w:val="79D23A77"/>
    <w:rsid w:val="79D31CEE"/>
    <w:rsid w:val="79D32252"/>
    <w:rsid w:val="79D36320"/>
    <w:rsid w:val="79D42231"/>
    <w:rsid w:val="79D44888"/>
    <w:rsid w:val="79D510B7"/>
    <w:rsid w:val="79D73189"/>
    <w:rsid w:val="79D7CEC3"/>
    <w:rsid w:val="79D84B62"/>
    <w:rsid w:val="79D9553B"/>
    <w:rsid w:val="79DB73D8"/>
    <w:rsid w:val="79DBECF7"/>
    <w:rsid w:val="79DC12E6"/>
    <w:rsid w:val="79DC2B60"/>
    <w:rsid w:val="79DC7338"/>
    <w:rsid w:val="79DC7823"/>
    <w:rsid w:val="79DD088D"/>
    <w:rsid w:val="79DE1E27"/>
    <w:rsid w:val="79DE49E2"/>
    <w:rsid w:val="79DF0F93"/>
    <w:rsid w:val="79DF10D7"/>
    <w:rsid w:val="79DF59D1"/>
    <w:rsid w:val="79E104AA"/>
    <w:rsid w:val="79E14070"/>
    <w:rsid w:val="79E16984"/>
    <w:rsid w:val="79E26A94"/>
    <w:rsid w:val="79E458E1"/>
    <w:rsid w:val="79E5027C"/>
    <w:rsid w:val="79E54F49"/>
    <w:rsid w:val="79E92B4C"/>
    <w:rsid w:val="79E93803"/>
    <w:rsid w:val="79E955B1"/>
    <w:rsid w:val="79E9735F"/>
    <w:rsid w:val="79EA1A55"/>
    <w:rsid w:val="79EC1AEE"/>
    <w:rsid w:val="79EE0E19"/>
    <w:rsid w:val="79EE2BC7"/>
    <w:rsid w:val="79EF2560"/>
    <w:rsid w:val="79EF58D1"/>
    <w:rsid w:val="79F03583"/>
    <w:rsid w:val="79F04B91"/>
    <w:rsid w:val="79F113AF"/>
    <w:rsid w:val="79F348D2"/>
    <w:rsid w:val="79F3642F"/>
    <w:rsid w:val="79F41E6D"/>
    <w:rsid w:val="79F45969"/>
    <w:rsid w:val="79F45C6D"/>
    <w:rsid w:val="79F521A7"/>
    <w:rsid w:val="79F626F0"/>
    <w:rsid w:val="79F851D8"/>
    <w:rsid w:val="79F857F4"/>
    <w:rsid w:val="79F93A46"/>
    <w:rsid w:val="79FB3580"/>
    <w:rsid w:val="79FB70B9"/>
    <w:rsid w:val="79FB73D7"/>
    <w:rsid w:val="79FB7B0E"/>
    <w:rsid w:val="79FBD8EC"/>
    <w:rsid w:val="79FD1618"/>
    <w:rsid w:val="79FE1404"/>
    <w:rsid w:val="79FE3D10"/>
    <w:rsid w:val="79FE67F2"/>
    <w:rsid w:val="79FF6B82"/>
    <w:rsid w:val="79FF7008"/>
    <w:rsid w:val="7A00406B"/>
    <w:rsid w:val="7A020023"/>
    <w:rsid w:val="7A030F47"/>
    <w:rsid w:val="7A04073B"/>
    <w:rsid w:val="7A045277"/>
    <w:rsid w:val="7A0569D9"/>
    <w:rsid w:val="7A087681"/>
    <w:rsid w:val="7A0A5A63"/>
    <w:rsid w:val="7A0B0BDA"/>
    <w:rsid w:val="7A0B19CB"/>
    <w:rsid w:val="7A0B6A59"/>
    <w:rsid w:val="7A0D129F"/>
    <w:rsid w:val="7A0E0936"/>
    <w:rsid w:val="7A0F3269"/>
    <w:rsid w:val="7A102B3D"/>
    <w:rsid w:val="7A122397"/>
    <w:rsid w:val="7A124B07"/>
    <w:rsid w:val="7A1277C1"/>
    <w:rsid w:val="7A140880"/>
    <w:rsid w:val="7A1753D0"/>
    <w:rsid w:val="7A181268"/>
    <w:rsid w:val="7A196288"/>
    <w:rsid w:val="7A1A1C0E"/>
    <w:rsid w:val="7A1A3226"/>
    <w:rsid w:val="7A1A52C9"/>
    <w:rsid w:val="7A1B6F07"/>
    <w:rsid w:val="7A1C5986"/>
    <w:rsid w:val="7A1D6972"/>
    <w:rsid w:val="7A1E1FF6"/>
    <w:rsid w:val="7A1E525A"/>
    <w:rsid w:val="7A1F266C"/>
    <w:rsid w:val="7A201FEF"/>
    <w:rsid w:val="7A212F9C"/>
    <w:rsid w:val="7A21383C"/>
    <w:rsid w:val="7A217D4C"/>
    <w:rsid w:val="7A22168D"/>
    <w:rsid w:val="7A236D15"/>
    <w:rsid w:val="7A242037"/>
    <w:rsid w:val="7A246E5D"/>
    <w:rsid w:val="7A2605B3"/>
    <w:rsid w:val="7A281FAF"/>
    <w:rsid w:val="7A28432B"/>
    <w:rsid w:val="7A295824"/>
    <w:rsid w:val="7A2A00A3"/>
    <w:rsid w:val="7A2A2F9E"/>
    <w:rsid w:val="7A2C1BE8"/>
    <w:rsid w:val="7A2C54A4"/>
    <w:rsid w:val="7A2C7645"/>
    <w:rsid w:val="7A2D36EF"/>
    <w:rsid w:val="7A2D7B93"/>
    <w:rsid w:val="7A2E4F52"/>
    <w:rsid w:val="7A2E6F04"/>
    <w:rsid w:val="7A2F1EBA"/>
    <w:rsid w:val="7A2F32A7"/>
    <w:rsid w:val="7A2F4A57"/>
    <w:rsid w:val="7A2F6A39"/>
    <w:rsid w:val="7A301431"/>
    <w:rsid w:val="7A303F8B"/>
    <w:rsid w:val="7A31097F"/>
    <w:rsid w:val="7A316D9C"/>
    <w:rsid w:val="7A320D06"/>
    <w:rsid w:val="7A323798"/>
    <w:rsid w:val="7A323AD2"/>
    <w:rsid w:val="7A32731F"/>
    <w:rsid w:val="7A334199"/>
    <w:rsid w:val="7A344A7E"/>
    <w:rsid w:val="7A372CF5"/>
    <w:rsid w:val="7A37631C"/>
    <w:rsid w:val="7A382D26"/>
    <w:rsid w:val="7A383BCB"/>
    <w:rsid w:val="7A39025A"/>
    <w:rsid w:val="7A393E40"/>
    <w:rsid w:val="7A396538"/>
    <w:rsid w:val="7A3A52DF"/>
    <w:rsid w:val="7A3B4602"/>
    <w:rsid w:val="7A3C40B8"/>
    <w:rsid w:val="7A3D1CB8"/>
    <w:rsid w:val="7A3E3B4E"/>
    <w:rsid w:val="7A3E58FC"/>
    <w:rsid w:val="7A3E76AA"/>
    <w:rsid w:val="7A3F4EF6"/>
    <w:rsid w:val="7A40216A"/>
    <w:rsid w:val="7A4029C8"/>
    <w:rsid w:val="7A406BB3"/>
    <w:rsid w:val="7A412FD0"/>
    <w:rsid w:val="7A422D3D"/>
    <w:rsid w:val="7A431165"/>
    <w:rsid w:val="7A436A99"/>
    <w:rsid w:val="7A440A39"/>
    <w:rsid w:val="7A446DF5"/>
    <w:rsid w:val="7A467B87"/>
    <w:rsid w:val="7A4750ED"/>
    <w:rsid w:val="7A4A041F"/>
    <w:rsid w:val="7A4A2C67"/>
    <w:rsid w:val="7A4A2E5A"/>
    <w:rsid w:val="7A4A42A1"/>
    <w:rsid w:val="7A4B0019"/>
    <w:rsid w:val="7A4B7015"/>
    <w:rsid w:val="7A4C4391"/>
    <w:rsid w:val="7A4C5587"/>
    <w:rsid w:val="7A4D1FE3"/>
    <w:rsid w:val="7A4E30D8"/>
    <w:rsid w:val="7A4E62FC"/>
    <w:rsid w:val="7A505630"/>
    <w:rsid w:val="7A50767F"/>
    <w:rsid w:val="7A532DF5"/>
    <w:rsid w:val="7A545120"/>
    <w:rsid w:val="7A5451A9"/>
    <w:rsid w:val="7A54B6A6"/>
    <w:rsid w:val="7A551A6B"/>
    <w:rsid w:val="7A580783"/>
    <w:rsid w:val="7A5844F7"/>
    <w:rsid w:val="7A5846E0"/>
    <w:rsid w:val="7A58705B"/>
    <w:rsid w:val="7A5A6EEB"/>
    <w:rsid w:val="7A5B64AE"/>
    <w:rsid w:val="7A5C507C"/>
    <w:rsid w:val="7A5C7F71"/>
    <w:rsid w:val="7A5D4270"/>
    <w:rsid w:val="7A5E503C"/>
    <w:rsid w:val="7A5E64F7"/>
    <w:rsid w:val="7A5F0177"/>
    <w:rsid w:val="7A5F07F1"/>
    <w:rsid w:val="7A5F1CA3"/>
    <w:rsid w:val="7A5F65EA"/>
    <w:rsid w:val="7A5F740A"/>
    <w:rsid w:val="7A63558A"/>
    <w:rsid w:val="7A646936"/>
    <w:rsid w:val="7A646D9D"/>
    <w:rsid w:val="7A654E4A"/>
    <w:rsid w:val="7A664497"/>
    <w:rsid w:val="7A682290"/>
    <w:rsid w:val="7A6906F0"/>
    <w:rsid w:val="7A695D5B"/>
    <w:rsid w:val="7A6A4943"/>
    <w:rsid w:val="7A6B0266"/>
    <w:rsid w:val="7A6D0C70"/>
    <w:rsid w:val="7A6D4434"/>
    <w:rsid w:val="7A6D6319"/>
    <w:rsid w:val="7A6F135A"/>
    <w:rsid w:val="7A6F1DB1"/>
    <w:rsid w:val="7A7076AC"/>
    <w:rsid w:val="7A707A80"/>
    <w:rsid w:val="7A721399"/>
    <w:rsid w:val="7A735DDD"/>
    <w:rsid w:val="7A74131E"/>
    <w:rsid w:val="7A7430CC"/>
    <w:rsid w:val="7A747D65"/>
    <w:rsid w:val="7A7632E8"/>
    <w:rsid w:val="7A765096"/>
    <w:rsid w:val="7A775D8A"/>
    <w:rsid w:val="7A77F820"/>
    <w:rsid w:val="7A794B87"/>
    <w:rsid w:val="7A796935"/>
    <w:rsid w:val="7A797DBE"/>
    <w:rsid w:val="7A7A445B"/>
    <w:rsid w:val="7A7B08FF"/>
    <w:rsid w:val="7A7B26AD"/>
    <w:rsid w:val="7A7B6FD3"/>
    <w:rsid w:val="7A7E3B4F"/>
    <w:rsid w:val="7A804F6D"/>
    <w:rsid w:val="7A807CC3"/>
    <w:rsid w:val="7A813A3B"/>
    <w:rsid w:val="7A861051"/>
    <w:rsid w:val="7A862316"/>
    <w:rsid w:val="7A872C09"/>
    <w:rsid w:val="7A882B00"/>
    <w:rsid w:val="7A88301C"/>
    <w:rsid w:val="7A884099"/>
    <w:rsid w:val="7A884DCA"/>
    <w:rsid w:val="7A884DF3"/>
    <w:rsid w:val="7A891F03"/>
    <w:rsid w:val="7A8979BB"/>
    <w:rsid w:val="7A8A28F0"/>
    <w:rsid w:val="7A8A6D94"/>
    <w:rsid w:val="7A8B4BD2"/>
    <w:rsid w:val="7A8B5E8E"/>
    <w:rsid w:val="7A8C0522"/>
    <w:rsid w:val="7A8D1A0C"/>
    <w:rsid w:val="7A8D23E0"/>
    <w:rsid w:val="7A8D55BA"/>
    <w:rsid w:val="7A903C7E"/>
    <w:rsid w:val="7A923E9A"/>
    <w:rsid w:val="7A92762E"/>
    <w:rsid w:val="7A92765B"/>
    <w:rsid w:val="7A927D1C"/>
    <w:rsid w:val="7A94551C"/>
    <w:rsid w:val="7A950B01"/>
    <w:rsid w:val="7A957E1A"/>
    <w:rsid w:val="7A97325F"/>
    <w:rsid w:val="7A97339D"/>
    <w:rsid w:val="7A9744C1"/>
    <w:rsid w:val="7A981479"/>
    <w:rsid w:val="7A982153"/>
    <w:rsid w:val="7A992B33"/>
    <w:rsid w:val="7A9A4854"/>
    <w:rsid w:val="7A9B107F"/>
    <w:rsid w:val="7A9B3614"/>
    <w:rsid w:val="7A9B38BF"/>
    <w:rsid w:val="7A9B7743"/>
    <w:rsid w:val="7A9C313A"/>
    <w:rsid w:val="7A9C5A29"/>
    <w:rsid w:val="7A9E45ED"/>
    <w:rsid w:val="7A9F5EE5"/>
    <w:rsid w:val="7AA03EC1"/>
    <w:rsid w:val="7AA12076"/>
    <w:rsid w:val="7AA179FB"/>
    <w:rsid w:val="7AA17C39"/>
    <w:rsid w:val="7AA3136A"/>
    <w:rsid w:val="7AA35BC1"/>
    <w:rsid w:val="7AA65250"/>
    <w:rsid w:val="7AA6546D"/>
    <w:rsid w:val="7AA8740B"/>
    <w:rsid w:val="7AAA03F8"/>
    <w:rsid w:val="7AAB2B54"/>
    <w:rsid w:val="7AAC0AB8"/>
    <w:rsid w:val="7AAC4F5C"/>
    <w:rsid w:val="7AAD4830"/>
    <w:rsid w:val="7AAF0F69"/>
    <w:rsid w:val="7AAF67FA"/>
    <w:rsid w:val="7AB0264F"/>
    <w:rsid w:val="7AB17ED3"/>
    <w:rsid w:val="7AB22D9F"/>
    <w:rsid w:val="7AB25253"/>
    <w:rsid w:val="7AB27868"/>
    <w:rsid w:val="7AB36061"/>
    <w:rsid w:val="7AB50ABC"/>
    <w:rsid w:val="7AB51C1E"/>
    <w:rsid w:val="7AB632EA"/>
    <w:rsid w:val="7AB6535C"/>
    <w:rsid w:val="7AB756AF"/>
    <w:rsid w:val="7AB83901"/>
    <w:rsid w:val="7AB931D5"/>
    <w:rsid w:val="7AB93E38"/>
    <w:rsid w:val="7ABA138E"/>
    <w:rsid w:val="7ABA1A65"/>
    <w:rsid w:val="7ABA3AA8"/>
    <w:rsid w:val="7ABC03B8"/>
    <w:rsid w:val="7ABC1999"/>
    <w:rsid w:val="7ABD06B0"/>
    <w:rsid w:val="7ABD5BC0"/>
    <w:rsid w:val="7ABE4C8F"/>
    <w:rsid w:val="7ABF24C8"/>
    <w:rsid w:val="7ABF6B0E"/>
    <w:rsid w:val="7AC027B5"/>
    <w:rsid w:val="7AC24724"/>
    <w:rsid w:val="7AC34054"/>
    <w:rsid w:val="7AC3471B"/>
    <w:rsid w:val="7AC35E02"/>
    <w:rsid w:val="7AC73242"/>
    <w:rsid w:val="7AC758F2"/>
    <w:rsid w:val="7AC868A3"/>
    <w:rsid w:val="7AC936E1"/>
    <w:rsid w:val="7AC93FD3"/>
    <w:rsid w:val="7ACA5FDD"/>
    <w:rsid w:val="7ACA6888"/>
    <w:rsid w:val="7ACC2F08"/>
    <w:rsid w:val="7ACC7394"/>
    <w:rsid w:val="7ACD038F"/>
    <w:rsid w:val="7ACD6C80"/>
    <w:rsid w:val="7ACD6EC5"/>
    <w:rsid w:val="7AD14533"/>
    <w:rsid w:val="7AD149C3"/>
    <w:rsid w:val="7AD16771"/>
    <w:rsid w:val="7AD370AB"/>
    <w:rsid w:val="7AD4000F"/>
    <w:rsid w:val="7AD41DBD"/>
    <w:rsid w:val="7AD74BE3"/>
    <w:rsid w:val="7AD770A4"/>
    <w:rsid w:val="7AD973D3"/>
    <w:rsid w:val="7ADA6BBB"/>
    <w:rsid w:val="7ADB75EF"/>
    <w:rsid w:val="7ADD22FD"/>
    <w:rsid w:val="7ADD40F7"/>
    <w:rsid w:val="7ADD4A3D"/>
    <w:rsid w:val="7ADD62A4"/>
    <w:rsid w:val="7ADE68FA"/>
    <w:rsid w:val="7ADF7103"/>
    <w:rsid w:val="7ADFC1E2"/>
    <w:rsid w:val="7AE0206D"/>
    <w:rsid w:val="7AE13888"/>
    <w:rsid w:val="7AE5221C"/>
    <w:rsid w:val="7AE532DC"/>
    <w:rsid w:val="7AE55383"/>
    <w:rsid w:val="7AE55D78"/>
    <w:rsid w:val="7AE60BAF"/>
    <w:rsid w:val="7AE75816"/>
    <w:rsid w:val="7AE83ABA"/>
    <w:rsid w:val="7AE85868"/>
    <w:rsid w:val="7AEA338E"/>
    <w:rsid w:val="7AEB26DB"/>
    <w:rsid w:val="7AEC0927"/>
    <w:rsid w:val="7AED2E7F"/>
    <w:rsid w:val="7AEE6685"/>
    <w:rsid w:val="7AEF2A55"/>
    <w:rsid w:val="7AEF4E49"/>
    <w:rsid w:val="7AF26208"/>
    <w:rsid w:val="7AF4420D"/>
    <w:rsid w:val="7AF44AB7"/>
    <w:rsid w:val="7AF45AD4"/>
    <w:rsid w:val="7AF53DCD"/>
    <w:rsid w:val="7AF64429"/>
    <w:rsid w:val="7AF661D7"/>
    <w:rsid w:val="7AF675E7"/>
    <w:rsid w:val="7AF6AC97"/>
    <w:rsid w:val="7AF745AA"/>
    <w:rsid w:val="7AF83CFD"/>
    <w:rsid w:val="7AF962C1"/>
    <w:rsid w:val="7AF97A75"/>
    <w:rsid w:val="7AFA5F13"/>
    <w:rsid w:val="7AFC13D8"/>
    <w:rsid w:val="7AFC49B6"/>
    <w:rsid w:val="7AFD48F5"/>
    <w:rsid w:val="7AFD53F6"/>
    <w:rsid w:val="7AFE6E3A"/>
    <w:rsid w:val="7AFF5A31"/>
    <w:rsid w:val="7AFFED7B"/>
    <w:rsid w:val="7B002EB2"/>
    <w:rsid w:val="7B034450"/>
    <w:rsid w:val="7B041A85"/>
    <w:rsid w:val="7B046B46"/>
    <w:rsid w:val="7B052AC1"/>
    <w:rsid w:val="7B0614CE"/>
    <w:rsid w:val="7B070F6A"/>
    <w:rsid w:val="7B0737DE"/>
    <w:rsid w:val="7B075140"/>
    <w:rsid w:val="7B075A60"/>
    <w:rsid w:val="7B0C1487"/>
    <w:rsid w:val="7B0D2C50"/>
    <w:rsid w:val="7B0D30E8"/>
    <w:rsid w:val="7B0E4E11"/>
    <w:rsid w:val="7B0F54EB"/>
    <w:rsid w:val="7B104BBD"/>
    <w:rsid w:val="7B114DBF"/>
    <w:rsid w:val="7B1211B1"/>
    <w:rsid w:val="7B126D78"/>
    <w:rsid w:val="7B130B37"/>
    <w:rsid w:val="7B1313C5"/>
    <w:rsid w:val="7B136215"/>
    <w:rsid w:val="7B136D89"/>
    <w:rsid w:val="7B160627"/>
    <w:rsid w:val="7B164183"/>
    <w:rsid w:val="7B166879"/>
    <w:rsid w:val="7B1720F0"/>
    <w:rsid w:val="7B173B7B"/>
    <w:rsid w:val="7B17796F"/>
    <w:rsid w:val="7B1822D2"/>
    <w:rsid w:val="7B186FA1"/>
    <w:rsid w:val="7B1A4CA2"/>
    <w:rsid w:val="7B1D414B"/>
    <w:rsid w:val="7B1E74DC"/>
    <w:rsid w:val="7B1F1EE3"/>
    <w:rsid w:val="7B1F572E"/>
    <w:rsid w:val="7B20526C"/>
    <w:rsid w:val="7B2204E6"/>
    <w:rsid w:val="7B222136"/>
    <w:rsid w:val="7B2375C2"/>
    <w:rsid w:val="7B25086A"/>
    <w:rsid w:val="7B252618"/>
    <w:rsid w:val="7B2652FB"/>
    <w:rsid w:val="7B2761EB"/>
    <w:rsid w:val="7B292109"/>
    <w:rsid w:val="7B2C1BF9"/>
    <w:rsid w:val="7B2E3BC3"/>
    <w:rsid w:val="7B2E5971"/>
    <w:rsid w:val="7B2E771F"/>
    <w:rsid w:val="7B2F16E9"/>
    <w:rsid w:val="7B315461"/>
    <w:rsid w:val="7B334B2E"/>
    <w:rsid w:val="7B35316F"/>
    <w:rsid w:val="7B357027"/>
    <w:rsid w:val="7B361CAF"/>
    <w:rsid w:val="7B375375"/>
    <w:rsid w:val="7B377D6A"/>
    <w:rsid w:val="7B382ECC"/>
    <w:rsid w:val="7B38432D"/>
    <w:rsid w:val="7B3867F0"/>
    <w:rsid w:val="7B393ECB"/>
    <w:rsid w:val="7B394453"/>
    <w:rsid w:val="7B3960C4"/>
    <w:rsid w:val="7B396448"/>
    <w:rsid w:val="7B3A00C9"/>
    <w:rsid w:val="7B3A03A7"/>
    <w:rsid w:val="7B3B7947"/>
    <w:rsid w:val="7B3C325B"/>
    <w:rsid w:val="7B3C4C3E"/>
    <w:rsid w:val="7B3C6928"/>
    <w:rsid w:val="7B3D3E06"/>
    <w:rsid w:val="7B3D5BB4"/>
    <w:rsid w:val="7B3D6D73"/>
    <w:rsid w:val="7B3E1B2A"/>
    <w:rsid w:val="7B3F7073"/>
    <w:rsid w:val="7B4038F6"/>
    <w:rsid w:val="7B41739F"/>
    <w:rsid w:val="7B434E64"/>
    <w:rsid w:val="7B4375A7"/>
    <w:rsid w:val="7B440E35"/>
    <w:rsid w:val="7B441608"/>
    <w:rsid w:val="7B441920"/>
    <w:rsid w:val="7B444040"/>
    <w:rsid w:val="7B445194"/>
    <w:rsid w:val="7B446F42"/>
    <w:rsid w:val="7B466F10"/>
    <w:rsid w:val="7B474630"/>
    <w:rsid w:val="7B474C85"/>
    <w:rsid w:val="7B476BD8"/>
    <w:rsid w:val="7B48067D"/>
    <w:rsid w:val="7B4927AB"/>
    <w:rsid w:val="7B493482"/>
    <w:rsid w:val="7B4C46C9"/>
    <w:rsid w:val="7B4C5DF7"/>
    <w:rsid w:val="7B4C6EE1"/>
    <w:rsid w:val="7B4E701A"/>
    <w:rsid w:val="7B4F58E7"/>
    <w:rsid w:val="7B502751"/>
    <w:rsid w:val="7B503B39"/>
    <w:rsid w:val="7B503D18"/>
    <w:rsid w:val="7B505E82"/>
    <w:rsid w:val="7B5353D8"/>
    <w:rsid w:val="7B5573A2"/>
    <w:rsid w:val="7B560A24"/>
    <w:rsid w:val="7B561A9C"/>
    <w:rsid w:val="7B574747"/>
    <w:rsid w:val="7B576A1C"/>
    <w:rsid w:val="7B5778E5"/>
    <w:rsid w:val="7B590514"/>
    <w:rsid w:val="7B5A30C4"/>
    <w:rsid w:val="7B5C0D4F"/>
    <w:rsid w:val="7B5D01F3"/>
    <w:rsid w:val="7B5E2B68"/>
    <w:rsid w:val="7B5E4BE7"/>
    <w:rsid w:val="7B5F1576"/>
    <w:rsid w:val="7B5F1FCE"/>
    <w:rsid w:val="7B5F3A34"/>
    <w:rsid w:val="7B5F592B"/>
    <w:rsid w:val="7B600997"/>
    <w:rsid w:val="7B6273C9"/>
    <w:rsid w:val="7B641393"/>
    <w:rsid w:val="7B6507EF"/>
    <w:rsid w:val="7B657330"/>
    <w:rsid w:val="7B6713FE"/>
    <w:rsid w:val="7B67291E"/>
    <w:rsid w:val="7B672C31"/>
    <w:rsid w:val="7B676A45"/>
    <w:rsid w:val="7B6969A9"/>
    <w:rsid w:val="7B6B6095"/>
    <w:rsid w:val="7B6C7047"/>
    <w:rsid w:val="7B6E3FBF"/>
    <w:rsid w:val="7B6F38DC"/>
    <w:rsid w:val="7B7052AE"/>
    <w:rsid w:val="7B71146C"/>
    <w:rsid w:val="7B71585E"/>
    <w:rsid w:val="7B715A1D"/>
    <w:rsid w:val="7B7315D6"/>
    <w:rsid w:val="7B747A6A"/>
    <w:rsid w:val="7B762E74"/>
    <w:rsid w:val="7B765658"/>
    <w:rsid w:val="7B765B23"/>
    <w:rsid w:val="7B776AE1"/>
    <w:rsid w:val="7B783F21"/>
    <w:rsid w:val="7B784E3E"/>
    <w:rsid w:val="7B7A2964"/>
    <w:rsid w:val="7B7C27AB"/>
    <w:rsid w:val="7B7F3F12"/>
    <w:rsid w:val="7B7F4D9D"/>
    <w:rsid w:val="7B8112F7"/>
    <w:rsid w:val="7B8147CC"/>
    <w:rsid w:val="7B8218C7"/>
    <w:rsid w:val="7B8374D3"/>
    <w:rsid w:val="7B8509F8"/>
    <w:rsid w:val="7B8647CE"/>
    <w:rsid w:val="7B867204"/>
    <w:rsid w:val="7B874CCA"/>
    <w:rsid w:val="7B881453"/>
    <w:rsid w:val="7B89704B"/>
    <w:rsid w:val="7B8A691F"/>
    <w:rsid w:val="7B8B086D"/>
    <w:rsid w:val="7B8B4B71"/>
    <w:rsid w:val="7B8B76B1"/>
    <w:rsid w:val="7B8C2698"/>
    <w:rsid w:val="7B8C6B3B"/>
    <w:rsid w:val="7B8C7367"/>
    <w:rsid w:val="7B8D68FB"/>
    <w:rsid w:val="7B8F2CD0"/>
    <w:rsid w:val="7B8F3F36"/>
    <w:rsid w:val="7B907A76"/>
    <w:rsid w:val="7B914152"/>
    <w:rsid w:val="7B917CAE"/>
    <w:rsid w:val="7B9216DD"/>
    <w:rsid w:val="7B933350"/>
    <w:rsid w:val="7B937FC8"/>
    <w:rsid w:val="7B95216B"/>
    <w:rsid w:val="7B963786"/>
    <w:rsid w:val="7B9652C4"/>
    <w:rsid w:val="7B9770FD"/>
    <w:rsid w:val="7B977D3A"/>
    <w:rsid w:val="7B985F3E"/>
    <w:rsid w:val="7B996408"/>
    <w:rsid w:val="7B9A1258"/>
    <w:rsid w:val="7B9A6B62"/>
    <w:rsid w:val="7B9D48A5"/>
    <w:rsid w:val="7B9F061D"/>
    <w:rsid w:val="7B9F686F"/>
    <w:rsid w:val="7BA04965"/>
    <w:rsid w:val="7BA06143"/>
    <w:rsid w:val="7BA2010D"/>
    <w:rsid w:val="7BA21EBB"/>
    <w:rsid w:val="7BA27120"/>
    <w:rsid w:val="7BA479E1"/>
    <w:rsid w:val="7BA62259"/>
    <w:rsid w:val="7BA6273B"/>
    <w:rsid w:val="7BA6767C"/>
    <w:rsid w:val="7BA75D4D"/>
    <w:rsid w:val="7BAB0D70"/>
    <w:rsid w:val="7BAB3013"/>
    <w:rsid w:val="7BAB5214"/>
    <w:rsid w:val="7BAC4AE8"/>
    <w:rsid w:val="7BAC4F27"/>
    <w:rsid w:val="7BAE260E"/>
    <w:rsid w:val="7BB021EE"/>
    <w:rsid w:val="7BB0393B"/>
    <w:rsid w:val="7BB10350"/>
    <w:rsid w:val="7BB30539"/>
    <w:rsid w:val="7BB35DF5"/>
    <w:rsid w:val="7BB47AA4"/>
    <w:rsid w:val="7BB51BEE"/>
    <w:rsid w:val="7BB5399C"/>
    <w:rsid w:val="7BB6118A"/>
    <w:rsid w:val="7BB62B76"/>
    <w:rsid w:val="7BB6506E"/>
    <w:rsid w:val="7BB73BB8"/>
    <w:rsid w:val="7BB8348D"/>
    <w:rsid w:val="7BB840B1"/>
    <w:rsid w:val="7BB91D9D"/>
    <w:rsid w:val="7BB96C50"/>
    <w:rsid w:val="7BBA15A2"/>
    <w:rsid w:val="7BBA4F70"/>
    <w:rsid w:val="7BBA5457"/>
    <w:rsid w:val="7BBB1007"/>
    <w:rsid w:val="7BBB6D19"/>
    <w:rsid w:val="7BBC2F7D"/>
    <w:rsid w:val="7BBD4F47"/>
    <w:rsid w:val="7BBD6ABF"/>
    <w:rsid w:val="7BBE6E28"/>
    <w:rsid w:val="7BBE7912"/>
    <w:rsid w:val="7BC013DA"/>
    <w:rsid w:val="7BC10275"/>
    <w:rsid w:val="7BC21475"/>
    <w:rsid w:val="7BC23AC2"/>
    <w:rsid w:val="7BC32329"/>
    <w:rsid w:val="7BC52B34"/>
    <w:rsid w:val="7BC57958"/>
    <w:rsid w:val="7BC71395"/>
    <w:rsid w:val="7BC72D2E"/>
    <w:rsid w:val="7BC83A1A"/>
    <w:rsid w:val="7BC9105D"/>
    <w:rsid w:val="7BC962F0"/>
    <w:rsid w:val="7BCA5371"/>
    <w:rsid w:val="7BCB7664"/>
    <w:rsid w:val="7BCC3CF0"/>
    <w:rsid w:val="7BCD6415"/>
    <w:rsid w:val="7BCF3B2E"/>
    <w:rsid w:val="7BCF56C8"/>
    <w:rsid w:val="7BCF618D"/>
    <w:rsid w:val="7BD006AC"/>
    <w:rsid w:val="7BD02980"/>
    <w:rsid w:val="7BD227A0"/>
    <w:rsid w:val="7BD302C6"/>
    <w:rsid w:val="7BD303B5"/>
    <w:rsid w:val="7BD52C4B"/>
    <w:rsid w:val="7BD55DED"/>
    <w:rsid w:val="7BD57378"/>
    <w:rsid w:val="7BD73EEC"/>
    <w:rsid w:val="7BD76009"/>
    <w:rsid w:val="7BD77DB7"/>
    <w:rsid w:val="7BD80F7F"/>
    <w:rsid w:val="7BD819D8"/>
    <w:rsid w:val="7BD8DF87"/>
    <w:rsid w:val="7BDA3403"/>
    <w:rsid w:val="7BDA71D5"/>
    <w:rsid w:val="7BDA7997"/>
    <w:rsid w:val="7BDB11A4"/>
    <w:rsid w:val="7BDC0431"/>
    <w:rsid w:val="7BDC717B"/>
    <w:rsid w:val="7BDE048D"/>
    <w:rsid w:val="7BDE0620"/>
    <w:rsid w:val="7BDE741A"/>
    <w:rsid w:val="7BDF310F"/>
    <w:rsid w:val="7BDF4C4D"/>
    <w:rsid w:val="7BDF7707"/>
    <w:rsid w:val="7BE0187D"/>
    <w:rsid w:val="7BE05BB5"/>
    <w:rsid w:val="7BE13904"/>
    <w:rsid w:val="7BE218C4"/>
    <w:rsid w:val="7BE261A2"/>
    <w:rsid w:val="7BE265AC"/>
    <w:rsid w:val="7BE31D33"/>
    <w:rsid w:val="7BE328F6"/>
    <w:rsid w:val="7BE36408"/>
    <w:rsid w:val="7BE40BC2"/>
    <w:rsid w:val="7BE47091"/>
    <w:rsid w:val="7BE50FC3"/>
    <w:rsid w:val="7BE734A2"/>
    <w:rsid w:val="7BE75B20"/>
    <w:rsid w:val="7BE772DA"/>
    <w:rsid w:val="7BE91898"/>
    <w:rsid w:val="7BEA2EB2"/>
    <w:rsid w:val="7BEA436F"/>
    <w:rsid w:val="7BEB1578"/>
    <w:rsid w:val="7BEB3CE3"/>
    <w:rsid w:val="7BEC0A37"/>
    <w:rsid w:val="7BEC11D4"/>
    <w:rsid w:val="7BEC1388"/>
    <w:rsid w:val="7BEC1C58"/>
    <w:rsid w:val="7BED1238"/>
    <w:rsid w:val="7BEE2149"/>
    <w:rsid w:val="7BEE5100"/>
    <w:rsid w:val="7BEE7682"/>
    <w:rsid w:val="7BEF588D"/>
    <w:rsid w:val="7BEF7E5E"/>
    <w:rsid w:val="7BEFF654"/>
    <w:rsid w:val="7BF14E62"/>
    <w:rsid w:val="7BF1609E"/>
    <w:rsid w:val="7BF17839"/>
    <w:rsid w:val="7BF24BF0"/>
    <w:rsid w:val="7BF32717"/>
    <w:rsid w:val="7BF32732"/>
    <w:rsid w:val="7BF36908"/>
    <w:rsid w:val="7BF51B9C"/>
    <w:rsid w:val="7BF51CA7"/>
    <w:rsid w:val="7BF64616"/>
    <w:rsid w:val="7BFA1CF7"/>
    <w:rsid w:val="7BFA3AA5"/>
    <w:rsid w:val="7BFA3E64"/>
    <w:rsid w:val="7BFB6017"/>
    <w:rsid w:val="7BFD3595"/>
    <w:rsid w:val="7BFD5343"/>
    <w:rsid w:val="7BFE17E7"/>
    <w:rsid w:val="7BFEF649"/>
    <w:rsid w:val="7BFF730D"/>
    <w:rsid w:val="7C003CE6"/>
    <w:rsid w:val="7C016694"/>
    <w:rsid w:val="7C024A5D"/>
    <w:rsid w:val="7C040FEF"/>
    <w:rsid w:val="7C043F04"/>
    <w:rsid w:val="7C0518D6"/>
    <w:rsid w:val="7C0573B0"/>
    <w:rsid w:val="7C057F7E"/>
    <w:rsid w:val="7C06069C"/>
    <w:rsid w:val="7C063B48"/>
    <w:rsid w:val="7C0863EA"/>
    <w:rsid w:val="7C0A3ED7"/>
    <w:rsid w:val="7C0B6CB1"/>
    <w:rsid w:val="7C0C4B7B"/>
    <w:rsid w:val="7C0D1A2A"/>
    <w:rsid w:val="7C0E0E53"/>
    <w:rsid w:val="7C0E7550"/>
    <w:rsid w:val="7C0F6861"/>
    <w:rsid w:val="7C11404C"/>
    <w:rsid w:val="7C12694A"/>
    <w:rsid w:val="7C127877"/>
    <w:rsid w:val="7C1328C6"/>
    <w:rsid w:val="7C142DB9"/>
    <w:rsid w:val="7C144854"/>
    <w:rsid w:val="7C15268D"/>
    <w:rsid w:val="7C18619D"/>
    <w:rsid w:val="7C192F83"/>
    <w:rsid w:val="7C194D96"/>
    <w:rsid w:val="7C196565"/>
    <w:rsid w:val="7C1A34E4"/>
    <w:rsid w:val="7C1B2651"/>
    <w:rsid w:val="7C1B2A18"/>
    <w:rsid w:val="7C1C7EBF"/>
    <w:rsid w:val="7C1E59E5"/>
    <w:rsid w:val="7C213A8A"/>
    <w:rsid w:val="7C2263CE"/>
    <w:rsid w:val="7C2350D7"/>
    <w:rsid w:val="7C246D74"/>
    <w:rsid w:val="7C280612"/>
    <w:rsid w:val="7C281788"/>
    <w:rsid w:val="7C2823C0"/>
    <w:rsid w:val="7C283C40"/>
    <w:rsid w:val="7C2A36B9"/>
    <w:rsid w:val="7C2B1EB0"/>
    <w:rsid w:val="7C2B2F1F"/>
    <w:rsid w:val="7C2B611A"/>
    <w:rsid w:val="7C2B7E70"/>
    <w:rsid w:val="7C2D79D7"/>
    <w:rsid w:val="7C2E19A1"/>
    <w:rsid w:val="7C2E3131"/>
    <w:rsid w:val="7C2F26D0"/>
    <w:rsid w:val="7C30396B"/>
    <w:rsid w:val="7C3074C7"/>
    <w:rsid w:val="7C32323F"/>
    <w:rsid w:val="7C332D1D"/>
    <w:rsid w:val="7C335F9E"/>
    <w:rsid w:val="7C352D2F"/>
    <w:rsid w:val="7C3564EA"/>
    <w:rsid w:val="7C3641C0"/>
    <w:rsid w:val="7C372603"/>
    <w:rsid w:val="7C376AA7"/>
    <w:rsid w:val="7C382416"/>
    <w:rsid w:val="7C38637B"/>
    <w:rsid w:val="7C3945CD"/>
    <w:rsid w:val="7C3A0345"/>
    <w:rsid w:val="7C3C40BE"/>
    <w:rsid w:val="7C3C5E6C"/>
    <w:rsid w:val="7C3E04C9"/>
    <w:rsid w:val="7C413482"/>
    <w:rsid w:val="7C417C5C"/>
    <w:rsid w:val="7C420FC2"/>
    <w:rsid w:val="7C4211D7"/>
    <w:rsid w:val="7C433D22"/>
    <w:rsid w:val="7C43522B"/>
    <w:rsid w:val="7C4352C9"/>
    <w:rsid w:val="7C4371FA"/>
    <w:rsid w:val="7C445208"/>
    <w:rsid w:val="7C480FE3"/>
    <w:rsid w:val="7C496CD3"/>
    <w:rsid w:val="7C4B4301"/>
    <w:rsid w:val="7C4D40ED"/>
    <w:rsid w:val="7C4E5B9F"/>
    <w:rsid w:val="7C4F2043"/>
    <w:rsid w:val="7C4F2803"/>
    <w:rsid w:val="7C503294"/>
    <w:rsid w:val="7C523A36"/>
    <w:rsid w:val="7C52753C"/>
    <w:rsid w:val="7C574A54"/>
    <w:rsid w:val="7C5758DB"/>
    <w:rsid w:val="7C5807CC"/>
    <w:rsid w:val="7C582D7B"/>
    <w:rsid w:val="7C585FC1"/>
    <w:rsid w:val="7C5A2796"/>
    <w:rsid w:val="7C5A2DE5"/>
    <w:rsid w:val="7C5C5375"/>
    <w:rsid w:val="7C5D28F4"/>
    <w:rsid w:val="7C5E5DE2"/>
    <w:rsid w:val="7C5F15D6"/>
    <w:rsid w:val="7C5F2E57"/>
    <w:rsid w:val="7C601121"/>
    <w:rsid w:val="7C6026BF"/>
    <w:rsid w:val="7C605FFE"/>
    <w:rsid w:val="7C613B24"/>
    <w:rsid w:val="7C635E82"/>
    <w:rsid w:val="7C653614"/>
    <w:rsid w:val="7C661D0B"/>
    <w:rsid w:val="7C684EB3"/>
    <w:rsid w:val="7C694787"/>
    <w:rsid w:val="7C696F46"/>
    <w:rsid w:val="7C6A567A"/>
    <w:rsid w:val="7C6B49A3"/>
    <w:rsid w:val="7C6D24C9"/>
    <w:rsid w:val="7C6E3342"/>
    <w:rsid w:val="7C6E3A64"/>
    <w:rsid w:val="7C6F1677"/>
    <w:rsid w:val="7C704F2A"/>
    <w:rsid w:val="7C707EA1"/>
    <w:rsid w:val="7C734CB6"/>
    <w:rsid w:val="7C7366A4"/>
    <w:rsid w:val="7C741558"/>
    <w:rsid w:val="7C750754"/>
    <w:rsid w:val="7C750A60"/>
    <w:rsid w:val="7C751AC4"/>
    <w:rsid w:val="7C766BDE"/>
    <w:rsid w:val="7C76749F"/>
    <w:rsid w:val="7C790E6E"/>
    <w:rsid w:val="7C792C1C"/>
    <w:rsid w:val="7C7A4433"/>
    <w:rsid w:val="7C7A4DDB"/>
    <w:rsid w:val="7C7B0D09"/>
    <w:rsid w:val="7C7B0D5E"/>
    <w:rsid w:val="7C7D31B9"/>
    <w:rsid w:val="7C7D6EF2"/>
    <w:rsid w:val="7C7E0232"/>
    <w:rsid w:val="7C7E4260"/>
    <w:rsid w:val="7C7F06F0"/>
    <w:rsid w:val="7C7F1155"/>
    <w:rsid w:val="7C7F5CA8"/>
    <w:rsid w:val="7C807B81"/>
    <w:rsid w:val="7C8178DB"/>
    <w:rsid w:val="7C823297"/>
    <w:rsid w:val="7C824B0A"/>
    <w:rsid w:val="7C835849"/>
    <w:rsid w:val="7C857813"/>
    <w:rsid w:val="7C865338"/>
    <w:rsid w:val="7C865339"/>
    <w:rsid w:val="7C8674C2"/>
    <w:rsid w:val="7C871E0C"/>
    <w:rsid w:val="7C8C4336"/>
    <w:rsid w:val="7C8D4919"/>
    <w:rsid w:val="7C8D7D03"/>
    <w:rsid w:val="7C8E0BBC"/>
    <w:rsid w:val="7C8E41ED"/>
    <w:rsid w:val="7C8F50C3"/>
    <w:rsid w:val="7C9061B7"/>
    <w:rsid w:val="7C921F30"/>
    <w:rsid w:val="7C923CDE"/>
    <w:rsid w:val="7C933649"/>
    <w:rsid w:val="7C935556"/>
    <w:rsid w:val="7C943EFA"/>
    <w:rsid w:val="7C9712F4"/>
    <w:rsid w:val="7C983D79"/>
    <w:rsid w:val="7C990563"/>
    <w:rsid w:val="7C9A0DE4"/>
    <w:rsid w:val="7C9B7203"/>
    <w:rsid w:val="7C9C4B5C"/>
    <w:rsid w:val="7C9C5F19"/>
    <w:rsid w:val="7C9C690A"/>
    <w:rsid w:val="7C9D4469"/>
    <w:rsid w:val="7C9E6B26"/>
    <w:rsid w:val="7C9F63FA"/>
    <w:rsid w:val="7C9F7D65"/>
    <w:rsid w:val="7CA0289E"/>
    <w:rsid w:val="7CA16F68"/>
    <w:rsid w:val="7CA31262"/>
    <w:rsid w:val="7CA35E64"/>
    <w:rsid w:val="7CA43855"/>
    <w:rsid w:val="7CA4651C"/>
    <w:rsid w:val="7CA57EB5"/>
    <w:rsid w:val="7CA660FE"/>
    <w:rsid w:val="7CA67789"/>
    <w:rsid w:val="7CA81286"/>
    <w:rsid w:val="7CA818AA"/>
    <w:rsid w:val="7CA936FD"/>
    <w:rsid w:val="7CA97F9A"/>
    <w:rsid w:val="7CAA4127"/>
    <w:rsid w:val="7CAB2FF1"/>
    <w:rsid w:val="7CAB5AB4"/>
    <w:rsid w:val="7CAE005C"/>
    <w:rsid w:val="7CAE0E9B"/>
    <w:rsid w:val="7CB06C0A"/>
    <w:rsid w:val="7CB16A03"/>
    <w:rsid w:val="7CB172A4"/>
    <w:rsid w:val="7CB24B4A"/>
    <w:rsid w:val="7CB27FB9"/>
    <w:rsid w:val="7CB522B8"/>
    <w:rsid w:val="7CB55D8D"/>
    <w:rsid w:val="7CB61682"/>
    <w:rsid w:val="7CB6348C"/>
    <w:rsid w:val="7CB73744"/>
    <w:rsid w:val="7CB7749F"/>
    <w:rsid w:val="7CB857DB"/>
    <w:rsid w:val="7CBA0240"/>
    <w:rsid w:val="7CBB1486"/>
    <w:rsid w:val="7CBB76D8"/>
    <w:rsid w:val="7CBC0D5A"/>
    <w:rsid w:val="7CBC51FE"/>
    <w:rsid w:val="7CBD1364"/>
    <w:rsid w:val="7CBD23CB"/>
    <w:rsid w:val="7CBE0F77"/>
    <w:rsid w:val="7CBE6B40"/>
    <w:rsid w:val="7CBF1CBD"/>
    <w:rsid w:val="7CC0265F"/>
    <w:rsid w:val="7CC04CEF"/>
    <w:rsid w:val="7CC06A9D"/>
    <w:rsid w:val="7CC13AEF"/>
    <w:rsid w:val="7CC17D8C"/>
    <w:rsid w:val="7CC21664"/>
    <w:rsid w:val="7CC32BC3"/>
    <w:rsid w:val="7CC35C0F"/>
    <w:rsid w:val="7CC46ECC"/>
    <w:rsid w:val="7CC57688"/>
    <w:rsid w:val="7CC64A8C"/>
    <w:rsid w:val="7CC85951"/>
    <w:rsid w:val="7CC94E32"/>
    <w:rsid w:val="7CC964FB"/>
    <w:rsid w:val="7CCA5911"/>
    <w:rsid w:val="7CCA791B"/>
    <w:rsid w:val="7CCB0FDC"/>
    <w:rsid w:val="7CCC4BC4"/>
    <w:rsid w:val="7CCC5441"/>
    <w:rsid w:val="7CCD60F8"/>
    <w:rsid w:val="7CCD740C"/>
    <w:rsid w:val="7CCE6EF9"/>
    <w:rsid w:val="7CCF4F32"/>
    <w:rsid w:val="7CD05F31"/>
    <w:rsid w:val="7CD10CAA"/>
    <w:rsid w:val="7CD262A7"/>
    <w:rsid w:val="7CD267D0"/>
    <w:rsid w:val="7CD345D3"/>
    <w:rsid w:val="7CD442F6"/>
    <w:rsid w:val="7CD80E39"/>
    <w:rsid w:val="7CD824D6"/>
    <w:rsid w:val="7CD83891"/>
    <w:rsid w:val="7CD86C84"/>
    <w:rsid w:val="7CD97B5E"/>
    <w:rsid w:val="7CDC1A17"/>
    <w:rsid w:val="7CDD36E4"/>
    <w:rsid w:val="7CE00EED"/>
    <w:rsid w:val="7CE16A13"/>
    <w:rsid w:val="7CE32944"/>
    <w:rsid w:val="7CE44244"/>
    <w:rsid w:val="7CE65DD7"/>
    <w:rsid w:val="7CE81B50"/>
    <w:rsid w:val="7CE87DA1"/>
    <w:rsid w:val="7CE91949"/>
    <w:rsid w:val="7CE93B80"/>
    <w:rsid w:val="7CE954EA"/>
    <w:rsid w:val="7CEC54CF"/>
    <w:rsid w:val="7CEC561B"/>
    <w:rsid w:val="7CED7166"/>
    <w:rsid w:val="7CEF557D"/>
    <w:rsid w:val="7CF112BC"/>
    <w:rsid w:val="7CF14EA8"/>
    <w:rsid w:val="7CF2511E"/>
    <w:rsid w:val="7CF434D1"/>
    <w:rsid w:val="7CF54C31"/>
    <w:rsid w:val="7CF577D7"/>
    <w:rsid w:val="7CF742C0"/>
    <w:rsid w:val="7CF76237"/>
    <w:rsid w:val="7CF77895"/>
    <w:rsid w:val="7CF91441"/>
    <w:rsid w:val="7CF91FAF"/>
    <w:rsid w:val="7CFA7C60"/>
    <w:rsid w:val="7CFB12C6"/>
    <w:rsid w:val="7CFB4645"/>
    <w:rsid w:val="7CFB5475"/>
    <w:rsid w:val="7CFC2434"/>
    <w:rsid w:val="7CFC2DAB"/>
    <w:rsid w:val="7CFD1840"/>
    <w:rsid w:val="7CFD492A"/>
    <w:rsid w:val="7CFE1373"/>
    <w:rsid w:val="7D003CB1"/>
    <w:rsid w:val="7D004943"/>
    <w:rsid w:val="7D004BA8"/>
    <w:rsid w:val="7D010F82"/>
    <w:rsid w:val="7D02490D"/>
    <w:rsid w:val="7D0338A2"/>
    <w:rsid w:val="7D036941"/>
    <w:rsid w:val="7D050953"/>
    <w:rsid w:val="7D05119A"/>
    <w:rsid w:val="7D07647A"/>
    <w:rsid w:val="7D08320E"/>
    <w:rsid w:val="7D084902"/>
    <w:rsid w:val="7D0853C4"/>
    <w:rsid w:val="7D092B90"/>
    <w:rsid w:val="7D0A25ED"/>
    <w:rsid w:val="7D0A4765"/>
    <w:rsid w:val="7D0D2A3F"/>
    <w:rsid w:val="7D0D536C"/>
    <w:rsid w:val="7D0F6C06"/>
    <w:rsid w:val="7D1110A6"/>
    <w:rsid w:val="7D1172F8"/>
    <w:rsid w:val="7D121F07"/>
    <w:rsid w:val="7D124E1E"/>
    <w:rsid w:val="7D126BCC"/>
    <w:rsid w:val="7D133397"/>
    <w:rsid w:val="7D136FD1"/>
    <w:rsid w:val="7D145D2E"/>
    <w:rsid w:val="7D147F57"/>
    <w:rsid w:val="7D1820CD"/>
    <w:rsid w:val="7D1868D9"/>
    <w:rsid w:val="7D191EA8"/>
    <w:rsid w:val="7D1A643F"/>
    <w:rsid w:val="7D1B41D7"/>
    <w:rsid w:val="7D1C17E9"/>
    <w:rsid w:val="7D1D3EA9"/>
    <w:rsid w:val="7D1F27DF"/>
    <w:rsid w:val="7D207401"/>
    <w:rsid w:val="7D2120F5"/>
    <w:rsid w:val="7D220D37"/>
    <w:rsid w:val="7D232E8C"/>
    <w:rsid w:val="7D233F09"/>
    <w:rsid w:val="7D23702C"/>
    <w:rsid w:val="7D240BE6"/>
    <w:rsid w:val="7D246902"/>
    <w:rsid w:val="7D250E23"/>
    <w:rsid w:val="7D252DA4"/>
    <w:rsid w:val="7D254B52"/>
    <w:rsid w:val="7D260E9E"/>
    <w:rsid w:val="7D26180D"/>
    <w:rsid w:val="7D266C3C"/>
    <w:rsid w:val="7D272C9D"/>
    <w:rsid w:val="7D276580"/>
    <w:rsid w:val="7D276B1C"/>
    <w:rsid w:val="7D2823C3"/>
    <w:rsid w:val="7D284642"/>
    <w:rsid w:val="7D292894"/>
    <w:rsid w:val="7D2B419F"/>
    <w:rsid w:val="7D2E7EAA"/>
    <w:rsid w:val="7D2F59D0"/>
    <w:rsid w:val="7D317F9E"/>
    <w:rsid w:val="7D325FA2"/>
    <w:rsid w:val="7D327CDD"/>
    <w:rsid w:val="7D34118F"/>
    <w:rsid w:val="7D344D95"/>
    <w:rsid w:val="7D3558F5"/>
    <w:rsid w:val="7D360636"/>
    <w:rsid w:val="7D380D29"/>
    <w:rsid w:val="7D391A22"/>
    <w:rsid w:val="7D3920CC"/>
    <w:rsid w:val="7D3923AB"/>
    <w:rsid w:val="7D3950B2"/>
    <w:rsid w:val="7D39684F"/>
    <w:rsid w:val="7D3C2D0D"/>
    <w:rsid w:val="7D3C5631"/>
    <w:rsid w:val="7D3D3F06"/>
    <w:rsid w:val="7D3D50B2"/>
    <w:rsid w:val="7D40198C"/>
    <w:rsid w:val="7D404AB4"/>
    <w:rsid w:val="7D412532"/>
    <w:rsid w:val="7D42503F"/>
    <w:rsid w:val="7D431A2E"/>
    <w:rsid w:val="7D437B7A"/>
    <w:rsid w:val="7D44147C"/>
    <w:rsid w:val="7D446660"/>
    <w:rsid w:val="7D463473"/>
    <w:rsid w:val="7D472C40"/>
    <w:rsid w:val="7D474AC8"/>
    <w:rsid w:val="7D4908E0"/>
    <w:rsid w:val="7D494CE4"/>
    <w:rsid w:val="7D4E4521"/>
    <w:rsid w:val="7D507DD1"/>
    <w:rsid w:val="7D513B99"/>
    <w:rsid w:val="7D533FDB"/>
    <w:rsid w:val="7D5458C1"/>
    <w:rsid w:val="7D550206"/>
    <w:rsid w:val="7D5611AF"/>
    <w:rsid w:val="7D5630D3"/>
    <w:rsid w:val="7D580A83"/>
    <w:rsid w:val="7D582011"/>
    <w:rsid w:val="7D5F29A7"/>
    <w:rsid w:val="7D60539A"/>
    <w:rsid w:val="7D605B8A"/>
    <w:rsid w:val="7D627B54"/>
    <w:rsid w:val="7D643076"/>
    <w:rsid w:val="7D6462DE"/>
    <w:rsid w:val="7D6531A0"/>
    <w:rsid w:val="7D6579C4"/>
    <w:rsid w:val="7D661063"/>
    <w:rsid w:val="7D66504E"/>
    <w:rsid w:val="7D665D24"/>
    <w:rsid w:val="7D677192"/>
    <w:rsid w:val="7D680FFC"/>
    <w:rsid w:val="7D6986D5"/>
    <w:rsid w:val="7D6A165F"/>
    <w:rsid w:val="7D6C3C01"/>
    <w:rsid w:val="7D6E474B"/>
    <w:rsid w:val="7D6F43C7"/>
    <w:rsid w:val="7D6F5BA1"/>
    <w:rsid w:val="7D733488"/>
    <w:rsid w:val="7D740C4C"/>
    <w:rsid w:val="7D741635"/>
    <w:rsid w:val="7D751977"/>
    <w:rsid w:val="7D780677"/>
    <w:rsid w:val="7D781125"/>
    <w:rsid w:val="7D787377"/>
    <w:rsid w:val="7D790EAE"/>
    <w:rsid w:val="7D7B016B"/>
    <w:rsid w:val="7D7C7A36"/>
    <w:rsid w:val="7D7D4CE6"/>
    <w:rsid w:val="7D7E0174"/>
    <w:rsid w:val="7D7FDAEA"/>
    <w:rsid w:val="7D800FB7"/>
    <w:rsid w:val="7D8201F6"/>
    <w:rsid w:val="7D855B8E"/>
    <w:rsid w:val="7D87028E"/>
    <w:rsid w:val="7D873C5C"/>
    <w:rsid w:val="7D875FF8"/>
    <w:rsid w:val="7D891584"/>
    <w:rsid w:val="7D8950E1"/>
    <w:rsid w:val="7D8963B4"/>
    <w:rsid w:val="7D8A2998"/>
    <w:rsid w:val="7D8C2562"/>
    <w:rsid w:val="7D8D4002"/>
    <w:rsid w:val="7D8E0949"/>
    <w:rsid w:val="7D8F04D5"/>
    <w:rsid w:val="7D8F5F34"/>
    <w:rsid w:val="7D904089"/>
    <w:rsid w:val="7D9046C1"/>
    <w:rsid w:val="7D905BFB"/>
    <w:rsid w:val="7D9075A2"/>
    <w:rsid w:val="7D911696"/>
    <w:rsid w:val="7D91618A"/>
    <w:rsid w:val="7D951CD7"/>
    <w:rsid w:val="7D962FC4"/>
    <w:rsid w:val="7D96565D"/>
    <w:rsid w:val="7D965A4F"/>
    <w:rsid w:val="7D9677FD"/>
    <w:rsid w:val="7D9768A2"/>
    <w:rsid w:val="7D9845A1"/>
    <w:rsid w:val="7D9A3828"/>
    <w:rsid w:val="7D9A5E28"/>
    <w:rsid w:val="7D9B4E14"/>
    <w:rsid w:val="7D9D0092"/>
    <w:rsid w:val="7D9E65A3"/>
    <w:rsid w:val="7D9F1340"/>
    <w:rsid w:val="7DA0242A"/>
    <w:rsid w:val="7DA11473"/>
    <w:rsid w:val="7DA17F7B"/>
    <w:rsid w:val="7DA26801"/>
    <w:rsid w:val="7DA4D4A4"/>
    <w:rsid w:val="7DA52E02"/>
    <w:rsid w:val="7DA62317"/>
    <w:rsid w:val="7DA76022"/>
    <w:rsid w:val="7DA87102"/>
    <w:rsid w:val="7DAA49A0"/>
    <w:rsid w:val="7DAA5057"/>
    <w:rsid w:val="7DAC68DB"/>
    <w:rsid w:val="7DAD7921"/>
    <w:rsid w:val="7DAE0FEB"/>
    <w:rsid w:val="7DAF3D55"/>
    <w:rsid w:val="7DB05E18"/>
    <w:rsid w:val="7DB06B11"/>
    <w:rsid w:val="7DB127F4"/>
    <w:rsid w:val="7DB303AF"/>
    <w:rsid w:val="7DB3215D"/>
    <w:rsid w:val="7DB32201"/>
    <w:rsid w:val="7DB44E1F"/>
    <w:rsid w:val="7DB55ED6"/>
    <w:rsid w:val="7DB61057"/>
    <w:rsid w:val="7DB67EA0"/>
    <w:rsid w:val="7DB771E1"/>
    <w:rsid w:val="7DB90387"/>
    <w:rsid w:val="7DBB271B"/>
    <w:rsid w:val="7DBC40A0"/>
    <w:rsid w:val="7DBC7438"/>
    <w:rsid w:val="7DBC7452"/>
    <w:rsid w:val="7DBD08E6"/>
    <w:rsid w:val="7DBD4D8A"/>
    <w:rsid w:val="7DBE179F"/>
    <w:rsid w:val="7DBE728D"/>
    <w:rsid w:val="7DBE91F1"/>
    <w:rsid w:val="7DBF63E8"/>
    <w:rsid w:val="7DC10D1E"/>
    <w:rsid w:val="7DC20B94"/>
    <w:rsid w:val="7DC2742D"/>
    <w:rsid w:val="7DC3345C"/>
    <w:rsid w:val="7DC4585F"/>
    <w:rsid w:val="7DC600E3"/>
    <w:rsid w:val="7DC66335"/>
    <w:rsid w:val="7DC91981"/>
    <w:rsid w:val="7DC92180"/>
    <w:rsid w:val="7DC9372F"/>
    <w:rsid w:val="7DC945A6"/>
    <w:rsid w:val="7DCB311B"/>
    <w:rsid w:val="7DCD0CAA"/>
    <w:rsid w:val="7DCE076E"/>
    <w:rsid w:val="7DCE51E9"/>
    <w:rsid w:val="7DCF7D61"/>
    <w:rsid w:val="7DD02D0F"/>
    <w:rsid w:val="7DD31311"/>
    <w:rsid w:val="7DD31975"/>
    <w:rsid w:val="7DD43241"/>
    <w:rsid w:val="7DD46C44"/>
    <w:rsid w:val="7DD62406"/>
    <w:rsid w:val="7DD722F0"/>
    <w:rsid w:val="7DD74A65"/>
    <w:rsid w:val="7DD74EAA"/>
    <w:rsid w:val="7DD86068"/>
    <w:rsid w:val="7DD96276"/>
    <w:rsid w:val="7DD96A38"/>
    <w:rsid w:val="7DDA4256"/>
    <w:rsid w:val="7DDA593C"/>
    <w:rsid w:val="7DDB18E2"/>
    <w:rsid w:val="7DDB7574"/>
    <w:rsid w:val="7DDE15A2"/>
    <w:rsid w:val="7DDF28E0"/>
    <w:rsid w:val="7DDF305E"/>
    <w:rsid w:val="7DDF73F6"/>
    <w:rsid w:val="7DE106C1"/>
    <w:rsid w:val="7DE15CAB"/>
    <w:rsid w:val="7DE27613"/>
    <w:rsid w:val="7DE62533"/>
    <w:rsid w:val="7DE71EDA"/>
    <w:rsid w:val="7DE77970"/>
    <w:rsid w:val="7DE82069"/>
    <w:rsid w:val="7DE93DD1"/>
    <w:rsid w:val="7DEB4E0E"/>
    <w:rsid w:val="7DEC1126"/>
    <w:rsid w:val="7DEC38C1"/>
    <w:rsid w:val="7DED2917"/>
    <w:rsid w:val="7DEE13E8"/>
    <w:rsid w:val="7DF0393A"/>
    <w:rsid w:val="7DF05160"/>
    <w:rsid w:val="7DF064F7"/>
    <w:rsid w:val="7DF12C86"/>
    <w:rsid w:val="7DF2712A"/>
    <w:rsid w:val="7DF27E25"/>
    <w:rsid w:val="7DF369FE"/>
    <w:rsid w:val="7DF36B0E"/>
    <w:rsid w:val="7DF42489"/>
    <w:rsid w:val="7DF664EA"/>
    <w:rsid w:val="7DF80199"/>
    <w:rsid w:val="7DF82266"/>
    <w:rsid w:val="7DF95742"/>
    <w:rsid w:val="7DFA4230"/>
    <w:rsid w:val="7DFB2C24"/>
    <w:rsid w:val="7DFB58B2"/>
    <w:rsid w:val="7DFC1D56"/>
    <w:rsid w:val="7DFC5CA1"/>
    <w:rsid w:val="7DFD162B"/>
    <w:rsid w:val="7DFD3A04"/>
    <w:rsid w:val="7DFD6CB2"/>
    <w:rsid w:val="7DFD787D"/>
    <w:rsid w:val="7DFE5124"/>
    <w:rsid w:val="7DFF53A3"/>
    <w:rsid w:val="7E0069C5"/>
    <w:rsid w:val="7E01000B"/>
    <w:rsid w:val="7E02046C"/>
    <w:rsid w:val="7E024E93"/>
    <w:rsid w:val="7E02584D"/>
    <w:rsid w:val="7E0307D5"/>
    <w:rsid w:val="7E035F1C"/>
    <w:rsid w:val="7E04093F"/>
    <w:rsid w:val="7E060918"/>
    <w:rsid w:val="7E066731"/>
    <w:rsid w:val="7E0768A6"/>
    <w:rsid w:val="7E082C28"/>
    <w:rsid w:val="7E0D44FB"/>
    <w:rsid w:val="7E0D730A"/>
    <w:rsid w:val="7E10135E"/>
    <w:rsid w:val="7E157B06"/>
    <w:rsid w:val="7E161339"/>
    <w:rsid w:val="7E167D92"/>
    <w:rsid w:val="7E17093E"/>
    <w:rsid w:val="7E1731CC"/>
    <w:rsid w:val="7E1829A7"/>
    <w:rsid w:val="7E186464"/>
    <w:rsid w:val="7E193326"/>
    <w:rsid w:val="7E1A02DA"/>
    <w:rsid w:val="7E1A042F"/>
    <w:rsid w:val="7E1B4BCD"/>
    <w:rsid w:val="7E1B7B71"/>
    <w:rsid w:val="7E1E1435"/>
    <w:rsid w:val="7E1F3CD9"/>
    <w:rsid w:val="7E205444"/>
    <w:rsid w:val="7E2175F4"/>
    <w:rsid w:val="7E2357BD"/>
    <w:rsid w:val="7E235C19"/>
    <w:rsid w:val="7E243734"/>
    <w:rsid w:val="7E243EE6"/>
    <w:rsid w:val="7E244E09"/>
    <w:rsid w:val="7E264EB7"/>
    <w:rsid w:val="7E265025"/>
    <w:rsid w:val="7E2748F9"/>
    <w:rsid w:val="7E286C37"/>
    <w:rsid w:val="7E2968C4"/>
    <w:rsid w:val="7E297455"/>
    <w:rsid w:val="7E2A6A24"/>
    <w:rsid w:val="7E2B0386"/>
    <w:rsid w:val="7E2D51D6"/>
    <w:rsid w:val="7E2D63B4"/>
    <w:rsid w:val="7E2E3EDA"/>
    <w:rsid w:val="7E2E7A36"/>
    <w:rsid w:val="7E33329E"/>
    <w:rsid w:val="7E344D4A"/>
    <w:rsid w:val="7E374D98"/>
    <w:rsid w:val="7E3947FB"/>
    <w:rsid w:val="7E394D59"/>
    <w:rsid w:val="7E395D6E"/>
    <w:rsid w:val="7E3A218C"/>
    <w:rsid w:val="7E3C03A5"/>
    <w:rsid w:val="7E3C2153"/>
    <w:rsid w:val="7E3C24C9"/>
    <w:rsid w:val="7E3C448D"/>
    <w:rsid w:val="7E3C67D4"/>
    <w:rsid w:val="7E3D68E3"/>
    <w:rsid w:val="7E3E236F"/>
    <w:rsid w:val="7E3E7169"/>
    <w:rsid w:val="7E3F39F1"/>
    <w:rsid w:val="7E3F39F8"/>
    <w:rsid w:val="7E4046B9"/>
    <w:rsid w:val="7E4159BB"/>
    <w:rsid w:val="7E41669A"/>
    <w:rsid w:val="7E4234E1"/>
    <w:rsid w:val="7E431733"/>
    <w:rsid w:val="7E440172"/>
    <w:rsid w:val="7E4417E5"/>
    <w:rsid w:val="7E4476CA"/>
    <w:rsid w:val="7E455144"/>
    <w:rsid w:val="7E45631C"/>
    <w:rsid w:val="7E457BEC"/>
    <w:rsid w:val="7E461224"/>
    <w:rsid w:val="7E4666BB"/>
    <w:rsid w:val="7E466812"/>
    <w:rsid w:val="7E4670F0"/>
    <w:rsid w:val="7E474AB1"/>
    <w:rsid w:val="7E48739F"/>
    <w:rsid w:val="7E490BAB"/>
    <w:rsid w:val="7E4A0C88"/>
    <w:rsid w:val="7E4A7817"/>
    <w:rsid w:val="7E4B05E8"/>
    <w:rsid w:val="7E4B2FD1"/>
    <w:rsid w:val="7E4B4A8C"/>
    <w:rsid w:val="7E4C4AB4"/>
    <w:rsid w:val="7E4C610E"/>
    <w:rsid w:val="7E4D4360"/>
    <w:rsid w:val="7E4E0552"/>
    <w:rsid w:val="7E4F708F"/>
    <w:rsid w:val="7E501C96"/>
    <w:rsid w:val="7E503E50"/>
    <w:rsid w:val="7E521976"/>
    <w:rsid w:val="7E535741"/>
    <w:rsid w:val="7E53749D"/>
    <w:rsid w:val="7E5460CB"/>
    <w:rsid w:val="7E5508D8"/>
    <w:rsid w:val="7E554FDC"/>
    <w:rsid w:val="7E555BF7"/>
    <w:rsid w:val="7E5576B9"/>
    <w:rsid w:val="7E562280"/>
    <w:rsid w:val="7E5717DF"/>
    <w:rsid w:val="7E572496"/>
    <w:rsid w:val="7E5806FA"/>
    <w:rsid w:val="7E5A6A7D"/>
    <w:rsid w:val="7E5B5799"/>
    <w:rsid w:val="7E5C0A47"/>
    <w:rsid w:val="7E5E0224"/>
    <w:rsid w:val="7E5E4E0E"/>
    <w:rsid w:val="7E5E656D"/>
    <w:rsid w:val="7E5F22E5"/>
    <w:rsid w:val="7E5F39A2"/>
    <w:rsid w:val="7E5F4093"/>
    <w:rsid w:val="7E5F7A87"/>
    <w:rsid w:val="7E5FF53C"/>
    <w:rsid w:val="7E601A20"/>
    <w:rsid w:val="7E603712"/>
    <w:rsid w:val="7E613484"/>
    <w:rsid w:val="7E625FB9"/>
    <w:rsid w:val="7E635932"/>
    <w:rsid w:val="7E653DD3"/>
    <w:rsid w:val="7E653F8E"/>
    <w:rsid w:val="7E662B89"/>
    <w:rsid w:val="7E663674"/>
    <w:rsid w:val="7E6671D0"/>
    <w:rsid w:val="7E6727AA"/>
    <w:rsid w:val="7E680A03"/>
    <w:rsid w:val="7E684056"/>
    <w:rsid w:val="7E6901B1"/>
    <w:rsid w:val="7E694F12"/>
    <w:rsid w:val="7E6955A2"/>
    <w:rsid w:val="7E696CC0"/>
    <w:rsid w:val="7E6B1EDB"/>
    <w:rsid w:val="7E6B7EC8"/>
    <w:rsid w:val="7E6C2998"/>
    <w:rsid w:val="7E6C32EC"/>
    <w:rsid w:val="7E6C3A4B"/>
    <w:rsid w:val="7E6F5A75"/>
    <w:rsid w:val="7E6F73EE"/>
    <w:rsid w:val="7E7044F2"/>
    <w:rsid w:val="7E7202C2"/>
    <w:rsid w:val="7E72099A"/>
    <w:rsid w:val="7E72101D"/>
    <w:rsid w:val="7E723DC7"/>
    <w:rsid w:val="7E725B75"/>
    <w:rsid w:val="7E7318ED"/>
    <w:rsid w:val="7E7510D0"/>
    <w:rsid w:val="7E755665"/>
    <w:rsid w:val="7E7676CE"/>
    <w:rsid w:val="7E775D70"/>
    <w:rsid w:val="7E78162E"/>
    <w:rsid w:val="7E7868C6"/>
    <w:rsid w:val="7E786F03"/>
    <w:rsid w:val="7E790ACB"/>
    <w:rsid w:val="7E7A2DBF"/>
    <w:rsid w:val="7E7B5378"/>
    <w:rsid w:val="7E7C18B1"/>
    <w:rsid w:val="7E7E3401"/>
    <w:rsid w:val="7E7E4DBB"/>
    <w:rsid w:val="7E7E6C0F"/>
    <w:rsid w:val="7E807C28"/>
    <w:rsid w:val="7E814663"/>
    <w:rsid w:val="7E815973"/>
    <w:rsid w:val="7E822517"/>
    <w:rsid w:val="7E83278F"/>
    <w:rsid w:val="7E833746"/>
    <w:rsid w:val="7E834C62"/>
    <w:rsid w:val="7E83768C"/>
    <w:rsid w:val="7E843D1B"/>
    <w:rsid w:val="7E850A0F"/>
    <w:rsid w:val="7E851F48"/>
    <w:rsid w:val="7E853162"/>
    <w:rsid w:val="7E85487D"/>
    <w:rsid w:val="7E8666DE"/>
    <w:rsid w:val="7E867872"/>
    <w:rsid w:val="7E891110"/>
    <w:rsid w:val="7E8B6961"/>
    <w:rsid w:val="7E8C3B31"/>
    <w:rsid w:val="7E8C40A6"/>
    <w:rsid w:val="7E8C7711"/>
    <w:rsid w:val="7E8D7033"/>
    <w:rsid w:val="7E8F4979"/>
    <w:rsid w:val="7E8F55C4"/>
    <w:rsid w:val="7E8FFC72"/>
    <w:rsid w:val="7E9006F1"/>
    <w:rsid w:val="7E90249F"/>
    <w:rsid w:val="7E904A59"/>
    <w:rsid w:val="7E924349"/>
    <w:rsid w:val="7E9260A5"/>
    <w:rsid w:val="7E927FC5"/>
    <w:rsid w:val="7E930636"/>
    <w:rsid w:val="7E931864"/>
    <w:rsid w:val="7E9413C5"/>
    <w:rsid w:val="7E942E82"/>
    <w:rsid w:val="7E955828"/>
    <w:rsid w:val="7E955D07"/>
    <w:rsid w:val="7E9560DE"/>
    <w:rsid w:val="7E96634E"/>
    <w:rsid w:val="7E966E06"/>
    <w:rsid w:val="7E970FFB"/>
    <w:rsid w:val="7E98550A"/>
    <w:rsid w:val="7E987D65"/>
    <w:rsid w:val="7E989424"/>
    <w:rsid w:val="7E993D17"/>
    <w:rsid w:val="7E9941A9"/>
    <w:rsid w:val="7E9957F7"/>
    <w:rsid w:val="7E9A44B7"/>
    <w:rsid w:val="7E9A49E9"/>
    <w:rsid w:val="7E9A50CB"/>
    <w:rsid w:val="7E9A710F"/>
    <w:rsid w:val="7E9C1013"/>
    <w:rsid w:val="7E9C7751"/>
    <w:rsid w:val="7E9D3283"/>
    <w:rsid w:val="7E9D5453"/>
    <w:rsid w:val="7E9E6098"/>
    <w:rsid w:val="7EA01A81"/>
    <w:rsid w:val="7EA06F82"/>
    <w:rsid w:val="7EA128FE"/>
    <w:rsid w:val="7EA146AC"/>
    <w:rsid w:val="7EA25DBE"/>
    <w:rsid w:val="7EA30424"/>
    <w:rsid w:val="7EA37E2C"/>
    <w:rsid w:val="7EA61CC2"/>
    <w:rsid w:val="7EA62074"/>
    <w:rsid w:val="7EA62C65"/>
    <w:rsid w:val="7EA64F90"/>
    <w:rsid w:val="7EA67F14"/>
    <w:rsid w:val="7EA7067D"/>
    <w:rsid w:val="7EA83C8C"/>
    <w:rsid w:val="7EA95098"/>
    <w:rsid w:val="7EAA3560"/>
    <w:rsid w:val="7EAA42B5"/>
    <w:rsid w:val="7EAB20D7"/>
    <w:rsid w:val="7EAB552B"/>
    <w:rsid w:val="7EAB701C"/>
    <w:rsid w:val="7EAC79C4"/>
    <w:rsid w:val="7EAF5738"/>
    <w:rsid w:val="7EB33E93"/>
    <w:rsid w:val="7EB42631"/>
    <w:rsid w:val="7EB4573E"/>
    <w:rsid w:val="7EB47B30"/>
    <w:rsid w:val="7EB520B0"/>
    <w:rsid w:val="7EB6278D"/>
    <w:rsid w:val="7EB70153"/>
    <w:rsid w:val="7EB74971"/>
    <w:rsid w:val="7EB82EFC"/>
    <w:rsid w:val="7EB937A4"/>
    <w:rsid w:val="7EBB39C0"/>
    <w:rsid w:val="7EBB576E"/>
    <w:rsid w:val="7EBE302D"/>
    <w:rsid w:val="7EBE525E"/>
    <w:rsid w:val="7EBF07F9"/>
    <w:rsid w:val="7EC00FD6"/>
    <w:rsid w:val="7EC0423F"/>
    <w:rsid w:val="7EC07354"/>
    <w:rsid w:val="7EC12F21"/>
    <w:rsid w:val="7EC14D4E"/>
    <w:rsid w:val="7EC235BC"/>
    <w:rsid w:val="7EC264B9"/>
    <w:rsid w:val="7EC27370"/>
    <w:rsid w:val="7EC330C4"/>
    <w:rsid w:val="7EC3506A"/>
    <w:rsid w:val="7EC4014F"/>
    <w:rsid w:val="7EC52FE4"/>
    <w:rsid w:val="7EC64112"/>
    <w:rsid w:val="7EC8E5B0"/>
    <w:rsid w:val="7ECA330F"/>
    <w:rsid w:val="7ECD2FAD"/>
    <w:rsid w:val="7ECF746B"/>
    <w:rsid w:val="7ED00AED"/>
    <w:rsid w:val="7ED14F91"/>
    <w:rsid w:val="7ED22AB7"/>
    <w:rsid w:val="7ED40A17"/>
    <w:rsid w:val="7ED507F9"/>
    <w:rsid w:val="7ED651C0"/>
    <w:rsid w:val="7ED700CE"/>
    <w:rsid w:val="7ED8036F"/>
    <w:rsid w:val="7ED97A95"/>
    <w:rsid w:val="7EDB2ED6"/>
    <w:rsid w:val="7EDB7996"/>
    <w:rsid w:val="7EDC1B88"/>
    <w:rsid w:val="7EDC3936"/>
    <w:rsid w:val="7EDC7492"/>
    <w:rsid w:val="7EDC7D57"/>
    <w:rsid w:val="7EDE145C"/>
    <w:rsid w:val="7EDE320A"/>
    <w:rsid w:val="7EDE5461"/>
    <w:rsid w:val="7EE2478C"/>
    <w:rsid w:val="7EE24CC2"/>
    <w:rsid w:val="7EE272AC"/>
    <w:rsid w:val="7EE57663"/>
    <w:rsid w:val="7EE66563"/>
    <w:rsid w:val="7EE9614E"/>
    <w:rsid w:val="7EEA1BAF"/>
    <w:rsid w:val="7EEAF488"/>
    <w:rsid w:val="7EEB41FB"/>
    <w:rsid w:val="7EEB7B02"/>
    <w:rsid w:val="7EEC16E9"/>
    <w:rsid w:val="7EEC2837"/>
    <w:rsid w:val="7EED5B43"/>
    <w:rsid w:val="7EEF18BB"/>
    <w:rsid w:val="7EEF3A4D"/>
    <w:rsid w:val="7EF0526B"/>
    <w:rsid w:val="7EF1293B"/>
    <w:rsid w:val="7EF15BBA"/>
    <w:rsid w:val="7EF22342"/>
    <w:rsid w:val="7EF31265"/>
    <w:rsid w:val="7EF54F44"/>
    <w:rsid w:val="7EF630B3"/>
    <w:rsid w:val="7EF631E8"/>
    <w:rsid w:val="7EF70770"/>
    <w:rsid w:val="7EF708FE"/>
    <w:rsid w:val="7EF722B8"/>
    <w:rsid w:val="7EF762E5"/>
    <w:rsid w:val="7EF944E8"/>
    <w:rsid w:val="7EFA6722"/>
    <w:rsid w:val="7EFB200E"/>
    <w:rsid w:val="7EFB3DBC"/>
    <w:rsid w:val="7EFB49D6"/>
    <w:rsid w:val="7EFC7B34"/>
    <w:rsid w:val="7EFD6EFB"/>
    <w:rsid w:val="7EFE177F"/>
    <w:rsid w:val="7EFE22F4"/>
    <w:rsid w:val="7EFE7FE3"/>
    <w:rsid w:val="7F005622"/>
    <w:rsid w:val="7F011B5A"/>
    <w:rsid w:val="7F01514B"/>
    <w:rsid w:val="7F02077C"/>
    <w:rsid w:val="7F0215EE"/>
    <w:rsid w:val="7F021CD8"/>
    <w:rsid w:val="7F0421E7"/>
    <w:rsid w:val="7F054EA2"/>
    <w:rsid w:val="7F067535"/>
    <w:rsid w:val="7F08035E"/>
    <w:rsid w:val="7F08297D"/>
    <w:rsid w:val="7F082E66"/>
    <w:rsid w:val="7F0864D9"/>
    <w:rsid w:val="7F0867EB"/>
    <w:rsid w:val="7F091040"/>
    <w:rsid w:val="7F0B2587"/>
    <w:rsid w:val="7F0B7D77"/>
    <w:rsid w:val="7F0D1D41"/>
    <w:rsid w:val="7F0D7F93"/>
    <w:rsid w:val="7F0E0C99"/>
    <w:rsid w:val="7F0F1615"/>
    <w:rsid w:val="7F0F1F01"/>
    <w:rsid w:val="7F0F5AB9"/>
    <w:rsid w:val="7F0F7867"/>
    <w:rsid w:val="7F1074F9"/>
    <w:rsid w:val="7F111831"/>
    <w:rsid w:val="7F116B99"/>
    <w:rsid w:val="7F117AC8"/>
    <w:rsid w:val="7F127358"/>
    <w:rsid w:val="7F133961"/>
    <w:rsid w:val="7F137C9B"/>
    <w:rsid w:val="7F1509AB"/>
    <w:rsid w:val="7F1742EE"/>
    <w:rsid w:val="7F192494"/>
    <w:rsid w:val="7F1A466C"/>
    <w:rsid w:val="7F1A780F"/>
    <w:rsid w:val="7F1B445E"/>
    <w:rsid w:val="7F1C0CED"/>
    <w:rsid w:val="7F1C1F84"/>
    <w:rsid w:val="7F1C285B"/>
    <w:rsid w:val="7F1C5AF5"/>
    <w:rsid w:val="7F1D77C7"/>
    <w:rsid w:val="7F1E1A02"/>
    <w:rsid w:val="7F1F0CCD"/>
    <w:rsid w:val="7F205D92"/>
    <w:rsid w:val="7F250E39"/>
    <w:rsid w:val="7F254FA8"/>
    <w:rsid w:val="7F2552DD"/>
    <w:rsid w:val="7F256565"/>
    <w:rsid w:val="7F25708B"/>
    <w:rsid w:val="7F271055"/>
    <w:rsid w:val="7F27527E"/>
    <w:rsid w:val="7F280929"/>
    <w:rsid w:val="7F2819AA"/>
    <w:rsid w:val="7F2839F3"/>
    <w:rsid w:val="7F295288"/>
    <w:rsid w:val="7F2A46A1"/>
    <w:rsid w:val="7F2B3F0C"/>
    <w:rsid w:val="7F2B40A4"/>
    <w:rsid w:val="7F2B4BB1"/>
    <w:rsid w:val="7F2C0419"/>
    <w:rsid w:val="7F2C0D60"/>
    <w:rsid w:val="7F2C54FF"/>
    <w:rsid w:val="7F2C666B"/>
    <w:rsid w:val="7F2D5F40"/>
    <w:rsid w:val="7F2D7CEE"/>
    <w:rsid w:val="7F2F3A66"/>
    <w:rsid w:val="7F303043"/>
    <w:rsid w:val="7F305F19"/>
    <w:rsid w:val="7F313C82"/>
    <w:rsid w:val="7F316E5E"/>
    <w:rsid w:val="7F323556"/>
    <w:rsid w:val="7F34132D"/>
    <w:rsid w:val="7F3472CE"/>
    <w:rsid w:val="7F36266A"/>
    <w:rsid w:val="7F364EF4"/>
    <w:rsid w:val="7F3819DF"/>
    <w:rsid w:val="7F381AC6"/>
    <w:rsid w:val="7F3839EA"/>
    <w:rsid w:val="7F390D88"/>
    <w:rsid w:val="7F3948E4"/>
    <w:rsid w:val="7F3C54A7"/>
    <w:rsid w:val="7F3D272C"/>
    <w:rsid w:val="7F3E52C8"/>
    <w:rsid w:val="7F403413"/>
    <w:rsid w:val="7F405725"/>
    <w:rsid w:val="7F415A77"/>
    <w:rsid w:val="7F421799"/>
    <w:rsid w:val="7F422FFC"/>
    <w:rsid w:val="7F435763"/>
    <w:rsid w:val="7F437002"/>
    <w:rsid w:val="7F437894"/>
    <w:rsid w:val="7F444E8E"/>
    <w:rsid w:val="7F453289"/>
    <w:rsid w:val="7F45772D"/>
    <w:rsid w:val="7F4642E4"/>
    <w:rsid w:val="7F473AE0"/>
    <w:rsid w:val="7F4774F8"/>
    <w:rsid w:val="7F482D79"/>
    <w:rsid w:val="7F485794"/>
    <w:rsid w:val="7F495F89"/>
    <w:rsid w:val="7F4A4D43"/>
    <w:rsid w:val="7F4B3A30"/>
    <w:rsid w:val="7F4B78DC"/>
    <w:rsid w:val="7F4E2B3D"/>
    <w:rsid w:val="7F4E65E2"/>
    <w:rsid w:val="7F503001"/>
    <w:rsid w:val="7F506EA7"/>
    <w:rsid w:val="7F5114BE"/>
    <w:rsid w:val="7F513CBA"/>
    <w:rsid w:val="7F517E80"/>
    <w:rsid w:val="7F54171E"/>
    <w:rsid w:val="7F5434CC"/>
    <w:rsid w:val="7F545C2F"/>
    <w:rsid w:val="7F564F73"/>
    <w:rsid w:val="7F565B90"/>
    <w:rsid w:val="7F572FBC"/>
    <w:rsid w:val="7F58120E"/>
    <w:rsid w:val="7F5931D8"/>
    <w:rsid w:val="7F5C2404"/>
    <w:rsid w:val="7F5C71A9"/>
    <w:rsid w:val="7F5D4DE1"/>
    <w:rsid w:val="7F5E259D"/>
    <w:rsid w:val="7F5E434B"/>
    <w:rsid w:val="7F603E88"/>
    <w:rsid w:val="7F6161C5"/>
    <w:rsid w:val="7F62208D"/>
    <w:rsid w:val="7F630B5A"/>
    <w:rsid w:val="7F641075"/>
    <w:rsid w:val="7F64505F"/>
    <w:rsid w:val="7F65392B"/>
    <w:rsid w:val="7F657518"/>
    <w:rsid w:val="7F66103A"/>
    <w:rsid w:val="7F665988"/>
    <w:rsid w:val="7F67525F"/>
    <w:rsid w:val="7F68279D"/>
    <w:rsid w:val="7F69341C"/>
    <w:rsid w:val="7F6A0F42"/>
    <w:rsid w:val="7F6A350B"/>
    <w:rsid w:val="7F6A7194"/>
    <w:rsid w:val="7F6B7985"/>
    <w:rsid w:val="7F6C2F0C"/>
    <w:rsid w:val="7F6D27E0"/>
    <w:rsid w:val="7F6D5EB1"/>
    <w:rsid w:val="7F6E5487"/>
    <w:rsid w:val="7F6F0998"/>
    <w:rsid w:val="7F7108AC"/>
    <w:rsid w:val="7F7122D0"/>
    <w:rsid w:val="7F741DC0"/>
    <w:rsid w:val="7F74591C"/>
    <w:rsid w:val="7F750575"/>
    <w:rsid w:val="7F78365F"/>
    <w:rsid w:val="7F783AD3"/>
    <w:rsid w:val="7F792A6E"/>
    <w:rsid w:val="7F79A942"/>
    <w:rsid w:val="7F7A7583"/>
    <w:rsid w:val="7F7B1CA6"/>
    <w:rsid w:val="7F7B67E6"/>
    <w:rsid w:val="7F7D0996"/>
    <w:rsid w:val="7F7D2A23"/>
    <w:rsid w:val="7F7D548A"/>
    <w:rsid w:val="7F7F03CE"/>
    <w:rsid w:val="7F7F1281"/>
    <w:rsid w:val="7F7F30F8"/>
    <w:rsid w:val="7F7F4775"/>
    <w:rsid w:val="7F7FFBAD"/>
    <w:rsid w:val="7F813EF4"/>
    <w:rsid w:val="7F8245FD"/>
    <w:rsid w:val="7F834635"/>
    <w:rsid w:val="7F846D81"/>
    <w:rsid w:val="7F8503AD"/>
    <w:rsid w:val="7F854308"/>
    <w:rsid w:val="7F8634FB"/>
    <w:rsid w:val="7F8635E4"/>
    <w:rsid w:val="7F8813C8"/>
    <w:rsid w:val="7F8834DE"/>
    <w:rsid w:val="7F8A5140"/>
    <w:rsid w:val="7F8A62DC"/>
    <w:rsid w:val="7F8D6646"/>
    <w:rsid w:val="7F8F0BEA"/>
    <w:rsid w:val="7F8F270C"/>
    <w:rsid w:val="7F8F791E"/>
    <w:rsid w:val="7F906843"/>
    <w:rsid w:val="7F9072FE"/>
    <w:rsid w:val="7F916950"/>
    <w:rsid w:val="7F9252A5"/>
    <w:rsid w:val="7F954211"/>
    <w:rsid w:val="7F9673A6"/>
    <w:rsid w:val="7F98785D"/>
    <w:rsid w:val="7F9935D5"/>
    <w:rsid w:val="7F996556"/>
    <w:rsid w:val="7F9A4A14"/>
    <w:rsid w:val="7F9A504E"/>
    <w:rsid w:val="7F9B0239"/>
    <w:rsid w:val="7F9B3530"/>
    <w:rsid w:val="7F9B559F"/>
    <w:rsid w:val="7F9C3EBD"/>
    <w:rsid w:val="7F9C4EE6"/>
    <w:rsid w:val="7F9E0BEB"/>
    <w:rsid w:val="7FA0ECCB"/>
    <w:rsid w:val="7FA426A6"/>
    <w:rsid w:val="7FA44DC6"/>
    <w:rsid w:val="7FA44F0C"/>
    <w:rsid w:val="7FA6543D"/>
    <w:rsid w:val="7FA73F44"/>
    <w:rsid w:val="7FA7468E"/>
    <w:rsid w:val="7FA758E7"/>
    <w:rsid w:val="7FA75CF2"/>
    <w:rsid w:val="7FA83747"/>
    <w:rsid w:val="7FA87FF0"/>
    <w:rsid w:val="7FA97CBC"/>
    <w:rsid w:val="7FAC155A"/>
    <w:rsid w:val="7FAC3558"/>
    <w:rsid w:val="7FAD3233"/>
    <w:rsid w:val="7FAD3976"/>
    <w:rsid w:val="7FAF2DF8"/>
    <w:rsid w:val="7FAF8215"/>
    <w:rsid w:val="7FB0104A"/>
    <w:rsid w:val="7FB05385"/>
    <w:rsid w:val="7FB161D7"/>
    <w:rsid w:val="7FB358DC"/>
    <w:rsid w:val="7FB3757A"/>
    <w:rsid w:val="7FB45C38"/>
    <w:rsid w:val="7FB471FA"/>
    <w:rsid w:val="7FB474A8"/>
    <w:rsid w:val="7FB53BCA"/>
    <w:rsid w:val="7FB56661"/>
    <w:rsid w:val="7FB6429E"/>
    <w:rsid w:val="7FB81CAD"/>
    <w:rsid w:val="7FB8328B"/>
    <w:rsid w:val="7FB866D2"/>
    <w:rsid w:val="7FB938CF"/>
    <w:rsid w:val="7FB9698D"/>
    <w:rsid w:val="7FB97678"/>
    <w:rsid w:val="7FBA3C77"/>
    <w:rsid w:val="7FBA6FEC"/>
    <w:rsid w:val="7FBA70DE"/>
    <w:rsid w:val="7FBB01E2"/>
    <w:rsid w:val="7FBB179D"/>
    <w:rsid w:val="7FBC5F72"/>
    <w:rsid w:val="7FBC7703"/>
    <w:rsid w:val="7FBC7BEC"/>
    <w:rsid w:val="7FBF52BA"/>
    <w:rsid w:val="7FBF731C"/>
    <w:rsid w:val="7FC114F5"/>
    <w:rsid w:val="7FC276E0"/>
    <w:rsid w:val="7FC468A4"/>
    <w:rsid w:val="7FC56178"/>
    <w:rsid w:val="7FC72D10"/>
    <w:rsid w:val="7FC772FB"/>
    <w:rsid w:val="7FC87E83"/>
    <w:rsid w:val="7FC947D3"/>
    <w:rsid w:val="7FCA378E"/>
    <w:rsid w:val="7FCA4D30"/>
    <w:rsid w:val="7FCB1D9E"/>
    <w:rsid w:val="7FCB7C32"/>
    <w:rsid w:val="7FCC7117"/>
    <w:rsid w:val="7FCE327F"/>
    <w:rsid w:val="7FCE7723"/>
    <w:rsid w:val="7FCF4AD9"/>
    <w:rsid w:val="7FD05249"/>
    <w:rsid w:val="7FD060AD"/>
    <w:rsid w:val="7FD14B1D"/>
    <w:rsid w:val="7FD2381C"/>
    <w:rsid w:val="7FD27171"/>
    <w:rsid w:val="7FD31268"/>
    <w:rsid w:val="7FD34D39"/>
    <w:rsid w:val="7FD350C9"/>
    <w:rsid w:val="7FD476F0"/>
    <w:rsid w:val="7FD5285F"/>
    <w:rsid w:val="7FD8047A"/>
    <w:rsid w:val="7FDA1C8A"/>
    <w:rsid w:val="7FDB0DB1"/>
    <w:rsid w:val="7FDB3BED"/>
    <w:rsid w:val="7FDC3A6E"/>
    <w:rsid w:val="7FDF104D"/>
    <w:rsid w:val="7FDF614A"/>
    <w:rsid w:val="7FDF787F"/>
    <w:rsid w:val="7FE148FB"/>
    <w:rsid w:val="7FE26D2A"/>
    <w:rsid w:val="7FE4029C"/>
    <w:rsid w:val="7FE505C8"/>
    <w:rsid w:val="7FE60706"/>
    <w:rsid w:val="7FE767D1"/>
    <w:rsid w:val="7FE92626"/>
    <w:rsid w:val="7FE9333C"/>
    <w:rsid w:val="7FE973E1"/>
    <w:rsid w:val="7FEB164D"/>
    <w:rsid w:val="7FEB7AED"/>
    <w:rsid w:val="7FEC212C"/>
    <w:rsid w:val="7FED0C82"/>
    <w:rsid w:val="7FED327A"/>
    <w:rsid w:val="7FED4FB1"/>
    <w:rsid w:val="7FEE349A"/>
    <w:rsid w:val="7FEE56CF"/>
    <w:rsid w:val="7FEF0392"/>
    <w:rsid w:val="7FEF1B60"/>
    <w:rsid w:val="7FEF736C"/>
    <w:rsid w:val="7FF05B89"/>
    <w:rsid w:val="7FF07699"/>
    <w:rsid w:val="7FF151BF"/>
    <w:rsid w:val="7FF36362"/>
    <w:rsid w:val="7FF37BAB"/>
    <w:rsid w:val="7FF4046E"/>
    <w:rsid w:val="7FF4467C"/>
    <w:rsid w:val="7FF460BC"/>
    <w:rsid w:val="7FF56A5D"/>
    <w:rsid w:val="7FF63D43"/>
    <w:rsid w:val="7FF8654D"/>
    <w:rsid w:val="7FF9012A"/>
    <w:rsid w:val="7FF95270"/>
    <w:rsid w:val="7FFA0518"/>
    <w:rsid w:val="7FFA6BE8"/>
    <w:rsid w:val="7FFA746C"/>
    <w:rsid w:val="7FFB55B9"/>
    <w:rsid w:val="7FFB85E8"/>
    <w:rsid w:val="7FFC4290"/>
    <w:rsid w:val="7FFC44EC"/>
    <w:rsid w:val="7FFE2E00"/>
    <w:rsid w:val="7FFE49FA"/>
    <w:rsid w:val="7FFF05B3"/>
    <w:rsid w:val="7FFF509D"/>
    <w:rsid w:val="7FFFFAA7"/>
    <w:rsid w:val="801B5ADC"/>
    <w:rsid w:val="80301F4F"/>
    <w:rsid w:val="8041B8BC"/>
    <w:rsid w:val="80A8228D"/>
    <w:rsid w:val="814B716D"/>
    <w:rsid w:val="82247BD5"/>
    <w:rsid w:val="8232A7A3"/>
    <w:rsid w:val="82350248"/>
    <w:rsid w:val="8259AFF1"/>
    <w:rsid w:val="82C7BA1E"/>
    <w:rsid w:val="82F32732"/>
    <w:rsid w:val="8310A7AF"/>
    <w:rsid w:val="834EAB9B"/>
    <w:rsid w:val="8357F48B"/>
    <w:rsid w:val="83669594"/>
    <w:rsid w:val="83A1E158"/>
    <w:rsid w:val="83E0FD5F"/>
    <w:rsid w:val="84D3D8B5"/>
    <w:rsid w:val="84E90E12"/>
    <w:rsid w:val="857B1BAB"/>
    <w:rsid w:val="8589BD4F"/>
    <w:rsid w:val="85D9074F"/>
    <w:rsid w:val="85E44CC0"/>
    <w:rsid w:val="867429E5"/>
    <w:rsid w:val="86CFD03C"/>
    <w:rsid w:val="86D152A3"/>
    <w:rsid w:val="86F9FD83"/>
    <w:rsid w:val="8733FBDE"/>
    <w:rsid w:val="878C78DE"/>
    <w:rsid w:val="878F26FD"/>
    <w:rsid w:val="87C04DD0"/>
    <w:rsid w:val="87E5BD0B"/>
    <w:rsid w:val="88A8A360"/>
    <w:rsid w:val="8974764F"/>
    <w:rsid w:val="897CEAE5"/>
    <w:rsid w:val="8A21A192"/>
    <w:rsid w:val="8A5DB5EA"/>
    <w:rsid w:val="8AAF1DC7"/>
    <w:rsid w:val="8AE7FF61"/>
    <w:rsid w:val="8AEC5465"/>
    <w:rsid w:val="8B4464CD"/>
    <w:rsid w:val="8B701D8E"/>
    <w:rsid w:val="8B8F5102"/>
    <w:rsid w:val="8BD0EF8A"/>
    <w:rsid w:val="8C39EA1B"/>
    <w:rsid w:val="8D12A5D2"/>
    <w:rsid w:val="8D43720F"/>
    <w:rsid w:val="8D69A35D"/>
    <w:rsid w:val="8D754064"/>
    <w:rsid w:val="8DC51AF5"/>
    <w:rsid w:val="8E123FB2"/>
    <w:rsid w:val="8FEA22CD"/>
    <w:rsid w:val="906F0F0A"/>
    <w:rsid w:val="90891969"/>
    <w:rsid w:val="90CA745A"/>
    <w:rsid w:val="90DE730B"/>
    <w:rsid w:val="9132530F"/>
    <w:rsid w:val="9204555B"/>
    <w:rsid w:val="92222066"/>
    <w:rsid w:val="9250D1B9"/>
    <w:rsid w:val="9281AC1D"/>
    <w:rsid w:val="92CAE74C"/>
    <w:rsid w:val="930D7A0A"/>
    <w:rsid w:val="931FCDF2"/>
    <w:rsid w:val="9329B4A3"/>
    <w:rsid w:val="9333415F"/>
    <w:rsid w:val="933BEC50"/>
    <w:rsid w:val="9343C534"/>
    <w:rsid w:val="93699594"/>
    <w:rsid w:val="93725925"/>
    <w:rsid w:val="9391A34A"/>
    <w:rsid w:val="93BCCF4D"/>
    <w:rsid w:val="9454AA4F"/>
    <w:rsid w:val="94FD2219"/>
    <w:rsid w:val="954DB9A7"/>
    <w:rsid w:val="955F6D87"/>
    <w:rsid w:val="957025A8"/>
    <w:rsid w:val="95DAE75D"/>
    <w:rsid w:val="9616FEAC"/>
    <w:rsid w:val="97AFE213"/>
    <w:rsid w:val="9803FFA2"/>
    <w:rsid w:val="9877641E"/>
    <w:rsid w:val="987F9503"/>
    <w:rsid w:val="9940EB93"/>
    <w:rsid w:val="997B5116"/>
    <w:rsid w:val="99D0324E"/>
    <w:rsid w:val="9A335ECB"/>
    <w:rsid w:val="9A8F5687"/>
    <w:rsid w:val="9B088EEC"/>
    <w:rsid w:val="9B734E74"/>
    <w:rsid w:val="9BBFAFE0"/>
    <w:rsid w:val="9BFFE23F"/>
    <w:rsid w:val="9CB2DFFE"/>
    <w:rsid w:val="9CDF89B2"/>
    <w:rsid w:val="9D1C0FB7"/>
    <w:rsid w:val="9D3F10EE"/>
    <w:rsid w:val="9D775890"/>
    <w:rsid w:val="9D9CA62A"/>
    <w:rsid w:val="9E4AE867"/>
    <w:rsid w:val="9E80AD4C"/>
    <w:rsid w:val="9F056127"/>
    <w:rsid w:val="9F1B61C9"/>
    <w:rsid w:val="9F1F75A1"/>
    <w:rsid w:val="9F4D4E87"/>
    <w:rsid w:val="9F9099C3"/>
    <w:rsid w:val="9FB00277"/>
    <w:rsid w:val="A0452F0D"/>
    <w:rsid w:val="A06B92E8"/>
    <w:rsid w:val="A07BB6D7"/>
    <w:rsid w:val="A0FFBC09"/>
    <w:rsid w:val="A13E31B6"/>
    <w:rsid w:val="A14D5C19"/>
    <w:rsid w:val="A1B41E46"/>
    <w:rsid w:val="A22E8D27"/>
    <w:rsid w:val="A23768F8"/>
    <w:rsid w:val="A252A16E"/>
    <w:rsid w:val="A276396C"/>
    <w:rsid w:val="A2B10469"/>
    <w:rsid w:val="A30BCBB2"/>
    <w:rsid w:val="A31FDDB9"/>
    <w:rsid w:val="A364C440"/>
    <w:rsid w:val="A48E3E59"/>
    <w:rsid w:val="A4C71E1C"/>
    <w:rsid w:val="A520F10D"/>
    <w:rsid w:val="A5B22E6C"/>
    <w:rsid w:val="A688FB87"/>
    <w:rsid w:val="A6C67315"/>
    <w:rsid w:val="A6E31973"/>
    <w:rsid w:val="A73F45E3"/>
    <w:rsid w:val="A783EBAF"/>
    <w:rsid w:val="A7992F74"/>
    <w:rsid w:val="A7D686C1"/>
    <w:rsid w:val="A808B0D9"/>
    <w:rsid w:val="A83B4CB7"/>
    <w:rsid w:val="A8D1B1CD"/>
    <w:rsid w:val="A90A6CC0"/>
    <w:rsid w:val="A928D659"/>
    <w:rsid w:val="A9648565"/>
    <w:rsid w:val="A9B1E27C"/>
    <w:rsid w:val="A9C6CF65"/>
    <w:rsid w:val="A9ED3B6A"/>
    <w:rsid w:val="AA250616"/>
    <w:rsid w:val="AA945D11"/>
    <w:rsid w:val="AA945DB5"/>
    <w:rsid w:val="AA9B4446"/>
    <w:rsid w:val="AB10DE25"/>
    <w:rsid w:val="ABD42FE5"/>
    <w:rsid w:val="AC04C060"/>
    <w:rsid w:val="ACA9996B"/>
    <w:rsid w:val="ACC205AA"/>
    <w:rsid w:val="ACD14E2B"/>
    <w:rsid w:val="ACDBBFC7"/>
    <w:rsid w:val="AD0EA291"/>
    <w:rsid w:val="AD9AA948"/>
    <w:rsid w:val="ADC0267D"/>
    <w:rsid w:val="ADDBD2CD"/>
    <w:rsid w:val="AE7385CC"/>
    <w:rsid w:val="AEB7FF92"/>
    <w:rsid w:val="AEC1740B"/>
    <w:rsid w:val="AFE6FBCF"/>
    <w:rsid w:val="AFF2669E"/>
    <w:rsid w:val="AFFE26AE"/>
    <w:rsid w:val="B092A672"/>
    <w:rsid w:val="B13CEA49"/>
    <w:rsid w:val="B1F9DB8C"/>
    <w:rsid w:val="B2CD353F"/>
    <w:rsid w:val="B343020E"/>
    <w:rsid w:val="B35AE0C5"/>
    <w:rsid w:val="B3D6C3BC"/>
    <w:rsid w:val="B3F033FE"/>
    <w:rsid w:val="B42F7326"/>
    <w:rsid w:val="B44092F0"/>
    <w:rsid w:val="B4ED6890"/>
    <w:rsid w:val="B5996C8C"/>
    <w:rsid w:val="B59F4D30"/>
    <w:rsid w:val="B5AFF56F"/>
    <w:rsid w:val="B5EC3C7D"/>
    <w:rsid w:val="B5F5B1D9"/>
    <w:rsid w:val="B5FD9E9E"/>
    <w:rsid w:val="B62C6B15"/>
    <w:rsid w:val="B663F4C6"/>
    <w:rsid w:val="B68C573D"/>
    <w:rsid w:val="B70E24AF"/>
    <w:rsid w:val="B7394710"/>
    <w:rsid w:val="B7A2EE2D"/>
    <w:rsid w:val="B7BF54B3"/>
    <w:rsid w:val="B7C536E7"/>
    <w:rsid w:val="B82D1C50"/>
    <w:rsid w:val="B8B963C9"/>
    <w:rsid w:val="B8E9CCB6"/>
    <w:rsid w:val="B9489E54"/>
    <w:rsid w:val="B9B4369E"/>
    <w:rsid w:val="B9D12FC2"/>
    <w:rsid w:val="B9E3495A"/>
    <w:rsid w:val="BADD101C"/>
    <w:rsid w:val="BBB69516"/>
    <w:rsid w:val="BBBFC034"/>
    <w:rsid w:val="BBDB2D4F"/>
    <w:rsid w:val="BBDB749B"/>
    <w:rsid w:val="BBF1B605"/>
    <w:rsid w:val="BC3133E6"/>
    <w:rsid w:val="BC4D2087"/>
    <w:rsid w:val="BCE424D0"/>
    <w:rsid w:val="BD4E31EA"/>
    <w:rsid w:val="BD9753F4"/>
    <w:rsid w:val="BDBF07E1"/>
    <w:rsid w:val="BDD0918F"/>
    <w:rsid w:val="BDDFDE13"/>
    <w:rsid w:val="BE419B06"/>
    <w:rsid w:val="BE55D87A"/>
    <w:rsid w:val="BE6E0BD4"/>
    <w:rsid w:val="BE713625"/>
    <w:rsid w:val="BEEEE727"/>
    <w:rsid w:val="BF35CC8E"/>
    <w:rsid w:val="BFB2DCA4"/>
    <w:rsid w:val="BFDA5611"/>
    <w:rsid w:val="BFDB7B0E"/>
    <w:rsid w:val="BFEA3929"/>
    <w:rsid w:val="BFEB6D0B"/>
    <w:rsid w:val="BFF61B39"/>
    <w:rsid w:val="BFF95931"/>
    <w:rsid w:val="BFFD1B2A"/>
    <w:rsid w:val="BFFEE552"/>
    <w:rsid w:val="C064D5B3"/>
    <w:rsid w:val="C0A0D00D"/>
    <w:rsid w:val="C0E38619"/>
    <w:rsid w:val="C1323987"/>
    <w:rsid w:val="C144E94F"/>
    <w:rsid w:val="C153260F"/>
    <w:rsid w:val="C1A0946C"/>
    <w:rsid w:val="C1BA6A38"/>
    <w:rsid w:val="C1BC7FCD"/>
    <w:rsid w:val="C24F8C1C"/>
    <w:rsid w:val="C3477D08"/>
    <w:rsid w:val="C355A13E"/>
    <w:rsid w:val="C3CD1ECC"/>
    <w:rsid w:val="C41ACF8D"/>
    <w:rsid w:val="C4EBDE5E"/>
    <w:rsid w:val="C51DF1E0"/>
    <w:rsid w:val="C5FBB74E"/>
    <w:rsid w:val="C640D39E"/>
    <w:rsid w:val="C6B2DF28"/>
    <w:rsid w:val="C71BE2C1"/>
    <w:rsid w:val="C7A40B06"/>
    <w:rsid w:val="C8111737"/>
    <w:rsid w:val="C895BF46"/>
    <w:rsid w:val="C8F3A137"/>
    <w:rsid w:val="C9018709"/>
    <w:rsid w:val="C92A1564"/>
    <w:rsid w:val="C9CF55A8"/>
    <w:rsid w:val="CA33CC15"/>
    <w:rsid w:val="CA8665F2"/>
    <w:rsid w:val="CAF2ADC5"/>
    <w:rsid w:val="CB229112"/>
    <w:rsid w:val="CB828433"/>
    <w:rsid w:val="CC0616AB"/>
    <w:rsid w:val="CC20A4CC"/>
    <w:rsid w:val="CCA853D4"/>
    <w:rsid w:val="CD801EFE"/>
    <w:rsid w:val="CDF661FE"/>
    <w:rsid w:val="CE77E835"/>
    <w:rsid w:val="CE8E0E4A"/>
    <w:rsid w:val="CEBF259A"/>
    <w:rsid w:val="CECAB9FB"/>
    <w:rsid w:val="CF734903"/>
    <w:rsid w:val="CF7E5954"/>
    <w:rsid w:val="CF872912"/>
    <w:rsid w:val="CFB4A8EB"/>
    <w:rsid w:val="CFBB9A09"/>
    <w:rsid w:val="CFC562CB"/>
    <w:rsid w:val="CFF77A59"/>
    <w:rsid w:val="CFFE604A"/>
    <w:rsid w:val="CFFEC549"/>
    <w:rsid w:val="D03B61EB"/>
    <w:rsid w:val="D0E265EC"/>
    <w:rsid w:val="D1616199"/>
    <w:rsid w:val="D1734438"/>
    <w:rsid w:val="D197F9E9"/>
    <w:rsid w:val="D2143E2D"/>
    <w:rsid w:val="D21B2D30"/>
    <w:rsid w:val="D2EF5B24"/>
    <w:rsid w:val="D3185645"/>
    <w:rsid w:val="D3BD489A"/>
    <w:rsid w:val="D3D4A39A"/>
    <w:rsid w:val="D472D0A3"/>
    <w:rsid w:val="D4920DF9"/>
    <w:rsid w:val="D4C149F7"/>
    <w:rsid w:val="D4C37710"/>
    <w:rsid w:val="D4CCAC59"/>
    <w:rsid w:val="D4E4907C"/>
    <w:rsid w:val="D502A766"/>
    <w:rsid w:val="D53B52F3"/>
    <w:rsid w:val="D5444F4D"/>
    <w:rsid w:val="D54C44BB"/>
    <w:rsid w:val="D5A969E3"/>
    <w:rsid w:val="D5C46CE2"/>
    <w:rsid w:val="D5F4B634"/>
    <w:rsid w:val="D628045F"/>
    <w:rsid w:val="D65043B3"/>
    <w:rsid w:val="D65F6313"/>
    <w:rsid w:val="D6BFA836"/>
    <w:rsid w:val="D6D4F5F2"/>
    <w:rsid w:val="D6DBDF1D"/>
    <w:rsid w:val="D6DE3D34"/>
    <w:rsid w:val="D6FEFA29"/>
    <w:rsid w:val="D70113F4"/>
    <w:rsid w:val="D75A596D"/>
    <w:rsid w:val="D7B995D5"/>
    <w:rsid w:val="D89F5465"/>
    <w:rsid w:val="D8BCE4CE"/>
    <w:rsid w:val="D8D2EFA5"/>
    <w:rsid w:val="D9AB4FB0"/>
    <w:rsid w:val="D9D39737"/>
    <w:rsid w:val="DAA73D93"/>
    <w:rsid w:val="DAFF9250"/>
    <w:rsid w:val="DB618B4C"/>
    <w:rsid w:val="DB86C37C"/>
    <w:rsid w:val="DB89EA57"/>
    <w:rsid w:val="DBBF7DDB"/>
    <w:rsid w:val="DBD3D289"/>
    <w:rsid w:val="DBF809B1"/>
    <w:rsid w:val="DBFF793A"/>
    <w:rsid w:val="DCA6F54C"/>
    <w:rsid w:val="DCD503FD"/>
    <w:rsid w:val="DCDD7C73"/>
    <w:rsid w:val="DD46E7E5"/>
    <w:rsid w:val="DDC943F3"/>
    <w:rsid w:val="DDDE7E95"/>
    <w:rsid w:val="DE9BC121"/>
    <w:rsid w:val="DE9E9FEE"/>
    <w:rsid w:val="DEB0E143"/>
    <w:rsid w:val="DEFF4F1C"/>
    <w:rsid w:val="DF0CBF49"/>
    <w:rsid w:val="DF19CCE8"/>
    <w:rsid w:val="DF333A5D"/>
    <w:rsid w:val="DF98C863"/>
    <w:rsid w:val="DFAC12BE"/>
    <w:rsid w:val="DFE75940"/>
    <w:rsid w:val="DFF7E4D2"/>
    <w:rsid w:val="E001FAA6"/>
    <w:rsid w:val="E047299E"/>
    <w:rsid w:val="E04DCDDF"/>
    <w:rsid w:val="E17B9584"/>
    <w:rsid w:val="E1DC7675"/>
    <w:rsid w:val="E1E15B18"/>
    <w:rsid w:val="E2710927"/>
    <w:rsid w:val="E2AEEC2D"/>
    <w:rsid w:val="E2D9DCA0"/>
    <w:rsid w:val="E30C8A88"/>
    <w:rsid w:val="E35B6013"/>
    <w:rsid w:val="E3706F2D"/>
    <w:rsid w:val="E3733B9D"/>
    <w:rsid w:val="E3981798"/>
    <w:rsid w:val="E46D22F6"/>
    <w:rsid w:val="E49B28DC"/>
    <w:rsid w:val="E52D33A1"/>
    <w:rsid w:val="E56E2190"/>
    <w:rsid w:val="E5BE8868"/>
    <w:rsid w:val="E643A4CE"/>
    <w:rsid w:val="E6A64ED7"/>
    <w:rsid w:val="E6B08833"/>
    <w:rsid w:val="E6CDD377"/>
    <w:rsid w:val="E6DD272F"/>
    <w:rsid w:val="E6F08D2E"/>
    <w:rsid w:val="E7269523"/>
    <w:rsid w:val="E7633A2A"/>
    <w:rsid w:val="E786BCFF"/>
    <w:rsid w:val="E78B7F10"/>
    <w:rsid w:val="E7EA3956"/>
    <w:rsid w:val="E7FDB5F1"/>
    <w:rsid w:val="E7FF1726"/>
    <w:rsid w:val="E8055B68"/>
    <w:rsid w:val="E85B9BD6"/>
    <w:rsid w:val="E8B09DC5"/>
    <w:rsid w:val="E8B19A2F"/>
    <w:rsid w:val="E9D43B46"/>
    <w:rsid w:val="EA3D542E"/>
    <w:rsid w:val="EA9E0322"/>
    <w:rsid w:val="EAA5C9F6"/>
    <w:rsid w:val="EAB329BA"/>
    <w:rsid w:val="EABC1265"/>
    <w:rsid w:val="EAE90F64"/>
    <w:rsid w:val="EAFF4DC1"/>
    <w:rsid w:val="EB88B19D"/>
    <w:rsid w:val="EB9D22EC"/>
    <w:rsid w:val="EBF71CBC"/>
    <w:rsid w:val="EC18F231"/>
    <w:rsid w:val="EC8854FC"/>
    <w:rsid w:val="ECEDBFAC"/>
    <w:rsid w:val="ED2B5DAC"/>
    <w:rsid w:val="ED5D0752"/>
    <w:rsid w:val="ED64BEF3"/>
    <w:rsid w:val="EDD4F541"/>
    <w:rsid w:val="EDF9BE9E"/>
    <w:rsid w:val="EDFF5C9F"/>
    <w:rsid w:val="EE2A86BD"/>
    <w:rsid w:val="EE949471"/>
    <w:rsid w:val="EEE23B76"/>
    <w:rsid w:val="EEFF3681"/>
    <w:rsid w:val="EF6F1C01"/>
    <w:rsid w:val="EF78D5A2"/>
    <w:rsid w:val="EF7A5894"/>
    <w:rsid w:val="EF7E91CC"/>
    <w:rsid w:val="EF916808"/>
    <w:rsid w:val="EFAF588F"/>
    <w:rsid w:val="EFBB9EC4"/>
    <w:rsid w:val="EFD81F4C"/>
    <w:rsid w:val="EFE45E3C"/>
    <w:rsid w:val="EFE7D28A"/>
    <w:rsid w:val="EFF5985F"/>
    <w:rsid w:val="EFFF9368"/>
    <w:rsid w:val="F00E6B27"/>
    <w:rsid w:val="F0319813"/>
    <w:rsid w:val="F049EC08"/>
    <w:rsid w:val="F07F18FD"/>
    <w:rsid w:val="F0BB2843"/>
    <w:rsid w:val="F0E53F29"/>
    <w:rsid w:val="F14A6522"/>
    <w:rsid w:val="F1863082"/>
    <w:rsid w:val="F195EEF5"/>
    <w:rsid w:val="F23987E5"/>
    <w:rsid w:val="F248CF12"/>
    <w:rsid w:val="F258D282"/>
    <w:rsid w:val="F2831D53"/>
    <w:rsid w:val="F2977EE9"/>
    <w:rsid w:val="F2A7553B"/>
    <w:rsid w:val="F2E5C0CE"/>
    <w:rsid w:val="F2E6720F"/>
    <w:rsid w:val="F2FF35D4"/>
    <w:rsid w:val="F3AF4B2E"/>
    <w:rsid w:val="F3C0992B"/>
    <w:rsid w:val="F3FE2E8B"/>
    <w:rsid w:val="F4048BB8"/>
    <w:rsid w:val="F446AA1C"/>
    <w:rsid w:val="F476FDAD"/>
    <w:rsid w:val="F4E7B246"/>
    <w:rsid w:val="F4EA22FB"/>
    <w:rsid w:val="F600F180"/>
    <w:rsid w:val="F60B192F"/>
    <w:rsid w:val="F63075FC"/>
    <w:rsid w:val="F67DD09D"/>
    <w:rsid w:val="F67E580C"/>
    <w:rsid w:val="F6DCD984"/>
    <w:rsid w:val="F6FB6967"/>
    <w:rsid w:val="F70C8936"/>
    <w:rsid w:val="F7351E96"/>
    <w:rsid w:val="F76F7567"/>
    <w:rsid w:val="F7827132"/>
    <w:rsid w:val="F7A4C9A9"/>
    <w:rsid w:val="F7C092E4"/>
    <w:rsid w:val="F7ED1765"/>
    <w:rsid w:val="F7EF37CA"/>
    <w:rsid w:val="F7F7B440"/>
    <w:rsid w:val="F804CB59"/>
    <w:rsid w:val="F8743AF5"/>
    <w:rsid w:val="F880EE83"/>
    <w:rsid w:val="F8AFE141"/>
    <w:rsid w:val="F925393B"/>
    <w:rsid w:val="F9689AAD"/>
    <w:rsid w:val="F9AB2D19"/>
    <w:rsid w:val="F9CFF482"/>
    <w:rsid w:val="F9F70C76"/>
    <w:rsid w:val="F9F7F183"/>
    <w:rsid w:val="F9FC6656"/>
    <w:rsid w:val="F9FD5A49"/>
    <w:rsid w:val="F9FF60CE"/>
    <w:rsid w:val="FA0D5A92"/>
    <w:rsid w:val="FA1830E6"/>
    <w:rsid w:val="FA317D2D"/>
    <w:rsid w:val="FA3E8343"/>
    <w:rsid w:val="FA3F661D"/>
    <w:rsid w:val="FA655FFD"/>
    <w:rsid w:val="FA9D3113"/>
    <w:rsid w:val="FABF98E9"/>
    <w:rsid w:val="FB13552A"/>
    <w:rsid w:val="FB5A9D33"/>
    <w:rsid w:val="FB6DE4A3"/>
    <w:rsid w:val="FB7AD83A"/>
    <w:rsid w:val="FB84ED7F"/>
    <w:rsid w:val="FBA82AA6"/>
    <w:rsid w:val="FBB1E0D9"/>
    <w:rsid w:val="FBBBBA8C"/>
    <w:rsid w:val="FBBE3048"/>
    <w:rsid w:val="FBBF2D6F"/>
    <w:rsid w:val="FBDFE43B"/>
    <w:rsid w:val="FBE5B5D2"/>
    <w:rsid w:val="FBEE7968"/>
    <w:rsid w:val="FC386E00"/>
    <w:rsid w:val="FC3D58BC"/>
    <w:rsid w:val="FC5F9445"/>
    <w:rsid w:val="FC637472"/>
    <w:rsid w:val="FCB3AEE7"/>
    <w:rsid w:val="FCB770E4"/>
    <w:rsid w:val="FCEB97F2"/>
    <w:rsid w:val="FCF04487"/>
    <w:rsid w:val="FCF2FBCE"/>
    <w:rsid w:val="FCFE3A3A"/>
    <w:rsid w:val="FDEB7502"/>
    <w:rsid w:val="FDF70D69"/>
    <w:rsid w:val="FE3D6A7C"/>
    <w:rsid w:val="FE5EBC85"/>
    <w:rsid w:val="FE9B9A06"/>
    <w:rsid w:val="FEDCB6A6"/>
    <w:rsid w:val="FEFF05E8"/>
    <w:rsid w:val="FF181032"/>
    <w:rsid w:val="FF2CC484"/>
    <w:rsid w:val="FF3706FD"/>
    <w:rsid w:val="FF387EC8"/>
    <w:rsid w:val="FF5FC086"/>
    <w:rsid w:val="FF74879E"/>
    <w:rsid w:val="FF79AEA5"/>
    <w:rsid w:val="FF7CF512"/>
    <w:rsid w:val="FF7F2EB1"/>
    <w:rsid w:val="FF85AAAA"/>
    <w:rsid w:val="FF974689"/>
    <w:rsid w:val="FFAFB438"/>
    <w:rsid w:val="FFB6A229"/>
    <w:rsid w:val="FFBFE5E8"/>
    <w:rsid w:val="FFCD3A23"/>
    <w:rsid w:val="FFD05A59"/>
    <w:rsid w:val="FFDD7AB0"/>
    <w:rsid w:val="FFDED63C"/>
    <w:rsid w:val="FFED43FD"/>
    <w:rsid w:val="FFF36D1D"/>
    <w:rsid w:val="FFF56B54"/>
    <w:rsid w:val="FFF9A5C3"/>
    <w:rsid w:val="FFFB248A"/>
    <w:rsid w:val="FFFBE520"/>
    <w:rsid w:val="FFFDD539"/>
    <w:rsid w:val="FFFE8028"/>
    <w:rsid w:val="FFFEFF4A"/>
    <w:rsid w:val="FFFF1480"/>
    <w:rsid w:val="FFFF9652"/>
    <w:rsid w:val="FFFF98D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15">
    <w:name w:val="Default Paragraph Font"/>
    <w:uiPriority w:val="0"/>
    <w:rPr>
      <w:rFonts w:ascii="Times New Roman" w:hAnsi="Times New Roman" w:eastAsia="宋体" w:cs="Times New Roman"/>
    </w:rPr>
  </w:style>
  <w:style w:type="table" w:default="1" w:styleId="13">
    <w:name w:val="Normal Table"/>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3">
    <w:name w:val="annotation text"/>
    <w:basedOn w:val="1"/>
    <w:uiPriority w:val="0"/>
    <w:pPr>
      <w:widowControl w:val="0"/>
      <w:spacing w:after="0"/>
      <w:jc w:val="left"/>
    </w:pPr>
    <w:rPr>
      <w:rFonts w:ascii="Times New Roman" w:hAnsi="Times New Roman" w:eastAsia="宋体" w:cs="Times New Roman"/>
      <w:kern w:val="2"/>
      <w:sz w:val="21"/>
      <w:lang w:val="en-US" w:eastAsia="zh-CN" w:bidi="ar-SA"/>
    </w:rPr>
  </w:style>
  <w:style w:type="paragraph" w:styleId="4">
    <w:name w:val="Body Text"/>
    <w:basedOn w:val="1"/>
    <w:link w:val="22"/>
    <w:uiPriority w:val="0"/>
    <w:rPr>
      <w:rFonts w:ascii="Times New Roman" w:hAnsi="Times New Roman" w:eastAsia="宋体" w:cs="Times New Roman"/>
      <w:sz w:val="24"/>
    </w:rPr>
  </w:style>
  <w:style w:type="paragraph" w:styleId="5">
    <w:name w:val="Body Text Indent"/>
    <w:basedOn w:val="1"/>
    <w:uiPriority w:val="0"/>
    <w:pPr>
      <w:ind w:firstLine="525"/>
    </w:pPr>
    <w:rPr>
      <w:rFonts w:ascii="Arial" w:hAnsi="Arial" w:eastAsia="宋体" w:cs="Times New Roman"/>
      <w:sz w:val="28"/>
    </w:rPr>
  </w:style>
  <w:style w:type="paragraph" w:styleId="6">
    <w:name w:val="Body Text Indent 2"/>
    <w:basedOn w:val="1"/>
    <w:uiPriority w:val="0"/>
    <w:pPr>
      <w:ind w:firstLine="630"/>
    </w:pPr>
    <w:rPr>
      <w:rFonts w:ascii="宋体" w:hAnsi="Arial" w:eastAsia="宋体" w:cs="Times New Roman"/>
      <w:sz w:val="28"/>
    </w:rPr>
  </w:style>
  <w:style w:type="paragraph" w:styleId="7">
    <w:name w:val="Balloon Text"/>
    <w:basedOn w:val="1"/>
    <w:uiPriority w:val="0"/>
    <w:rPr>
      <w:rFonts w:ascii="Times New Roman" w:hAnsi="Times New Roman" w:eastAsia="宋体" w:cs="Times New Roman"/>
      <w:sz w:val="18"/>
      <w:szCs w:val="18"/>
    </w:rPr>
  </w:style>
  <w:style w:type="paragraph" w:styleId="8">
    <w:name w:val="footer"/>
    <w:basedOn w:val="1"/>
    <w:uiPriority w:val="0"/>
    <w:pPr>
      <w:widowControl w:val="0"/>
      <w:tabs>
        <w:tab w:val="center" w:pos="4140"/>
        <w:tab w:val="right" w:pos="8300"/>
      </w:tabs>
      <w:snapToGrid w:val="0"/>
      <w:spacing w:after="0"/>
      <w:jc w:val="left"/>
    </w:pPr>
    <w:rPr>
      <w:rFonts w:ascii="Times New Roman" w:hAnsi="Times New Roman" w:eastAsia="宋体" w:cs="Times New Roman"/>
      <w:kern w:val="2"/>
      <w:sz w:val="18"/>
      <w:lang w:val="en-US" w:eastAsia="zh-CN" w:bidi="ar-SA"/>
    </w:rPr>
  </w:style>
  <w:style w:type="paragraph" w:styleId="9">
    <w:name w:val="header"/>
    <w:basedOn w:val="1"/>
    <w:uiPriority w:val="0"/>
    <w:pPr>
      <w:widowControl w:val="0"/>
      <w:pBdr>
        <w:bottom w:val="single" w:color="000000" w:sz="6" w:space="1"/>
      </w:pBdr>
      <w:tabs>
        <w:tab w:val="center" w:pos="4140"/>
        <w:tab w:val="right" w:pos="8300"/>
      </w:tabs>
      <w:snapToGrid w:val="0"/>
      <w:spacing w:after="0"/>
      <w:jc w:val="center"/>
    </w:pPr>
    <w:rPr>
      <w:rFonts w:ascii="Times New Roman" w:hAnsi="Times New Roman" w:eastAsia="宋体" w:cs="Times New Roman"/>
      <w:kern w:val="2"/>
      <w:sz w:val="18"/>
      <w:lang w:val="en-US" w:eastAsia="zh-CN" w:bidi="ar-SA"/>
    </w:rPr>
  </w:style>
  <w:style w:type="paragraph" w:styleId="10">
    <w:name w:val="HTML Preformatted"/>
    <w:basedOn w:val="1"/>
    <w:link w:val="23"/>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1">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2">
    <w:name w:val="annotation subject"/>
    <w:basedOn w:val="3"/>
    <w:next w:val="3"/>
    <w:uiPriority w:val="0"/>
    <w:rPr>
      <w:rFonts w:ascii="Times New Roman" w:hAnsi="Times New Roman" w:eastAsia="宋体" w:cs="Times New Roman"/>
      <w:b/>
      <w:bCs/>
    </w:rPr>
  </w:style>
  <w:style w:type="table" w:styleId="14">
    <w:name w:val="Table Grid"/>
    <w:basedOn w:val="13"/>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uiPriority w:val="0"/>
    <w:rPr>
      <w:rFonts w:ascii="Times New Roman" w:hAnsi="Times New Roman" w:eastAsia="宋体" w:cs="Times New Roman"/>
    </w:rPr>
  </w:style>
  <w:style w:type="character" w:styleId="18">
    <w:name w:val="Emphasis"/>
    <w:qFormat/>
    <w:uiPriority w:val="0"/>
    <w:rPr>
      <w:rFonts w:ascii="Times New Roman" w:hAnsi="Times New Roman" w:eastAsia="宋体" w:cs="Times New Roman"/>
      <w:i/>
    </w:rPr>
  </w:style>
  <w:style w:type="character" w:styleId="19">
    <w:name w:val="line number"/>
    <w:uiPriority w:val="0"/>
    <w:rPr>
      <w:rFonts w:ascii="Times New Roman" w:hAnsi="Times New Roman" w:eastAsia="宋体" w:cs="Times New Roman"/>
    </w:rPr>
  </w:style>
  <w:style w:type="character" w:styleId="20">
    <w:name w:val="Hyperlink"/>
    <w:uiPriority w:val="0"/>
    <w:rPr>
      <w:rFonts w:ascii="Times New Roman" w:hAnsi="Times New Roman" w:eastAsia="宋体" w:cs="Times New Roman"/>
      <w:color w:val="0000FF"/>
      <w:u w:val="single"/>
    </w:rPr>
  </w:style>
  <w:style w:type="character" w:styleId="21">
    <w:name w:val="annotation reference"/>
    <w:uiPriority w:val="0"/>
    <w:rPr>
      <w:rFonts w:ascii="Times New Roman" w:hAnsi="Times New Roman" w:eastAsia="宋体" w:cs="Times New Roman"/>
      <w:sz w:val="21"/>
    </w:rPr>
  </w:style>
  <w:style w:type="character" w:customStyle="1" w:styleId="22">
    <w:name w:val="正文文本 Char"/>
    <w:basedOn w:val="15"/>
    <w:link w:val="4"/>
    <w:uiPriority w:val="0"/>
    <w:rPr>
      <w:kern w:val="2"/>
      <w:sz w:val="21"/>
    </w:rPr>
  </w:style>
  <w:style w:type="character" w:customStyle="1" w:styleId="23">
    <w:name w:val="HTML 预设格式 Char"/>
    <w:link w:val="10"/>
    <w:uiPriority w:val="0"/>
    <w:rPr>
      <w:rFonts w:ascii="宋体" w:hAnsi="宋体" w:eastAsia="宋体" w:cs="宋体"/>
      <w:sz w:val="24"/>
      <w:szCs w:val="24"/>
    </w:rPr>
  </w:style>
  <w:style w:type="paragraph" w:styleId="24">
    <w:name w:val="List Paragraph"/>
    <w:basedOn w:val="1"/>
    <w:qFormat/>
    <w:uiPriority w:val="0"/>
    <w:pPr>
      <w:widowControl w:val="0"/>
      <w:spacing w:after="0"/>
      <w:ind w:firstLine="420" w:firstLineChars="200"/>
      <w:jc w:val="both"/>
    </w:pPr>
    <w:rPr>
      <w:rFonts w:ascii="Times New Roman" w:hAnsi="Times New Roman" w:eastAsia="宋体" w:cs="Times New Roman"/>
      <w:kern w:val="2"/>
      <w:sz w:val="21"/>
      <w:lang w:val="en-US" w:eastAsia="zh-CN" w:bidi="ar-SA"/>
    </w:rPr>
  </w:style>
  <w:style w:type="paragraph" w:customStyle="1" w:styleId="25">
    <w:name w:val="_Style 24"/>
    <w:uiPriority w:val="0"/>
    <w:rPr>
      <w:rFonts w:ascii="Times New Roman" w:hAnsi="Times New Roman" w:eastAsia="宋体" w:cs="Times New Roman"/>
      <w:kern w:val="2"/>
      <w:sz w:val="21"/>
      <w:lang w:val="en-US" w:eastAsia="zh-CN" w:bidi="ar-SA"/>
    </w:rPr>
  </w:style>
  <w:style w:type="paragraph" w:customStyle="1" w:styleId="26">
    <w:name w:val="Default"/>
    <w:uiPriority w:val="0"/>
    <w:pPr>
      <w:widowControl w:val="0"/>
      <w:autoSpaceDE w:val="0"/>
      <w:autoSpaceDN w:val="0"/>
      <w:adjustRightInd w:val="0"/>
    </w:pPr>
    <w:rPr>
      <w:rFonts w:ascii="Fang Song" w:hAnsi="Times New Roman" w:eastAsia="Fang Song" w:cs="Fang Song"/>
      <w:color w:val="000000"/>
      <w:sz w:val="24"/>
      <w:szCs w:val="24"/>
      <w:lang w:val="en-US" w:eastAsia="zh-CN" w:bidi="ar-SA"/>
    </w:rPr>
  </w:style>
  <w:style w:type="paragraph" w:customStyle="1" w:styleId="27">
    <w:name w:val="t2"/>
    <w:basedOn w:val="1"/>
    <w:uiPriority w:val="0"/>
    <w:rPr>
      <w:rFonts w:ascii="Times New Roman" w:hAnsi="Times New Roman" w:eastAsia="宋体" w:cs="Times New Roman"/>
      <w:sz w:val="28"/>
    </w:rPr>
  </w:style>
  <w:style w:type="paragraph" w:customStyle="1" w:styleId="28">
    <w:name w:val="缺省文本"/>
    <w:basedOn w:val="1"/>
    <w:uiPriority w:val="0"/>
    <w:pPr>
      <w:autoSpaceDE w:val="0"/>
      <w:autoSpaceDN w:val="0"/>
      <w:adjustRightInd w:val="0"/>
      <w:spacing w:line="360" w:lineRule="auto"/>
      <w:jc w:val="left"/>
    </w:pPr>
    <w:rPr>
      <w:rFonts w:ascii="Times New Roman" w:hAnsi="Times New Roman" w:eastAsia="宋体" w:cs="Times New Roman"/>
      <w:kern w:val="0"/>
    </w:rPr>
  </w:style>
  <w:style w:type="paragraph" w:customStyle="1" w:styleId="29">
    <w:name w:val="_Style 2"/>
    <w:basedOn w:val="1"/>
    <w:uiPriority w:val="0"/>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zhou</Company>
  <Pages>33</Pages>
  <Words>7658</Words>
  <Characters>8038</Characters>
  <Lines>68</Lines>
  <Paragraphs>19</Paragraphs>
  <TotalTime>92</TotalTime>
  <ScaleCrop>false</ScaleCrop>
  <LinksUpToDate>false</LinksUpToDate>
  <CharactersWithSpaces>8086</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2022-04-09T08:13:00Z</dcterms:created>
  <dc:creator>canning</dc:creator>
  <cp:lastModifiedBy>qzuser</cp:lastModifiedBy>
  <cp:lastPrinted>2021-05-07T01:50:00Z</cp:lastPrinted>
  <dcterms:modified xsi:type="dcterms:W3CDTF">2026-07-15T16:09:23Z</dcterms:modified>
  <dc:title>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KSORubyTemplateID">
    <vt:lpwstr>6</vt:lpwstr>
  </property>
  <property fmtid="{D5CDD505-2E9C-101B-9397-08002B2CF9AE}" pid="4" name="ICV">
    <vt:lpwstr>B53EEDDCC7F7B25473FD316A336B8589_43</vt:lpwstr>
  </property>
</Properties>
</file>